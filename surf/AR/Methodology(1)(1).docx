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9111D" w14:textId="77777777" w:rsidR="008D09F2" w:rsidRPr="002B6039" w:rsidRDefault="008D09F2" w:rsidP="008D09F2">
      <w:pPr>
        <w:widowControl/>
        <w:jc w:val="left"/>
        <w:rPr>
          <w:rFonts w:ascii="Arial" w:hAnsi="Arial" w:cs="Arial"/>
          <w:b/>
          <w:sz w:val="28"/>
        </w:rPr>
      </w:pPr>
      <w:bookmarkStart w:id="0" w:name="OLE_LINK51"/>
      <w:bookmarkStart w:id="1" w:name="OLE_LINK52"/>
      <w:r w:rsidRPr="002B6039">
        <w:rPr>
          <w:rFonts w:ascii="Arial" w:hAnsi="Arial" w:cs="Arial"/>
          <w:b/>
          <w:sz w:val="28"/>
        </w:rPr>
        <w:t xml:space="preserve">TARICA: Tangible Augmented Reality Interfaces for Cultural Artifacts </w:t>
      </w:r>
    </w:p>
    <w:p w14:paraId="0F824E85" w14:textId="77777777" w:rsidR="008D09F2" w:rsidRPr="009B2CF4" w:rsidRDefault="008D09F2" w:rsidP="008D09F2">
      <w:pPr>
        <w:rPr>
          <w:rFonts w:ascii="Arial" w:hAnsi="Arial" w:cs="Arial"/>
          <w:b/>
          <w:sz w:val="28"/>
        </w:rPr>
      </w:pPr>
      <w:r w:rsidRPr="009B2CF4">
        <w:rPr>
          <w:rFonts w:ascii="Arial" w:hAnsi="Arial" w:cs="Arial"/>
          <w:b/>
          <w:sz w:val="28"/>
        </w:rPr>
        <w:t>Abstract</w:t>
      </w:r>
    </w:p>
    <w:p w14:paraId="150AF4A6" w14:textId="77777777" w:rsidR="00BD4AFB" w:rsidRPr="00BD4AFB" w:rsidRDefault="00BD4AFB" w:rsidP="008D09F2">
      <w:pPr>
        <w:rPr>
          <w:rFonts w:ascii="Arial" w:hAnsi="Arial" w:cs="Arial"/>
        </w:rPr>
      </w:pPr>
      <w:r w:rsidRPr="00BD4AFB">
        <w:rPr>
          <w:rFonts w:ascii="Arial" w:hAnsi="Arial" w:cs="Arial" w:hint="eastAsia"/>
        </w:rPr>
        <w:t>M</w:t>
      </w:r>
      <w:r w:rsidRPr="00BD4AFB">
        <w:rPr>
          <w:rFonts w:ascii="Arial" w:hAnsi="Arial" w:cs="Arial"/>
        </w:rPr>
        <w:t xml:space="preserve">useums are regarded as a collection place of cultural heritage. They abstract visitors to learn and experience </w:t>
      </w:r>
      <w:r w:rsidR="00E27527">
        <w:rPr>
          <w:rFonts w:ascii="Arial" w:hAnsi="Arial" w:cs="Arial"/>
        </w:rPr>
        <w:t xml:space="preserve">the </w:t>
      </w:r>
      <w:r w:rsidRPr="00BD4AFB">
        <w:rPr>
          <w:rFonts w:ascii="Arial" w:hAnsi="Arial" w:cs="Arial"/>
        </w:rPr>
        <w:t>culture. It has been acknowledged that AR technologies are applied in museum</w:t>
      </w:r>
      <w:r w:rsidR="00E27527">
        <w:rPr>
          <w:rFonts w:ascii="Arial" w:hAnsi="Arial" w:cs="Arial"/>
        </w:rPr>
        <w:t>s</w:t>
      </w:r>
      <w:r w:rsidRPr="00BD4AFB">
        <w:rPr>
          <w:rFonts w:ascii="Arial" w:hAnsi="Arial" w:cs="Arial"/>
        </w:rPr>
        <w:t xml:space="preserve"> to improve the experience of tourists. Many researchers are studying different interactive interfaces affect visitors’ learning and visiting experience.</w:t>
      </w:r>
      <w:r w:rsidRPr="00BD4AFB">
        <w:rPr>
          <w:rFonts w:ascii="Arial" w:hAnsi="Arial" w:cs="Arial" w:hint="eastAsia"/>
        </w:rPr>
        <w:t xml:space="preserve"> </w:t>
      </w:r>
      <w:r w:rsidRPr="00BD4AFB">
        <w:rPr>
          <w:rFonts w:ascii="Arial" w:hAnsi="Arial" w:cs="Arial"/>
        </w:rPr>
        <w:t>This research investigates the relationship between tangible interactive interface with augmented reality and users’ learning motivation, engagement and outcome. We conducted an experiment to explore users’ learning condition</w:t>
      </w:r>
      <w:r w:rsidR="00E27527">
        <w:rPr>
          <w:rFonts w:ascii="Arial" w:hAnsi="Arial" w:cs="Arial"/>
        </w:rPr>
        <w:t>s</w:t>
      </w:r>
      <w:r w:rsidRPr="00BD4AFB">
        <w:rPr>
          <w:rFonts w:ascii="Arial" w:hAnsi="Arial" w:cs="Arial"/>
        </w:rPr>
        <w:t xml:space="preserve"> and preference</w:t>
      </w:r>
      <w:r w:rsidR="00E27527">
        <w:rPr>
          <w:rFonts w:ascii="Arial" w:hAnsi="Arial" w:cs="Arial"/>
        </w:rPr>
        <w:t>s</w:t>
      </w:r>
      <w:r w:rsidRPr="00BD4AFB">
        <w:rPr>
          <w:rFonts w:ascii="Arial" w:hAnsi="Arial" w:cs="Arial"/>
        </w:rPr>
        <w:t xml:space="preserve"> of Leaflet, Postcard and CubeMuseum. We also take buying gifts as a method of learning. The result shows applying AR and tangible object into interactive interfaces contribute to users’ learning. They also prefer hybrid gifts as souvenirs. By illustrating users’ feelings and learning motivation and engagement, this study emphasizes the importance of AR technology and tangible objects in interactive interface design and pioneers the future design and use of hybrid gifts.</w:t>
      </w:r>
    </w:p>
    <w:p w14:paraId="60583DD9" w14:textId="77777777" w:rsidR="008D09F2" w:rsidRPr="002B6039" w:rsidRDefault="008D09F2" w:rsidP="008D09F2">
      <w:pPr>
        <w:rPr>
          <w:rFonts w:ascii="Arial" w:hAnsi="Arial" w:cs="Arial"/>
          <w:b/>
        </w:rPr>
      </w:pPr>
      <w:r w:rsidRPr="002B6039">
        <w:rPr>
          <w:rFonts w:ascii="Arial" w:hAnsi="Arial" w:cs="Arial"/>
          <w:b/>
          <w:sz w:val="28"/>
        </w:rPr>
        <w:t>Keywords</w:t>
      </w:r>
    </w:p>
    <w:p w14:paraId="34499ADB" w14:textId="77777777" w:rsidR="008D09F2" w:rsidRPr="002B6039" w:rsidRDefault="008D09F2" w:rsidP="008D09F2">
      <w:pPr>
        <w:rPr>
          <w:rFonts w:ascii="Arial" w:hAnsi="Arial" w:cs="Arial"/>
          <w:sz w:val="24"/>
        </w:rPr>
      </w:pPr>
      <w:r w:rsidRPr="002B6039">
        <w:rPr>
          <w:rFonts w:ascii="Arial" w:hAnsi="Arial" w:cs="Arial"/>
          <w:sz w:val="24"/>
        </w:rPr>
        <w:t>Augmented Reality, Cultural Heritage, Interaction interfaces, Tangible interactions</w:t>
      </w:r>
    </w:p>
    <w:p w14:paraId="06C6820D" w14:textId="77777777" w:rsidR="008D09F2" w:rsidRPr="002B6039" w:rsidRDefault="008D09F2" w:rsidP="008D09F2">
      <w:pPr>
        <w:rPr>
          <w:rFonts w:ascii="Arial" w:hAnsi="Arial" w:cs="Arial"/>
          <w:b/>
          <w:sz w:val="28"/>
        </w:rPr>
      </w:pPr>
      <w:r w:rsidRPr="002B6039">
        <w:rPr>
          <w:rFonts w:ascii="Arial" w:hAnsi="Arial" w:cs="Arial"/>
          <w:b/>
          <w:sz w:val="28"/>
        </w:rPr>
        <w:t>Introduction</w:t>
      </w:r>
    </w:p>
    <w:p w14:paraId="0877F2EF" w14:textId="77777777" w:rsidR="008D09F2" w:rsidRPr="002B6039" w:rsidRDefault="008D09F2" w:rsidP="008D09F2">
      <w:pPr>
        <w:rPr>
          <w:rFonts w:ascii="Arial" w:hAnsi="Arial" w:cs="Arial"/>
        </w:rPr>
      </w:pPr>
      <w:bookmarkStart w:id="2" w:name="OLE_LINK4"/>
      <w:bookmarkStart w:id="3" w:name="OLE_LINK5"/>
      <w:r w:rsidRPr="002B6039">
        <w:rPr>
          <w:rFonts w:ascii="Arial" w:hAnsi="Arial" w:cs="Arial"/>
        </w:rPr>
        <w:t xml:space="preserve">An increasing number of emerging technologies have been applied </w:t>
      </w:r>
      <w:ins w:id="4" w:author="Johnny" w:date="2021-08-20T15:49:00Z">
        <w:r w:rsidRPr="002B6039">
          <w:rPr>
            <w:rFonts w:ascii="Arial" w:hAnsi="Arial" w:cs="Arial"/>
          </w:rPr>
          <w:t>in</w:t>
        </w:r>
      </w:ins>
      <w:r w:rsidRPr="002B6039">
        <w:rPr>
          <w:rFonts w:ascii="Arial" w:hAnsi="Arial" w:cs="Arial"/>
        </w:rPr>
        <w:t xml:space="preserve"> museums, exhibitions and other places. </w:t>
      </w:r>
      <w:bookmarkEnd w:id="2"/>
      <w:bookmarkEnd w:id="3"/>
      <w:ins w:id="5" w:author="Johnny" w:date="2021-08-20T15:50:00Z">
        <w:r w:rsidRPr="002B6039">
          <w:rPr>
            <w:rFonts w:ascii="Arial" w:hAnsi="Arial" w:cs="Arial"/>
          </w:rPr>
          <w:t>A</w:t>
        </w:r>
      </w:ins>
      <w:r w:rsidRPr="002B6039">
        <w:rPr>
          <w:rFonts w:ascii="Arial" w:hAnsi="Arial" w:cs="Arial"/>
        </w:rPr>
        <w:t>ugment reality</w:t>
      </w:r>
      <w:ins w:id="6" w:author="Johnny" w:date="2021-08-20T15:47:00Z">
        <w:r w:rsidRPr="002B6039">
          <w:rPr>
            <w:rFonts w:ascii="Arial" w:hAnsi="Arial" w:cs="Arial"/>
          </w:rPr>
          <w:t xml:space="preserve"> </w:t>
        </w:r>
      </w:ins>
      <w:r w:rsidRPr="002B6039">
        <w:rPr>
          <w:rFonts w:ascii="Arial" w:hAnsi="Arial" w:cs="Arial"/>
        </w:rPr>
        <w:t xml:space="preserve">(AR) </w:t>
      </w:r>
      <w:ins w:id="7" w:author="Johnny" w:date="2021-08-20T15:50:00Z">
        <w:r w:rsidRPr="002B6039">
          <w:rPr>
            <w:rFonts w:ascii="Arial" w:hAnsi="Arial" w:cs="Arial"/>
          </w:rPr>
          <w:t xml:space="preserve">has </w:t>
        </w:r>
      </w:ins>
      <w:r w:rsidRPr="002B6039">
        <w:rPr>
          <w:rFonts w:ascii="Arial" w:hAnsi="Arial" w:cs="Arial"/>
        </w:rPr>
        <w:t>receiv</w:t>
      </w:r>
      <w:ins w:id="8" w:author="Johnny" w:date="2021-08-20T15:50:00Z">
        <w:r w:rsidRPr="002B6039">
          <w:rPr>
            <w:rFonts w:ascii="Arial" w:hAnsi="Arial" w:cs="Arial"/>
          </w:rPr>
          <w:t>ed significant</w:t>
        </w:r>
      </w:ins>
      <w:r w:rsidRPr="002B6039">
        <w:rPr>
          <w:rFonts w:ascii="Arial" w:hAnsi="Arial" w:cs="Arial"/>
        </w:rPr>
        <w:t xml:space="preserve"> attention in the past two decades</w:t>
      </w:r>
      <w:r w:rsidRPr="002B6039">
        <w:rPr>
          <w:rFonts w:ascii="Arial" w:hAnsi="Arial" w:cs="Arial"/>
        </w:rPr>
        <w:fldChar w:fldCharType="begin" w:fldLock="1"/>
      </w:r>
      <w:r w:rsidRPr="002B6039">
        <w:rPr>
          <w:rFonts w:ascii="Arial" w:hAnsi="Arial" w:cs="Arial"/>
        </w:rPr>
        <w:instrText>ADDIN CSL_CITATION {"citationItems":[{"id":"ITEM-1","itemData":{"DOI":"10.1007/s10956-012-9405-9","ISSN":"10590145","abstract":"Augmented reality (AR) is currently considered as having potential for pedagogical applications. However, in science education, research regarding AR-aided learning is in its infancy. To understand how AR could help science learning, this review paper firstly has identified two major approaches of utilizing AR technology in science education, which are named as image-based AR and location-based AR. These approaches may result in different affordances for science learning. It is then found that students' spatial ability, practical skills, and conceptual understanding are often afforded by image-based AR and location-based AR usually supports inquiry-based scientific activities. After examining what has been done in science learning with AR supports, several suggestions for future research are proposed. For example, more research is required to explore learning experience (e.g., motivation or cognitive load) and learner characteristics (e.g., spatial ability or perceived presence) involved in AR. Mixed methods of investigating learning process (e.g., a content analysis and a sequential analysis) and in-depth examination of user experience beyond usability (e.g., affective variables of esthetic pleasure or emotional fulfillment) should be considered. Combining image-based and location-based AR technology may bring new possibility for supporting science learning. Theories including mental models, spatial cognition, situated cognition, and social constructivist learning are suggested for the profitable uses of future AR research in science education. © 2012 Springer Science+Business Media, LLC.","author":[{"dropping-particle":"","family":"Cheng","given":"Kun Hung","non-dropping-particle":"","parse-names":false,"suffix":""},{"dropping-particle":"","family":"Tsai","given":"Chin Chung","non-dropping-particle":"","parse-names":false,"suffix":""}],"container-title":"Journal of Science Education and Technology","id":"ITEM-1","issue":"4","issued":{"date-parts":[["2013"]]},"page":"449-462","title":"Affordances of Augmented Reality in Science Learning: Suggestions for Future Research","type":"article-journal","volume":"22"},"uris":["http://www.mendeley.com/documents/?uuid=01bd1aa2-4f9d-4da9-b275-feeb6f8e5609"]}],"mendeley":{"formattedCitation":"[1]","plainTextFormattedCitation":"[1]","previouslyFormattedCitation":"[1]"},"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w:t>
      </w:r>
      <w:r w:rsidRPr="002B6039">
        <w:rPr>
          <w:rFonts w:ascii="Arial" w:hAnsi="Arial" w:cs="Arial"/>
        </w:rPr>
        <w:fldChar w:fldCharType="end"/>
      </w:r>
      <w:r w:rsidRPr="002B6039">
        <w:rPr>
          <w:rFonts w:ascii="Arial" w:hAnsi="Arial" w:cs="Arial"/>
        </w:rPr>
        <w:t xml:space="preserve">. </w:t>
      </w:r>
      <w:ins w:id="9" w:author="Johnny" w:date="2021-08-20T15:51:00Z">
        <w:r w:rsidRPr="002B6039">
          <w:rPr>
            <w:rFonts w:ascii="Arial" w:hAnsi="Arial" w:cs="Arial"/>
          </w:rPr>
          <w:t>It supports the presentation of</w:t>
        </w:r>
      </w:ins>
      <w:del w:id="10" w:author="Johnny" w:date="2021-08-20T15:51:00Z">
        <w:r w:rsidRPr="002B6039" w:rsidDel="00BE4333">
          <w:rPr>
            <w:rFonts w:ascii="Arial" w:hAnsi="Arial" w:cs="Arial"/>
          </w:rPr>
          <w:delText>making</w:delText>
        </w:r>
      </w:del>
      <w:r w:rsidRPr="002B6039">
        <w:rPr>
          <w:rFonts w:ascii="Arial" w:hAnsi="Arial" w:cs="Arial"/>
        </w:rPr>
        <w:t xml:space="preserve"> virtual objects </w:t>
      </w:r>
      <w:del w:id="11" w:author="Johnny" w:date="2021-08-20T15:52:00Z">
        <w:r w:rsidRPr="002B6039" w:rsidDel="00BE4333">
          <w:rPr>
            <w:rFonts w:ascii="Arial" w:hAnsi="Arial" w:cs="Arial"/>
          </w:rPr>
          <w:delText xml:space="preserve">exist </w:delText>
        </w:r>
      </w:del>
      <w:r w:rsidRPr="002B6039">
        <w:rPr>
          <w:rFonts w:ascii="Arial" w:hAnsi="Arial" w:cs="Arial"/>
        </w:rPr>
        <w:t>in the real world</w:t>
      </w:r>
      <w:r w:rsidRPr="002B6039">
        <w:rPr>
          <w:rFonts w:ascii="Arial" w:hAnsi="Arial" w:cs="Arial"/>
        </w:rPr>
        <w:fldChar w:fldCharType="begin" w:fldLock="1"/>
      </w:r>
      <w:r w:rsidRPr="002B6039">
        <w:rPr>
          <w:rFonts w:ascii="Arial" w:hAnsi="Arial" w:cs="Arial"/>
        </w:rPr>
        <w:instrText>ADDIN CSL_CITATION {"citationItems":[{"id":"ITEM-1","itemData":{"ISBN":"7870023825","author":[{"dropping-particle":"","family":"Azuma","given":"Ronald","non-dropping-particle":"","parse-names":false,"suffix":""},{"dropping-particle":"","family":"Baillot","given":"Yohan","non-dropping-particle":"","parse-names":false,"suffix":""},{"dropping-particle":"","family":"Behringer","given":"Reinhold","non-dropping-particle":"","parse-names":false,"suffix":""},{"dropping-particle":"","family":"Feiner","given":"Steven","non-dropping-particle":"","parse-names":false,"suffix":""},{"dropping-particle":"","family":"Julier","given":"Simon","non-dropping-particle":"","parse-names":false,"suffix":""},{"dropping-particle":"","family":"MacIntyre","given":"Blair","non-dropping-particle":"","parse-names":false,"suffix":""}],"container-title":"IEEE Computer Graphics and Applications","id":"ITEM-1","issued":{"date-parts":[["2001"]]},"page":"34-47","publisher":"IEEE","title":"Recent Advances Augmented Reality","type":"article-journal","volume":"21"},"uris":["http://www.mendeley.com/documents/?uuid=12a6d208-8150-46c2-8c62-6976a15c0932"]}],"mendeley":{"formattedCitation":"[2]","plainTextFormattedCitation":"[2]","previouslyFormattedCitation":"[2]"},"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[2]</w:t>
      </w:r>
      <w:r w:rsidRPr="002B6039">
        <w:rPr>
          <w:rFonts w:ascii="Arial" w:hAnsi="Arial" w:cs="Arial"/>
        </w:rPr>
        <w:fldChar w:fldCharType="end"/>
      </w:r>
      <w:r w:rsidRPr="002B6039">
        <w:rPr>
          <w:rFonts w:ascii="Arial" w:hAnsi="Arial" w:cs="Arial"/>
        </w:rPr>
        <w:t xml:space="preserve">, </w:t>
      </w:r>
      <w:ins w:id="12" w:author="Johnny" w:date="2021-08-20T15:52:00Z">
        <w:r w:rsidRPr="002B6039">
          <w:rPr>
            <w:rFonts w:ascii="Arial" w:hAnsi="Arial" w:cs="Arial"/>
          </w:rPr>
          <w:t xml:space="preserve">in which case </w:t>
        </w:r>
      </w:ins>
      <w:r w:rsidRPr="002B6039">
        <w:rPr>
          <w:rFonts w:ascii="Arial" w:hAnsi="Arial" w:cs="Arial"/>
        </w:rPr>
        <w:t xml:space="preserve">the items that are </w:t>
      </w:r>
      <w:ins w:id="13" w:author="Johnny" w:date="2021-08-20T15:53:00Z">
        <w:r w:rsidRPr="002B6039">
          <w:rPr>
            <w:rFonts w:ascii="Arial" w:hAnsi="Arial" w:cs="Arial"/>
          </w:rPr>
          <w:t>stored in museum archive</w:t>
        </w:r>
      </w:ins>
      <w:r w:rsidR="00E27527">
        <w:rPr>
          <w:rFonts w:ascii="Arial" w:hAnsi="Arial" w:cs="Arial"/>
        </w:rPr>
        <w:t>s</w:t>
      </w:r>
      <w:ins w:id="14" w:author="Johnny" w:date="2021-08-20T15:53:00Z">
        <w:r w:rsidRPr="002B6039">
          <w:rPr>
            <w:rFonts w:ascii="Arial" w:hAnsi="Arial" w:cs="Arial"/>
          </w:rPr>
          <w:t xml:space="preserve"> </w:t>
        </w:r>
      </w:ins>
      <w:ins w:id="15" w:author="Johnny" w:date="2021-08-20T15:54:00Z">
        <w:r w:rsidRPr="002B6039">
          <w:rPr>
            <w:rFonts w:ascii="Arial" w:hAnsi="Arial" w:cs="Arial"/>
          </w:rPr>
          <w:t>can be made accessible to users via virtual</w:t>
        </w:r>
      </w:ins>
      <w:r w:rsidRPr="002B6039">
        <w:rPr>
          <w:rFonts w:ascii="Arial" w:hAnsi="Arial" w:cs="Arial"/>
        </w:rPr>
        <w:t xml:space="preserve"> display</w:t>
      </w:r>
      <w:ins w:id="16" w:author="Johnny" w:date="2021-08-20T15:54:00Z">
        <w:r w:rsidRPr="002B6039">
          <w:rPr>
            <w:rFonts w:ascii="Arial" w:hAnsi="Arial" w:cs="Arial"/>
          </w:rPr>
          <w:t>s</w:t>
        </w:r>
      </w:ins>
      <w:r w:rsidRPr="002B6039">
        <w:rPr>
          <w:rFonts w:ascii="Arial" w:hAnsi="Arial" w:cs="Arial"/>
        </w:rPr>
        <w:t>.</w:t>
      </w:r>
      <w:del w:id="17" w:author="Johnny" w:date="2021-08-20T16:01:00Z">
        <w:r w:rsidRPr="002B6039" w:rsidDel="00C36B8F">
          <w:rPr>
            <w:rFonts w:ascii="Arial" w:hAnsi="Arial" w:cs="Arial"/>
          </w:rPr>
          <w:delText xml:space="preserve"> </w:delText>
        </w:r>
      </w:del>
      <w:ins w:id="18" w:author="Johnny" w:date="2021-08-20T16:01:00Z">
        <w:r w:rsidRPr="002B6039">
          <w:rPr>
            <w:rFonts w:ascii="Arial" w:hAnsi="Arial" w:cs="Arial"/>
          </w:rPr>
          <w:t xml:space="preserve">AR has been proved to have a positive impact on </w:t>
        </w:r>
      </w:ins>
      <w:ins w:id="19" w:author="Johnny" w:date="2021-08-20T16:02:00Z">
        <w:r w:rsidRPr="002B6039">
          <w:rPr>
            <w:rFonts w:ascii="Arial" w:hAnsi="Arial" w:cs="Arial"/>
          </w:rPr>
          <w:t xml:space="preserve">user experience, including enhanced learning experiences, collaboration creativity and direct feedback </w:t>
        </w:r>
        <w:r w:rsidRPr="002B6039">
          <w:rPr>
            <w:rFonts w:ascii="Arial" w:hAnsi="Arial" w:cs="Arial"/>
            <w:szCs w:val="21"/>
          </w:rPr>
          <w:fldChar w:fldCharType="begin" w:fldLock="1"/>
        </w:r>
      </w:ins>
      <w:r w:rsidRPr="002B6039">
        <w:rPr>
          <w:rFonts w:ascii="Arial" w:hAnsi="Arial" w:cs="Arial"/>
          <w:szCs w:val="21"/>
        </w:rPr>
        <w:instrText>ADDIN CSL_CITATION {"citationItems":[{"id":"ITEM-1","itemData":{"DOI":"10.1016/j.ijcci.2021.100335","ISSN":"22128689","abstract":"Abstract In recent years, Augmented Reality (AR) usage in the learning process has been growing. AR tools and environments lead to a variety of positive outcomes and impacts for educational purposes. Similarly, AR is changing the learning process in the Computer …","author":[{"dropping-particle":"","family":"Theodoropoulos","given":"Anastasios","non-dropping-particle":"","parse-names":false,"suffix":""},{"dropping-particle":"","family":"Lepouras","given":"George","non-dropping-particle":"","parse-names":false,"suffix":""}],"container-title":"International Journal of Child-Computer Interaction","id":"ITEM-1","issued":{"date-parts":[["2021"]]},"page":"100335","publisher":"Elsevier B.V.","title":"Augmented Reality and programming education: A systematic review","type":"article-journal","volume":"30"},"uris":["http://www.mendeley.com/documents/?uuid=ca54dfb6-cd8e-4d67-bc3c-1efcb6c4ac6b"]}],"mendeley":{"formattedCitation":"[3]","plainTextFormattedCitation":"[3]","previouslyFormattedCitation":"[3]"},"properties":{"noteIndex":0},"schema":"https://github.com/citation-style-language/schema/raw/master/csl-citation.json"}</w:instrText>
      </w:r>
      <w:ins w:id="20" w:author="Johnny" w:date="2021-08-20T16:02:00Z">
        <w:r w:rsidRPr="002B6039">
          <w:rPr>
            <w:rFonts w:ascii="Arial" w:hAnsi="Arial" w:cs="Arial"/>
            <w:szCs w:val="21"/>
          </w:rPr>
          <w:fldChar w:fldCharType="separate"/>
        </w:r>
      </w:ins>
      <w:r w:rsidRPr="002B6039">
        <w:rPr>
          <w:rFonts w:ascii="Arial" w:hAnsi="Arial" w:cs="Arial"/>
          <w:noProof/>
          <w:szCs w:val="21"/>
        </w:rPr>
        <w:t>[3]</w:t>
      </w:r>
      <w:ins w:id="21" w:author="Johnny" w:date="2021-08-20T16:02:00Z">
        <w:r w:rsidRPr="002B6039">
          <w:rPr>
            <w:rFonts w:ascii="Arial" w:hAnsi="Arial" w:cs="Arial"/>
            <w:szCs w:val="21"/>
          </w:rPr>
          <w:fldChar w:fldCharType="end"/>
        </w:r>
        <w:r w:rsidRPr="002B6039">
          <w:rPr>
            <w:rFonts w:ascii="Arial" w:hAnsi="Arial" w:cs="Arial"/>
          </w:rPr>
          <w:t>.</w:t>
        </w:r>
      </w:ins>
      <w:r w:rsidRPr="002B6039">
        <w:rPr>
          <w:rFonts w:ascii="Arial" w:hAnsi="Arial" w:cs="Arial"/>
        </w:rPr>
        <w:t xml:space="preserve"> In addition, applying AR to create expensive instrument’s virtual object</w:t>
      </w:r>
      <w:r w:rsidR="00E27527">
        <w:rPr>
          <w:rFonts w:ascii="Arial" w:hAnsi="Arial" w:cs="Arial"/>
        </w:rPr>
        <w:t>s</w:t>
      </w:r>
      <w:r w:rsidRPr="002B6039">
        <w:rPr>
          <w:rFonts w:ascii="Arial" w:hAnsi="Arial" w:cs="Arial"/>
        </w:rPr>
        <w:t xml:space="preserve"> can also reduce the costs.</w:t>
      </w:r>
    </w:p>
    <w:p w14:paraId="7CAF75DD" w14:textId="77777777" w:rsidR="008D09F2" w:rsidRPr="002B6039" w:rsidRDefault="008D09F2" w:rsidP="008D09F2">
      <w:pPr>
        <w:rPr>
          <w:rFonts w:ascii="Arial" w:hAnsi="Arial" w:cs="Arial"/>
        </w:rPr>
      </w:pPr>
    </w:p>
    <w:p w14:paraId="7249A494" w14:textId="77777777" w:rsidR="008D09F2" w:rsidRPr="002B6039" w:rsidRDefault="008D09F2" w:rsidP="008D09F2">
      <w:pPr>
        <w:rPr>
          <w:rFonts w:ascii="Arial" w:hAnsi="Arial" w:cs="Arial"/>
        </w:rPr>
      </w:pPr>
      <w:r w:rsidRPr="002B6039">
        <w:rPr>
          <w:rFonts w:ascii="Arial" w:hAnsi="Arial" w:cs="Arial"/>
        </w:rPr>
        <w:t xml:space="preserve">Tangible objects also play an important role in learning. </w:t>
      </w:r>
      <w:ins w:id="22" w:author="Johnny" w:date="2021-08-20T15:55:00Z">
        <w:r w:rsidRPr="002B6039">
          <w:rPr>
            <w:rFonts w:ascii="Arial" w:hAnsi="Arial" w:cs="Arial"/>
          </w:rPr>
          <w:t xml:space="preserve">Via </w:t>
        </w:r>
      </w:ins>
      <w:ins w:id="23" w:author="Johnny" w:date="2021-08-20T15:56:00Z">
        <w:r w:rsidRPr="002B6039">
          <w:rPr>
            <w:rFonts w:ascii="Arial" w:hAnsi="Arial" w:cs="Arial"/>
          </w:rPr>
          <w:t xml:space="preserve">the control of </w:t>
        </w:r>
      </w:ins>
      <w:ins w:id="24" w:author="Johnny" w:date="2021-08-20T15:55:00Z">
        <w:r w:rsidRPr="002B6039">
          <w:rPr>
            <w:rFonts w:ascii="Arial" w:hAnsi="Arial" w:cs="Arial"/>
          </w:rPr>
          <w:t>a physical object, users can</w:t>
        </w:r>
      </w:ins>
      <w:r w:rsidRPr="002B6039">
        <w:rPr>
          <w:rFonts w:ascii="Arial" w:hAnsi="Arial" w:cs="Arial"/>
        </w:rPr>
        <w:t xml:space="preserve"> </w:t>
      </w:r>
      <w:del w:id="25" w:author="Johnny" w:date="2021-08-20T15:56:00Z">
        <w:r w:rsidRPr="002B6039" w:rsidDel="00BE4333">
          <w:rPr>
            <w:rFonts w:ascii="Arial" w:hAnsi="Arial" w:cs="Arial"/>
          </w:rPr>
          <w:delText xml:space="preserve"> </w:delText>
        </w:r>
      </w:del>
      <w:r w:rsidRPr="002B6039">
        <w:rPr>
          <w:rFonts w:ascii="Arial" w:hAnsi="Arial" w:cs="Arial"/>
        </w:rPr>
        <w:t>interact with digital information</w:t>
      </w:r>
      <w:ins w:id="26" w:author="Johnny" w:date="2021-08-20T15:56:00Z">
        <w:r w:rsidRPr="002B6039">
          <w:rPr>
            <w:rFonts w:ascii="Arial" w:hAnsi="Arial" w:cs="Arial"/>
          </w:rPr>
          <w:t>. It</w:t>
        </w:r>
      </w:ins>
      <w:r w:rsidRPr="002B6039">
        <w:rPr>
          <w:rFonts w:ascii="Arial" w:hAnsi="Arial" w:cs="Arial"/>
        </w:rPr>
        <w:t xml:space="preserve"> </w:t>
      </w:r>
      <w:del w:id="27" w:author="Johnny" w:date="2021-08-20T15:56:00Z">
        <w:r w:rsidRPr="002B6039" w:rsidDel="00BE4333">
          <w:rPr>
            <w:rFonts w:ascii="Arial" w:hAnsi="Arial" w:cs="Arial"/>
          </w:rPr>
          <w:delText xml:space="preserve">and </w:delText>
        </w:r>
      </w:del>
      <w:r w:rsidRPr="002B6039">
        <w:rPr>
          <w:rFonts w:ascii="Arial" w:hAnsi="Arial" w:cs="Arial"/>
        </w:rPr>
        <w:t>offer</w:t>
      </w:r>
      <w:ins w:id="28" w:author="Johnny" w:date="2021-08-20T15:56:00Z">
        <w:r w:rsidRPr="002B6039">
          <w:rPr>
            <w:rFonts w:ascii="Arial" w:hAnsi="Arial" w:cs="Arial"/>
          </w:rPr>
          <w:t>s</w:t>
        </w:r>
      </w:ins>
      <w:r w:rsidRPr="002B6039">
        <w:rPr>
          <w:rFonts w:ascii="Arial" w:hAnsi="Arial" w:cs="Arial"/>
        </w:rPr>
        <w:t xml:space="preserve"> opportunities to study collaboration, performance, gaming and different types of learning</w:t>
      </w:r>
      <w:ins w:id="29" w:author="Johnny" w:date="2021-08-20T16:03:00Z">
        <w:r w:rsidRPr="002B6039">
          <w:rPr>
            <w:rFonts w:ascii="Arial" w:hAnsi="Arial" w:cs="Arial"/>
          </w:rPr>
          <w:t xml:space="preserve"> </w:t>
        </w:r>
      </w:ins>
      <w:r w:rsidRPr="002B6039">
        <w:rPr>
          <w:rFonts w:ascii="Arial" w:hAnsi="Arial" w:cs="Arial"/>
        </w:rPr>
        <w:fldChar w:fldCharType="begin" w:fldLock="1"/>
      </w:r>
      <w:r w:rsidRPr="002B6039">
        <w:rPr>
          <w:rFonts w:ascii="Arial" w:hAnsi="Arial" w:cs="Arial"/>
        </w:rPr>
        <w:instrText>ADDIN CSL_CITATION {"citationItems":[{"id":"ITEM-1","itemData":{"DOI":"10.1145/2540930.2558150","ISBN":"9781450326353","abstract":"Although tangible user interfaces have gained recent popularity in research, their impact on certain types of learning has not been studied extensively; therefore the effects of their use are not fully understood yet. This paper discusses a classification of tangible user interfaces for learning and the design of a study which looked at how two different tangible objects in a tangible user interface affect motor skill learning. The study compared motor skill learning in two conditions, one of which featured a tangible object whose shape was manipulated in order to resemble a real life object. The hypothesis was that the participants using a tangible object more similar to a real life object would achieve higher competence in a motor skill than the participants using a tangible object less similar to a real life object. This paper summarizes the current state of the data analysis stage of the study, as well as plans for future work. Copyright is held by the owner/author(s).","author":[{"dropping-particle":"","family":"Markova","given":"Milena S.","non-dropping-particle":"","parse-names":false,"suffix":""}],"container-title":"TEI 2014 - 8th International Conference on Tangible, Embedded and Embodied Interaction, Proceedings","id":"ITEM-1","issued":{"date-parts":[["2014"]]},"page":"305-308","title":"How does the tangible object affect motor skill learning?","type":"article-journal"},"uris":["http://www.mendeley.com/documents/?uuid=ea0768fe-9935-4cf9-8160-e0d6e5626881"]}],"mendeley":{"formattedCitation":"[4]","plainTextFormattedCitation":"[4]","previouslyFormattedCitation":"[4]"},"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[4]</w:t>
      </w:r>
      <w:r w:rsidRPr="002B6039">
        <w:rPr>
          <w:rFonts w:ascii="Arial" w:hAnsi="Arial" w:cs="Arial"/>
        </w:rPr>
        <w:fldChar w:fldCharType="end"/>
      </w:r>
      <w:r w:rsidRPr="002B6039">
        <w:rPr>
          <w:rFonts w:ascii="Arial" w:hAnsi="Arial" w:cs="Arial"/>
        </w:rPr>
        <w:t xml:space="preserve">. Cultural heritage in museums </w:t>
      </w:r>
      <w:r w:rsidR="00E27527">
        <w:rPr>
          <w:rFonts w:ascii="Arial" w:hAnsi="Arial" w:cs="Arial"/>
        </w:rPr>
        <w:t>is</w:t>
      </w:r>
      <w:r w:rsidRPr="002B6039">
        <w:rPr>
          <w:rFonts w:ascii="Arial" w:hAnsi="Arial" w:cs="Arial"/>
        </w:rPr>
        <w:t xml:space="preserve"> usually fixed and visitors are generally not allowed to touch them. The well-designed interactive interface contributes to heritage learning in museums, for it requires little experience or skills </w:t>
      </w:r>
      <w:r w:rsidRPr="002B6039">
        <w:rPr>
          <w:rFonts w:ascii="Arial" w:hAnsi="Arial" w:cs="Arial"/>
        </w:rPr>
        <w:fldChar w:fldCharType="begin" w:fldLock="1"/>
      </w:r>
      <w:r w:rsidRPr="002B6039">
        <w:rPr>
          <w:rFonts w:ascii="Arial" w:hAnsi="Arial" w:cs="Arial"/>
        </w:rPr>
        <w:instrText>ADDIN CSL_CITATION {"citationItems":[{"id":"ITEM-1","itemData":{"DOI":"10.1145/2677199.2680583","ISBN":"9781450333054","abstract":"The purpose of this paper is to investigate how young children associate materiality and meanings and how it can benefit tangible interaction design. To study this, we developed a research prototype, Stampies that allows playful tangible interactions. Stampies consists of tangible objects made out of different materials (wood, felt, silicone, and plastic) and an iPad drawing application. We describe results from our empirical study involving 19 children aged 4 to 7. The study indicates that children associate materials with meanings through \"material essences\", feel, and tactile preference. We conclude with design implications for tangible interaction for children.","author":[{"dropping-particle":"","family":"Seo","given":"Jinsil Hwaryoung","non-dropping-particle":"","parse-names":false,"suffix":""},{"dropping-particle":"","family":"Arita","given":"Janelle","non-dropping-particle":"","parse-names":false,"suffix":""},{"dropping-particle":"","family":"Chu","given":"Sharon Lynn","non-dropping-particle":"","parse-names":false,"suffix":""},{"dropping-particle":"","family":"Quek","given":"Francis","non-dropping-particle":"","parse-names":false,"suffix":""},{"dropping-particle":"","family":"Aldriedge","given":"Stephen","non-dropping-particle":"","parse-names":false,"suffix":""}],"container-title":"TEI 2015 - Proceedings of the 9th International Conference on Tangible, Embedded, and Embodied Interaction","id":"ITEM-1","issued":{"date-parts":[["2015"]]},"page":"53-56","title":"Material significance of tangibles for young children","type":"article-journal"},"uris":["http://www.mendeley.com/documents/?uuid=ba48772f-31ca-44b8-90bf-832c3206616f"]}],"mendeley":{"formattedCitation":"[5]","plainTextFormattedCitation":"[5]","previouslyFormattedCitation":"[5]"},"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[5]</w:t>
      </w:r>
      <w:r w:rsidRPr="002B6039">
        <w:rPr>
          <w:rFonts w:ascii="Arial" w:hAnsi="Arial" w:cs="Arial"/>
        </w:rPr>
        <w:fldChar w:fldCharType="end"/>
      </w:r>
      <w:r w:rsidRPr="002B6039">
        <w:rPr>
          <w:rFonts w:ascii="Arial" w:hAnsi="Arial" w:cs="Arial"/>
        </w:rPr>
        <w:t>, receives information on the premise of not touching them and attract</w:t>
      </w:r>
      <w:r w:rsidR="00E27527">
        <w:rPr>
          <w:rFonts w:ascii="Arial" w:hAnsi="Arial" w:cs="Arial"/>
        </w:rPr>
        <w:t>s</w:t>
      </w:r>
      <w:r w:rsidRPr="002B6039">
        <w:rPr>
          <w:rFonts w:ascii="Arial" w:hAnsi="Arial" w:cs="Arial"/>
        </w:rPr>
        <w:t xml:space="preserve"> tourists for more extensive exploration during the exhibition </w:t>
      </w:r>
      <w:r w:rsidRPr="002B6039">
        <w:rPr>
          <w:rFonts w:ascii="Arial" w:hAnsi="Arial" w:cs="Arial"/>
        </w:rPr>
        <w:fldChar w:fldCharType="begin" w:fldLock="1"/>
      </w:r>
      <w:r w:rsidRPr="002B6039">
        <w:rPr>
          <w:rFonts w:ascii="Arial" w:hAnsi="Arial" w:cs="Arial"/>
        </w:rPr>
        <w:instrText>ADDIN CSL_CITATION {"citationItems":[{"id":"ITEM-1","itemData":{"DOI":"10.1145/2677199.2680555","ISBN":"9781450333054","abstract":"We describe a study comparing the behavior of museum visitors at an interactive exhibit that used physical versus virtual objects to explore a large scientific dataset. The exhibit visualized the distribution of phytoplankton in the world's oceans on a multi-touch table. In one version, visitors used physical rings to look at the type and proportion of phytoplankton in different areas of the oceans, and in the other version they used virtual rings. The findings suggest that the physical rings better afforded touching and manipulations, which were prerequisites to further exploration, and attracted more groups, thereby providing opportunities for people to talk and share. However, the comparison did not detect any measurable differences in the thoroughness of visitors' interactions, the questions they asked, or on-topic talk with others at the exhibit. These results should help museum professionals and interaction designers better weigh the costs and benefits of tangible user interfaces.","author":[{"dropping-particle":"","family":"Ma","given":"Joyce","non-dropping-particle":"","parse-names":false,"suffix":""},{"dropping-particle":"","family":"Sindorf","given":"Lisa","non-dropping-particle":"","parse-names":false,"suffix":""},{"dropping-particle":"","family":"Liao","given":"Isaac","non-dropping-particle":"","parse-names":false,"suffix":""},{"dropping-particle":"","family":"Frazier","given":"Jennifer","non-dropping-particle":"","parse-names":false,"suffix":""}],"container-title":"TEI 2015 - Proceedings of the 9th International Conference on Tangible, Embedded, and Embodied Interaction","id":"ITEM-1","issued":{"date-parts":[["2015"]]},"page":"33-40","title":"Using a tangible versus a multi-touch graphical user interface to support data exploration at a museum exhibit","type":"article-journal"},"uris":["http://www.mendeley.com/documents/?uuid=aca60cd4-d6fe-4f4a-bffd-2f617ea789bd"]}],"mendeley":{"formattedCitation":"[6]","plainTextFormattedCitation":"[6]","previouslyFormattedCitation":"[6]"},"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[6]</w:t>
      </w:r>
      <w:r w:rsidRPr="002B6039">
        <w:rPr>
          <w:rFonts w:ascii="Arial" w:hAnsi="Arial" w:cs="Arial"/>
        </w:rPr>
        <w:fldChar w:fldCharType="end"/>
      </w:r>
      <w:r w:rsidRPr="002B6039">
        <w:rPr>
          <w:rFonts w:ascii="Arial" w:hAnsi="Arial" w:cs="Arial"/>
        </w:rPr>
        <w:t xml:space="preserve">. </w:t>
      </w:r>
    </w:p>
    <w:p w14:paraId="0E3BC75E" w14:textId="77777777" w:rsidR="008D09F2" w:rsidRPr="002B6039" w:rsidRDefault="008D09F2" w:rsidP="008D09F2">
      <w:pPr>
        <w:rPr>
          <w:rFonts w:ascii="Arial" w:hAnsi="Arial" w:cs="Arial"/>
        </w:rPr>
      </w:pPr>
    </w:p>
    <w:p w14:paraId="265C0F88" w14:textId="77777777" w:rsidR="008D09F2" w:rsidRPr="002B6039" w:rsidRDefault="008D09F2" w:rsidP="008D09F2">
      <w:pPr>
        <w:rPr>
          <w:rFonts w:ascii="Arial" w:hAnsi="Arial" w:cs="Arial"/>
          <w:color w:val="FF0000"/>
        </w:rPr>
      </w:pPr>
      <w:r w:rsidRPr="002B6039">
        <w:rPr>
          <w:rFonts w:ascii="Arial" w:hAnsi="Arial" w:cs="Arial"/>
        </w:rPr>
        <w:t xml:space="preserve">However, the study on AR and tangible interactive interface for museum learning are still dim. </w:t>
      </w:r>
      <w:ins w:id="30" w:author="Johnny" w:date="2021-08-20T16:04:00Z">
        <w:r w:rsidRPr="002B6039">
          <w:rPr>
            <w:rFonts w:ascii="Arial" w:hAnsi="Arial" w:cs="Arial"/>
          </w:rPr>
          <w:t xml:space="preserve">Therefore, we design a </w:t>
        </w:r>
      </w:ins>
      <w:r w:rsidRPr="002B6039">
        <w:rPr>
          <w:rFonts w:ascii="Arial" w:hAnsi="Arial" w:cs="Arial"/>
        </w:rPr>
        <w:t xml:space="preserve">comparative study to explore how </w:t>
      </w:r>
      <w:ins w:id="31" w:author="Johnny" w:date="2021-08-20T16:06:00Z">
        <w:r w:rsidRPr="002B6039">
          <w:rPr>
            <w:rFonts w:ascii="Arial" w:hAnsi="Arial" w:cs="Arial"/>
          </w:rPr>
          <w:t xml:space="preserve">different </w:t>
        </w:r>
      </w:ins>
      <w:r w:rsidRPr="002B6039">
        <w:rPr>
          <w:rFonts w:ascii="Arial" w:hAnsi="Arial" w:cs="Arial"/>
        </w:rPr>
        <w:t xml:space="preserve">interaction </w:t>
      </w:r>
      <w:r w:rsidRPr="002B6039">
        <w:rPr>
          <w:rFonts w:ascii="Arial" w:hAnsi="Arial" w:cs="Arial"/>
        </w:rPr>
        <w:lastRenderedPageBreak/>
        <w:t>interfaces impact user motivation and engagement in learning and the outcomes</w:t>
      </w:r>
      <w:ins w:id="32" w:author="Johnny" w:date="2021-08-20T16:06:00Z">
        <w:r w:rsidRPr="002B6039">
          <w:rPr>
            <w:rFonts w:ascii="Arial" w:hAnsi="Arial" w:cs="Arial"/>
          </w:rPr>
          <w:t xml:space="preserve">. Specifically, we developed </w:t>
        </w:r>
      </w:ins>
      <w:ins w:id="33" w:author="Johnny" w:date="2021-08-20T16:08:00Z">
        <w:r w:rsidRPr="002B6039">
          <w:rPr>
            <w:rFonts w:ascii="Arial" w:hAnsi="Arial" w:cs="Arial"/>
          </w:rPr>
          <w:t>two</w:t>
        </w:r>
      </w:ins>
      <w:ins w:id="34" w:author="Johnny" w:date="2021-08-20T16:06:00Z">
        <w:r w:rsidRPr="002B6039">
          <w:rPr>
            <w:rFonts w:ascii="Arial" w:hAnsi="Arial" w:cs="Arial"/>
          </w:rPr>
          <w:t xml:space="preserve"> AR-based </w:t>
        </w:r>
      </w:ins>
      <w:ins w:id="35" w:author="Johnny" w:date="2021-08-20T16:08:00Z">
        <w:r w:rsidRPr="002B6039">
          <w:rPr>
            <w:rFonts w:ascii="Arial" w:hAnsi="Arial" w:cs="Arial"/>
          </w:rPr>
          <w:t>interfaces (Postcard and CubeMuseum)</w:t>
        </w:r>
      </w:ins>
      <w:ins w:id="36" w:author="Johnny" w:date="2021-08-20T16:06:00Z">
        <w:r w:rsidRPr="002B6039">
          <w:rPr>
            <w:rFonts w:ascii="Arial" w:hAnsi="Arial" w:cs="Arial"/>
          </w:rPr>
          <w:t xml:space="preserve"> </w:t>
        </w:r>
      </w:ins>
      <w:ins w:id="37" w:author="Johnny" w:date="2021-08-20T16:07:00Z">
        <w:r w:rsidRPr="002B6039">
          <w:rPr>
            <w:rFonts w:ascii="Arial" w:hAnsi="Arial" w:cs="Arial"/>
          </w:rPr>
          <w:t>for the learning of cultural art</w:t>
        </w:r>
      </w:ins>
      <w:r w:rsidR="00E27527">
        <w:rPr>
          <w:rFonts w:ascii="Arial" w:hAnsi="Arial" w:cs="Arial"/>
        </w:rPr>
        <w:t>i</w:t>
      </w:r>
      <w:ins w:id="38" w:author="Johnny" w:date="2021-08-20T16:07:00Z">
        <w:r w:rsidRPr="002B6039">
          <w:rPr>
            <w:rFonts w:ascii="Arial" w:hAnsi="Arial" w:cs="Arial"/>
          </w:rPr>
          <w:t xml:space="preserve">facts, and compared </w:t>
        </w:r>
      </w:ins>
      <w:ins w:id="39" w:author="Johnny" w:date="2021-08-20T16:08:00Z">
        <w:r w:rsidRPr="002B6039">
          <w:rPr>
            <w:rFonts w:ascii="Arial" w:hAnsi="Arial" w:cs="Arial"/>
          </w:rPr>
          <w:t>them</w:t>
        </w:r>
      </w:ins>
      <w:ins w:id="40" w:author="Johnny" w:date="2021-08-20T16:07:00Z">
        <w:r w:rsidRPr="002B6039">
          <w:rPr>
            <w:rFonts w:ascii="Arial" w:hAnsi="Arial" w:cs="Arial"/>
          </w:rPr>
          <w:t xml:space="preserve"> with a baseline condition</w:t>
        </w:r>
      </w:ins>
      <w:ins w:id="41" w:author="Johnny" w:date="2021-08-20T16:08:00Z">
        <w:r w:rsidRPr="002B6039">
          <w:rPr>
            <w:rFonts w:ascii="Arial" w:hAnsi="Arial" w:cs="Arial"/>
          </w:rPr>
          <w:t xml:space="preserve"> (</w:t>
        </w:r>
      </w:ins>
      <w:ins w:id="42" w:author="Johnny" w:date="2021-08-20T16:11:00Z">
        <w:r w:rsidRPr="002B6039">
          <w:rPr>
            <w:rFonts w:ascii="Arial" w:hAnsi="Arial" w:cs="Arial"/>
          </w:rPr>
          <w:t>L</w:t>
        </w:r>
      </w:ins>
      <w:ins w:id="43" w:author="Johnny" w:date="2021-08-20T16:08:00Z">
        <w:r w:rsidRPr="002B6039">
          <w:rPr>
            <w:rFonts w:ascii="Arial" w:hAnsi="Arial" w:cs="Arial"/>
          </w:rPr>
          <w:t>eaflet).</w:t>
        </w:r>
      </w:ins>
      <w:ins w:id="44" w:author="Johnny" w:date="2021-08-20T16:07:00Z">
        <w:r w:rsidRPr="002B6039">
          <w:rPr>
            <w:rFonts w:ascii="Arial" w:hAnsi="Arial" w:cs="Arial"/>
          </w:rPr>
          <w:t xml:space="preserve"> </w:t>
        </w:r>
      </w:ins>
      <w:ins w:id="45" w:author="Johnny" w:date="2021-08-20T16:13:00Z">
        <w:r w:rsidRPr="002B6039">
          <w:rPr>
            <w:rFonts w:ascii="Arial" w:hAnsi="Arial" w:cs="Arial"/>
          </w:rPr>
          <w:t>We conducted a within-subjects study</w:t>
        </w:r>
      </w:ins>
      <w:ins w:id="46" w:author="Johnny" w:date="2021-08-20T16:15:00Z">
        <w:r w:rsidRPr="002B6039">
          <w:rPr>
            <w:rFonts w:ascii="Arial" w:hAnsi="Arial" w:cs="Arial"/>
          </w:rPr>
          <w:t xml:space="preserve"> design</w:t>
        </w:r>
      </w:ins>
      <w:ins w:id="47" w:author="Johnny" w:date="2021-08-20T16:13:00Z">
        <w:r w:rsidRPr="002B6039">
          <w:rPr>
            <w:rFonts w:ascii="Arial" w:hAnsi="Arial" w:cs="Arial"/>
          </w:rPr>
          <w:t xml:space="preserve"> with 24 participants. Users were invited to experience three interfaces</w:t>
        </w:r>
      </w:ins>
      <w:ins w:id="48" w:author="Johnny" w:date="2021-08-20T16:15:00Z">
        <w:r w:rsidRPr="002B6039">
          <w:rPr>
            <w:rFonts w:ascii="Arial" w:hAnsi="Arial" w:cs="Arial"/>
          </w:rPr>
          <w:t xml:space="preserve"> and pro</w:t>
        </w:r>
      </w:ins>
      <w:ins w:id="49" w:author="Johnny" w:date="2021-08-20T16:16:00Z">
        <w:r w:rsidRPr="002B6039">
          <w:rPr>
            <w:rFonts w:ascii="Arial" w:hAnsi="Arial" w:cs="Arial"/>
          </w:rPr>
          <w:t xml:space="preserve">vide their evaluation using questionnaires and in </w:t>
        </w:r>
      </w:ins>
      <w:ins w:id="50" w:author="Johnny" w:date="2021-08-20T16:15:00Z">
        <w:r w:rsidRPr="002B6039">
          <w:rPr>
            <w:rFonts w:ascii="Arial" w:hAnsi="Arial" w:cs="Arial"/>
          </w:rPr>
          <w:t>interview</w:t>
        </w:r>
      </w:ins>
      <w:ins w:id="51" w:author="Johnny" w:date="2021-08-20T16:16:00Z">
        <w:r w:rsidRPr="002B6039">
          <w:rPr>
            <w:rFonts w:ascii="Arial" w:hAnsi="Arial" w:cs="Arial"/>
          </w:rPr>
          <w:t>s</w:t>
        </w:r>
      </w:ins>
      <w:ins w:id="52" w:author="Johnny" w:date="2021-08-20T16:15:00Z">
        <w:r w:rsidRPr="002B6039">
          <w:rPr>
            <w:rFonts w:ascii="Arial" w:hAnsi="Arial" w:cs="Arial"/>
          </w:rPr>
          <w:t>.</w:t>
        </w:r>
      </w:ins>
      <w:ins w:id="53" w:author="Johnny" w:date="2021-08-20T16:13:00Z">
        <w:r w:rsidRPr="002B6039">
          <w:rPr>
            <w:rFonts w:ascii="Arial" w:hAnsi="Arial" w:cs="Arial"/>
          </w:rPr>
          <w:t xml:space="preserve"> </w:t>
        </w:r>
      </w:ins>
      <w:ins w:id="54" w:author="Johnny" w:date="2021-08-20T16:08:00Z">
        <w:r w:rsidRPr="002B6039">
          <w:rPr>
            <w:rFonts w:ascii="Arial" w:hAnsi="Arial" w:cs="Arial"/>
          </w:rPr>
          <w:t xml:space="preserve">The results indicated that </w:t>
        </w:r>
      </w:ins>
      <w:ins w:id="55" w:author="Johnny" w:date="2021-08-20T16:09:00Z">
        <w:r w:rsidRPr="002B6039">
          <w:rPr>
            <w:rFonts w:ascii="Arial" w:hAnsi="Arial" w:cs="Arial"/>
          </w:rPr>
          <w:t xml:space="preserve">users were more motivated to learn when using the Postcard and CubeMuseum than using the </w:t>
        </w:r>
      </w:ins>
      <w:ins w:id="56" w:author="Johnny" w:date="2021-08-20T16:11:00Z">
        <w:r w:rsidRPr="002B6039">
          <w:rPr>
            <w:rFonts w:ascii="Arial" w:hAnsi="Arial" w:cs="Arial"/>
          </w:rPr>
          <w:t>L</w:t>
        </w:r>
      </w:ins>
      <w:ins w:id="57" w:author="Johnny" w:date="2021-08-20T16:09:00Z">
        <w:r w:rsidRPr="002B6039">
          <w:rPr>
            <w:rFonts w:ascii="Arial" w:hAnsi="Arial" w:cs="Arial"/>
          </w:rPr>
          <w:t>eaflet. They also showed greate</w:t>
        </w:r>
      </w:ins>
      <w:ins w:id="58" w:author="Johnny" w:date="2021-08-20T16:10:00Z">
        <w:r w:rsidRPr="002B6039">
          <w:rPr>
            <w:rFonts w:ascii="Arial" w:hAnsi="Arial" w:cs="Arial"/>
          </w:rPr>
          <w:t xml:space="preserve">r engagement with the two AR-based interaction interfaces. Specifically, the CubeMuseum with tangible interactivity yielded the greatest </w:t>
        </w:r>
      </w:ins>
      <w:ins w:id="59" w:author="Johnny" w:date="2021-08-20T16:11:00Z">
        <w:r w:rsidRPr="002B6039">
          <w:rPr>
            <w:rFonts w:ascii="Arial" w:hAnsi="Arial" w:cs="Arial"/>
          </w:rPr>
          <w:t>instinct</w:t>
        </w:r>
      </w:ins>
      <w:ins w:id="60" w:author="Johnny" w:date="2021-08-20T16:10:00Z">
        <w:r w:rsidRPr="002B6039">
          <w:rPr>
            <w:rFonts w:ascii="Arial" w:hAnsi="Arial" w:cs="Arial"/>
          </w:rPr>
          <w:t xml:space="preserve"> motivation and user engagement</w:t>
        </w:r>
      </w:ins>
      <w:ins w:id="61" w:author="Johnny" w:date="2021-08-20T16:11:00Z">
        <w:r w:rsidRPr="002B6039">
          <w:rPr>
            <w:rFonts w:ascii="Arial" w:hAnsi="Arial" w:cs="Arial"/>
          </w:rPr>
          <w:t>.</w:t>
        </w:r>
      </w:ins>
      <w:r>
        <w:rPr>
          <w:rFonts w:ascii="Arial" w:hAnsi="Arial" w:cs="Arial"/>
        </w:rPr>
        <w:t xml:space="preserve"> The time consuming of CubeM</w:t>
      </w:r>
      <w:r>
        <w:rPr>
          <w:rFonts w:ascii="Arial" w:hAnsi="Arial" w:cs="Arial" w:hint="eastAsia"/>
        </w:rPr>
        <w:t>useum</w:t>
      </w:r>
      <w:r>
        <w:rPr>
          <w:rFonts w:ascii="Arial" w:hAnsi="Arial" w:cs="Arial"/>
        </w:rPr>
        <w:t xml:space="preserve"> and Postcard are more than Leaflet, but they all show a great improvement of correct rate after learning in </w:t>
      </w:r>
      <w:r w:rsidR="00E27527">
        <w:rPr>
          <w:rFonts w:ascii="Arial" w:hAnsi="Arial" w:cs="Arial"/>
        </w:rPr>
        <w:t>a</w:t>
      </w:r>
      <w:r>
        <w:rPr>
          <w:rFonts w:ascii="Arial" w:hAnsi="Arial" w:cs="Arial"/>
        </w:rPr>
        <w:t xml:space="preserve"> limited time.</w:t>
      </w:r>
    </w:p>
    <w:p w14:paraId="34CC9898" w14:textId="77777777" w:rsidR="008D09F2" w:rsidRPr="002B6039" w:rsidRDefault="008D09F2" w:rsidP="008D09F2">
      <w:pPr>
        <w:rPr>
          <w:ins w:id="62" w:author="Johnny" w:date="2021-08-20T16:16:00Z"/>
          <w:rFonts w:ascii="Arial" w:hAnsi="Arial" w:cs="Arial"/>
        </w:rPr>
      </w:pPr>
    </w:p>
    <w:p w14:paraId="2806BDEF" w14:textId="77777777" w:rsidR="008D09F2" w:rsidRPr="002B6039" w:rsidRDefault="008D09F2" w:rsidP="008D09F2">
      <w:pPr>
        <w:rPr>
          <w:rFonts w:ascii="Arial" w:hAnsi="Arial" w:cs="Arial"/>
        </w:rPr>
      </w:pPr>
      <w:ins w:id="63" w:author="Johnny" w:date="2021-08-20T16:18:00Z">
        <w:r w:rsidRPr="002B6039">
          <w:rPr>
            <w:rFonts w:ascii="Arial" w:hAnsi="Arial" w:cs="Arial"/>
          </w:rPr>
          <w:t>O</w:t>
        </w:r>
      </w:ins>
      <w:ins w:id="64" w:author="Johnny" w:date="2021-08-20T16:16:00Z">
        <w:r w:rsidRPr="002B6039">
          <w:rPr>
            <w:rFonts w:ascii="Arial" w:hAnsi="Arial" w:cs="Arial"/>
          </w:rPr>
          <w:t>ur study contribute</w:t>
        </w:r>
      </w:ins>
      <w:ins w:id="65" w:author="Johnny" w:date="2021-08-20T16:19:00Z">
        <w:r w:rsidRPr="002B6039">
          <w:rPr>
            <w:rFonts w:ascii="Arial" w:hAnsi="Arial" w:cs="Arial"/>
          </w:rPr>
          <w:t>s</w:t>
        </w:r>
      </w:ins>
      <w:ins w:id="66" w:author="Johnny" w:date="2021-08-20T16:16:00Z">
        <w:r w:rsidRPr="002B6039">
          <w:rPr>
            <w:rFonts w:ascii="Arial" w:hAnsi="Arial" w:cs="Arial"/>
          </w:rPr>
          <w:t xml:space="preserve"> to the </w:t>
        </w:r>
      </w:ins>
      <w:ins w:id="67" w:author="Johnny" w:date="2021-08-20T16:17:00Z">
        <w:r w:rsidRPr="002B6039">
          <w:rPr>
            <w:rFonts w:ascii="Arial" w:hAnsi="Arial" w:cs="Arial"/>
          </w:rPr>
          <w:t>interface design for cultural heritage learning. The evaluations ha</w:t>
        </w:r>
      </w:ins>
      <w:ins w:id="68" w:author="Johnny" w:date="2021-08-20T16:18:00Z">
        <w:r w:rsidRPr="002B6039">
          <w:rPr>
            <w:rFonts w:ascii="Arial" w:hAnsi="Arial" w:cs="Arial"/>
          </w:rPr>
          <w:t>ve</w:t>
        </w:r>
      </w:ins>
      <w:ins w:id="69" w:author="Johnny" w:date="2021-08-20T16:17:00Z">
        <w:r w:rsidRPr="002B6039">
          <w:rPr>
            <w:rFonts w:ascii="Arial" w:hAnsi="Arial" w:cs="Arial"/>
          </w:rPr>
          <w:t xml:space="preserve"> provided empirical evidence that support</w:t>
        </w:r>
      </w:ins>
      <w:ins w:id="70" w:author="Johnny" w:date="2021-08-20T16:18:00Z">
        <w:r w:rsidRPr="002B6039">
          <w:rPr>
            <w:rFonts w:ascii="Arial" w:hAnsi="Arial" w:cs="Arial"/>
          </w:rPr>
          <w:t>s</w:t>
        </w:r>
      </w:ins>
      <w:ins w:id="71" w:author="Johnny" w:date="2021-08-20T16:17:00Z">
        <w:r w:rsidRPr="002B6039">
          <w:rPr>
            <w:rFonts w:ascii="Arial" w:hAnsi="Arial" w:cs="Arial"/>
          </w:rPr>
          <w:t xml:space="preserve"> the use of AR in cultura</w:t>
        </w:r>
      </w:ins>
      <w:ins w:id="72" w:author="Johnny" w:date="2021-08-20T16:18:00Z">
        <w:r w:rsidRPr="002B6039">
          <w:rPr>
            <w:rFonts w:ascii="Arial" w:hAnsi="Arial" w:cs="Arial"/>
          </w:rPr>
          <w:t xml:space="preserve">l heritage, with specific emphasis on the use of tangible interactions. </w:t>
        </w:r>
      </w:ins>
      <w:r>
        <w:rPr>
          <w:rFonts w:ascii="Arial" w:hAnsi="Arial" w:cs="Arial"/>
        </w:rPr>
        <w:t>This will contribute to the development of tangible interactive interfaces in the museum.</w:t>
      </w:r>
    </w:p>
    <w:p w14:paraId="25B154F0" w14:textId="77777777" w:rsidR="008D09F2" w:rsidRPr="002B6039" w:rsidRDefault="008D09F2" w:rsidP="008D09F2">
      <w:pPr>
        <w:rPr>
          <w:rFonts w:ascii="Arial" w:hAnsi="Arial" w:cs="Arial"/>
        </w:rPr>
      </w:pPr>
      <w:del w:id="73" w:author="Johnny" w:date="2021-08-20T16:13:00Z">
        <w:r w:rsidRPr="002B6039" w:rsidDel="00845937">
          <w:rPr>
            <w:rFonts w:ascii="Arial" w:hAnsi="Arial" w:cs="Arial"/>
          </w:rPr>
          <w:delText xml:space="preserve">we conducted a </w:delText>
        </w:r>
      </w:del>
      <w:del w:id="74" w:author="Johnny" w:date="2021-08-20T16:12:00Z">
        <w:r w:rsidRPr="002B6039" w:rsidDel="00845937">
          <w:rPr>
            <w:rFonts w:ascii="Arial" w:hAnsi="Arial" w:cs="Arial"/>
          </w:rPr>
          <w:delText xml:space="preserve">comprehensive user </w:delText>
        </w:r>
      </w:del>
      <w:del w:id="75" w:author="Johnny" w:date="2021-08-20T16:13:00Z">
        <w:r w:rsidRPr="002B6039" w:rsidDel="00845937">
          <w:rPr>
            <w:rFonts w:ascii="Arial" w:hAnsi="Arial" w:cs="Arial"/>
          </w:rPr>
          <w:delText xml:space="preserve">study </w:delText>
        </w:r>
      </w:del>
      <w:del w:id="76" w:author="Johnny" w:date="2021-08-20T16:12:00Z">
        <w:r w:rsidRPr="002B6039" w:rsidDel="00845937">
          <w:rPr>
            <w:rFonts w:ascii="Arial" w:hAnsi="Arial" w:cs="Arial"/>
          </w:rPr>
          <w:delText xml:space="preserve">of </w:delText>
        </w:r>
      </w:del>
      <w:del w:id="77" w:author="Johnny" w:date="2021-08-20T16:13:00Z">
        <w:r w:rsidRPr="002B6039" w:rsidDel="00845937">
          <w:rPr>
            <w:rFonts w:ascii="Arial" w:hAnsi="Arial" w:cs="Arial"/>
          </w:rPr>
          <w:delText xml:space="preserve">24 </w:delText>
        </w:r>
      </w:del>
      <w:del w:id="78" w:author="Johnny" w:date="2021-08-20T16:12:00Z">
        <w:r w:rsidRPr="002B6039" w:rsidDel="00845937">
          <w:rPr>
            <w:rFonts w:ascii="Arial" w:hAnsi="Arial" w:cs="Arial"/>
          </w:rPr>
          <w:delText xml:space="preserve">students </w:delText>
        </w:r>
      </w:del>
      <w:del w:id="79" w:author="Johnny" w:date="2021-08-20T16:13:00Z">
        <w:r w:rsidRPr="002B6039" w:rsidDel="00845937">
          <w:rPr>
            <w:rFonts w:ascii="Arial" w:hAnsi="Arial" w:cs="Arial"/>
          </w:rPr>
          <w:delText>that incorporates questionnaires, Culture Heritage Information Test (CHIT) and interviews to explore the impact of the above three interactive technologies on the learning effect.</w:delText>
        </w:r>
      </w:del>
    </w:p>
    <w:p w14:paraId="1F14503C" w14:textId="77777777" w:rsidR="008D09F2" w:rsidRDefault="008D09F2" w:rsidP="008D09F2">
      <w:pPr>
        <w:widowControl/>
        <w:jc w:val="left"/>
        <w:rPr>
          <w:rFonts w:ascii="Arial" w:hAnsi="Arial" w:cs="Arial"/>
        </w:rPr>
      </w:pPr>
      <w:r>
        <w:rPr>
          <w:rFonts w:ascii="Arial" w:hAnsi="Arial" w:cs="Arial"/>
        </w:rPr>
        <w:br w:type="page"/>
      </w:r>
    </w:p>
    <w:p w14:paraId="6956C77D" w14:textId="77777777" w:rsidR="008D09F2" w:rsidRPr="002B6039" w:rsidRDefault="008D09F2" w:rsidP="008D09F2">
      <w:pPr>
        <w:widowControl/>
        <w:jc w:val="left"/>
        <w:rPr>
          <w:rFonts w:ascii="Arial" w:hAnsi="Arial" w:cs="Arial"/>
          <w:b/>
          <w:sz w:val="28"/>
        </w:rPr>
      </w:pPr>
      <w:r w:rsidRPr="002B6039">
        <w:rPr>
          <w:rFonts w:ascii="Arial" w:hAnsi="Arial" w:cs="Arial"/>
          <w:b/>
          <w:sz w:val="28"/>
        </w:rPr>
        <w:lastRenderedPageBreak/>
        <w:t>Related Work</w:t>
      </w:r>
    </w:p>
    <w:p w14:paraId="4130015E" w14:textId="77777777" w:rsidR="008D09F2" w:rsidRPr="002B6039" w:rsidRDefault="008D09F2" w:rsidP="008D09F2">
      <w:pPr>
        <w:rPr>
          <w:rFonts w:ascii="Arial" w:hAnsi="Arial" w:cs="Arial"/>
          <w:bCs/>
          <w:sz w:val="28"/>
          <w:szCs w:val="28"/>
        </w:rPr>
      </w:pPr>
      <w:r w:rsidRPr="002B6039">
        <w:rPr>
          <w:rFonts w:ascii="Arial" w:hAnsi="Arial" w:cs="Arial"/>
          <w:bCs/>
          <w:sz w:val="28"/>
          <w:szCs w:val="28"/>
        </w:rPr>
        <w:t>Cultural Heritage Learning with Augmented Reality</w:t>
      </w:r>
    </w:p>
    <w:p w14:paraId="69B14FC2" w14:textId="77777777" w:rsidR="008D09F2" w:rsidRPr="002B6039" w:rsidRDefault="008D09F2" w:rsidP="008D09F2">
      <w:pPr>
        <w:rPr>
          <w:rFonts w:ascii="Arial" w:hAnsi="Arial" w:cs="Arial"/>
        </w:rPr>
      </w:pPr>
      <w:r w:rsidRPr="002B6039">
        <w:rPr>
          <w:rFonts w:ascii="Arial" w:hAnsi="Arial" w:cs="Arial"/>
        </w:rPr>
        <w:t xml:space="preserve">Augmented Reality brings lots of convenience </w:t>
      </w:r>
      <w:r w:rsidR="00E27527">
        <w:rPr>
          <w:rFonts w:ascii="Arial" w:hAnsi="Arial" w:cs="Arial"/>
        </w:rPr>
        <w:t>to</w:t>
      </w:r>
      <w:r w:rsidRPr="002B6039">
        <w:rPr>
          <w:rFonts w:ascii="Arial" w:hAnsi="Arial" w:cs="Arial"/>
        </w:rPr>
        <w:t xml:space="preserve"> </w:t>
      </w:r>
      <w:r w:rsidR="000D2153">
        <w:rPr>
          <w:rFonts w:ascii="Arial" w:hAnsi="Arial" w:cs="Arial"/>
        </w:rPr>
        <w:t>learning</w:t>
      </w:r>
      <w:r w:rsidRPr="002B6039">
        <w:rPr>
          <w:rFonts w:ascii="Arial" w:hAnsi="Arial" w:cs="Arial"/>
        </w:rPr>
        <w:t>.</w:t>
      </w:r>
      <w:r w:rsidR="000D2153">
        <w:rPr>
          <w:rFonts w:ascii="Arial" w:hAnsi="Arial" w:cs="Arial"/>
        </w:rPr>
        <w:t xml:space="preserve"> </w:t>
      </w:r>
      <w:r w:rsidRPr="002B6039">
        <w:rPr>
          <w:rFonts w:ascii="Arial" w:hAnsi="Arial" w:cs="Arial"/>
        </w:rPr>
        <w:t xml:space="preserve">In Pollalis’s perspective, </w:t>
      </w:r>
      <w:ins w:id="80" w:author="Johnny" w:date="2021-08-20T16:20:00Z">
        <w:r w:rsidRPr="002B6039">
          <w:rPr>
            <w:rFonts w:ascii="Arial" w:hAnsi="Arial" w:cs="Arial"/>
          </w:rPr>
          <w:t>museums and cultural ins</w:t>
        </w:r>
      </w:ins>
      <w:ins w:id="81" w:author="Johnny" w:date="2021-08-20T16:21:00Z">
        <w:r w:rsidRPr="002B6039">
          <w:rPr>
            <w:rFonts w:ascii="Arial" w:hAnsi="Arial" w:cs="Arial"/>
          </w:rPr>
          <w:t>titutions</w:t>
        </w:r>
      </w:ins>
      <w:r w:rsidRPr="002B6039">
        <w:rPr>
          <w:rFonts w:ascii="Arial" w:hAnsi="Arial" w:cs="Arial"/>
        </w:rPr>
        <w:t xml:space="preserve"> </w:t>
      </w:r>
      <w:del w:id="82" w:author="Johnny" w:date="2021-08-20T16:20:00Z">
        <w:r w:rsidRPr="002B6039" w:rsidDel="004E2176">
          <w:rPr>
            <w:rFonts w:ascii="Arial" w:hAnsi="Arial" w:cs="Arial"/>
          </w:rPr>
          <w:delText xml:space="preserve">the disciplines with physical artifacts </w:delText>
        </w:r>
      </w:del>
      <w:r w:rsidRPr="002B6039">
        <w:rPr>
          <w:rFonts w:ascii="Arial" w:hAnsi="Arial" w:cs="Arial"/>
        </w:rPr>
        <w:t xml:space="preserve">cannot offer learners </w:t>
      </w:r>
      <w:r w:rsidR="00E27527">
        <w:rPr>
          <w:rFonts w:ascii="Arial" w:hAnsi="Arial" w:cs="Arial"/>
        </w:rPr>
        <w:t>a lot of opportunities</w:t>
      </w:r>
      <w:r w:rsidRPr="002B6039">
        <w:rPr>
          <w:rFonts w:ascii="Arial" w:hAnsi="Arial" w:cs="Arial"/>
        </w:rPr>
        <w:t xml:space="preserve"> to engage directly with authentic objects </w:t>
      </w:r>
      <w:r w:rsidRPr="002B6039">
        <w:rPr>
          <w:rFonts w:ascii="Arial" w:hAnsi="Arial" w:cs="Arial"/>
        </w:rPr>
        <w:fldChar w:fldCharType="begin" w:fldLock="1"/>
      </w:r>
      <w:r w:rsidRPr="002B6039">
        <w:rPr>
          <w:rFonts w:ascii="Arial" w:hAnsi="Arial" w:cs="Arial"/>
        </w:rPr>
        <w:instrText>ADDIN CSL_CITATION {"citationItems":[{"id":"ITEM-1","itemData":{"DOI":"10.1145/3173225.3173260","ISBN":"9781450355681","abstract":"Technological advances offer new methods of representing physical objects in tangible and virtual forms. This study compares learning outcomes from 61 students as they interact with ancient Egyptian sculptures using three increasingly popular educational technologies: HoloLens AR headset, 3D model viewing website (SketchFab), and plastic extrusion 3D prints. We explored how differences in interaction styles affect the learning process, quantitative and qualitative learning outcomes, and critical analysis.","author":[{"dropping-particle":"","family":"Pollalis","given":"Christina","non-dropping-particle":"","parse-names":false,"suffix":""},{"dropping-particle":"","family":"Minor","given":"Elizabeth Joanna","non-dropping-particle":"","parse-names":false,"suffix":""},{"dropping-particle":"","family":"Westendorf","given":"Lauren","non-dropping-particle":"","parse-names":false,"suffix":""},{"dropping-particle":"","family":"Fahnbulleh","given":"Whitney","non-dropping-particle":"","parse-names":false,"suffix":""},{"dropping-particle":"","family":"Virgilio","given":"Isabella","non-dropping-particle":"","parse-names":false,"suffix":""},{"dropping-particle":"","family":"Kun","given":"Andrew L.","non-dropping-particle":"","parse-names":false,"suffix":""},{"dropping-particle":"","family":"Shaer","given":"Orit","non-dropping-particle":"","parse-names":false,"suffix":""}],"container-title":"TEI 2018 - Proceedings of the 12th International Conference on Tangible, Embedded, and Embodied Interaction","id":"ITEM-1","issued":{"date-parts":[["2018"]]},"page":"626-637","title":"Evaluating learning with tangible and virtual representations of archaeological artifacts","type":"article-journal","volume":"2018-Janua"},"uris":["http://www.mendeley.com/documents/?uuid=6124fc17-5a38-4476-98e1-af8d1d2a1961"]}],"mendeley":{"formattedCitation":"[7]","plainTextFormattedCitation":"[7]","previouslyFormattedCitation":"[7]"},"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[7]</w:t>
      </w:r>
      <w:r w:rsidRPr="002B6039">
        <w:rPr>
          <w:rFonts w:ascii="Arial" w:hAnsi="Arial" w:cs="Arial"/>
        </w:rPr>
        <w:fldChar w:fldCharType="end"/>
      </w:r>
      <w:r w:rsidRPr="002B6039">
        <w:rPr>
          <w:rFonts w:ascii="Arial" w:hAnsi="Arial" w:cs="Arial"/>
        </w:rPr>
        <w:t xml:space="preserve">, as well as in the museum. Some cultural heritage is even too </w:t>
      </w:r>
      <w:r w:rsidRPr="00FA32FA">
        <w:rPr>
          <w:rFonts w:ascii="Arial" w:hAnsi="Arial" w:cs="Arial"/>
        </w:rPr>
        <w:t>vulnerable</w:t>
      </w:r>
      <w:r w:rsidRPr="002B6039">
        <w:rPr>
          <w:rFonts w:ascii="Arial" w:hAnsi="Arial" w:cs="Arial"/>
        </w:rPr>
        <w:t xml:space="preserve"> to be exhibited. Researchers studying in museum</w:t>
      </w:r>
      <w:r w:rsidR="00E27527">
        <w:rPr>
          <w:rFonts w:ascii="Arial" w:hAnsi="Arial" w:cs="Arial"/>
        </w:rPr>
        <w:t>s</w:t>
      </w:r>
      <w:r w:rsidRPr="002B6039">
        <w:rPr>
          <w:rFonts w:ascii="Arial" w:hAnsi="Arial" w:cs="Arial"/>
        </w:rPr>
        <w:t xml:space="preserve"> gradually emerge </w:t>
      </w:r>
      <w:r w:rsidR="00E27527">
        <w:rPr>
          <w:rFonts w:ascii="Arial" w:hAnsi="Arial" w:cs="Arial"/>
        </w:rPr>
        <w:t xml:space="preserve">with </w:t>
      </w:r>
      <w:r w:rsidRPr="002B6039">
        <w:rPr>
          <w:rFonts w:ascii="Arial" w:hAnsi="Arial" w:cs="Arial"/>
        </w:rPr>
        <w:t>the</w:t>
      </w:r>
      <w:r w:rsidR="00E27527">
        <w:rPr>
          <w:rFonts w:ascii="Arial" w:hAnsi="Arial" w:cs="Arial"/>
        </w:rPr>
        <w:t>ir</w:t>
      </w:r>
      <w:r w:rsidRPr="002B6039">
        <w:rPr>
          <w:rFonts w:ascii="Arial" w:hAnsi="Arial" w:cs="Arial"/>
        </w:rPr>
        <w:t xml:space="preserve"> interest in AR. Koutsabasis reviewed 53 publications of interactive systems in cultural heritage and found 12 mobile apps had 7 using AR</w:t>
      </w:r>
      <w:r w:rsidRPr="002B6039">
        <w:rPr>
          <w:rFonts w:ascii="Arial" w:hAnsi="Arial" w:cs="Arial"/>
        </w:rPr>
        <w:fldChar w:fldCharType="begin" w:fldLock="1"/>
      </w:r>
      <w:r w:rsidRPr="002B6039">
        <w:rPr>
          <w:rFonts w:ascii="Arial" w:hAnsi="Arial" w:cs="Arial"/>
        </w:rPr>
        <w:instrText>ADDIN CSL_CITATION {"citationItems":[{"id":"ITEM-1","itemData":{"DOI":"10.4018/ijcmhs.2017010107","ISSN":"2473-5345","abstract":"An increasing number of interactive systems aim to enhance the user experience (UX) of visitors at museums, archaeological places and cultural sites. This paper presents a review of empirical evaluations of interactive systems in cultural heritage (CH) based on a systematically selected sample of 53 publications from 2012-2016. Empirical evaluations examine the degree an interactive system satisfies user goals and expectations and are inherently complex activities that require careful planning and selection of methods. The review reports on (a) interactive systems of CH in terms of: purpose, technology, cultural content and location of interaction and (b) methods of empirical evaluation in terms of: dimensions of UX, general approach, data collection and participants. The paper provides discussion, critique and outlook on issues including: extending the evaluation dimensions towards the cultural value and the essence of interactivity; placing more consideration on CH professionals; identifying new evaluation methods that balance qualitative results to evidence-based approaches.","author":[{"dropping-particle":"","family":"Koutsabasis","given":"Panayiotis","non-dropping-particle":"","parse-names":false,"suffix":""}],"container-title":"International Journal of Computational Methods in Heritage Science","id":"ITEM-1","issue":"1","issued":{"date-parts":[["2017"]]},"page":"100-122","title":"Empirical Evaluations of Interactive Systems in Cultural Heritage","type":"article-journal","volume":"1"},"uris":["http://www.mendeley.com/documents/?uuid=1218300c-23fe-47a5-af23-cdc5dc223bbf"]}],"mendeley":{"formattedCitation":"[8]","plainTextFormattedCitation":"[8]","previouslyFormattedCitation":"[8]"},"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[8]</w:t>
      </w:r>
      <w:r w:rsidRPr="002B6039">
        <w:rPr>
          <w:rFonts w:ascii="Arial" w:hAnsi="Arial" w:cs="Arial"/>
        </w:rPr>
        <w:fldChar w:fldCharType="end"/>
      </w:r>
      <w:r w:rsidRPr="002B6039">
        <w:rPr>
          <w:rFonts w:ascii="Arial" w:hAnsi="Arial" w:cs="Arial"/>
        </w:rPr>
        <w:t xml:space="preserve">. </w:t>
      </w:r>
      <w:r w:rsidRPr="002B6039">
        <w:rPr>
          <w:rFonts w:ascii="Arial" w:hAnsi="Arial" w:cs="Arial"/>
          <w:u w:val="single"/>
          <w:rPrChange w:id="83" w:author="Johnny" w:date="2021-08-20T16:23:00Z">
            <w:rPr/>
          </w:rPrChange>
        </w:rPr>
        <w:t xml:space="preserve">With AR technologies, it is simple to manufacture digital copies </w:t>
      </w:r>
      <w:r w:rsidR="00E27527">
        <w:rPr>
          <w:rFonts w:ascii="Arial" w:hAnsi="Arial" w:cs="Arial"/>
          <w:u w:val="single"/>
        </w:rPr>
        <w:t>of</w:t>
      </w:r>
      <w:r w:rsidRPr="002B6039">
        <w:rPr>
          <w:rFonts w:ascii="Arial" w:hAnsi="Arial" w:cs="Arial"/>
          <w:u w:val="single"/>
          <w:rPrChange w:id="84" w:author="Johnny" w:date="2021-08-20T16:23:00Z">
            <w:rPr/>
          </w:rPrChange>
        </w:rPr>
        <w:t xml:space="preserve"> the cultural heritage to be viewed. Compared with physical objects, people can change the size of the virtual objects, rotate them, according to their will. Additionally, text, audio, video, links to supplementary materials and 3D objects can also be implemented in AR environment</w:t>
      </w:r>
      <w:r w:rsidRPr="002B6039">
        <w:rPr>
          <w:rFonts w:ascii="Arial" w:hAnsi="Arial" w:cs="Arial"/>
          <w:szCs w:val="21"/>
          <w:u w:val="single"/>
          <w:rPrChange w:id="85" w:author="Johnny" w:date="2021-08-20T16:23:00Z">
            <w:rPr>
              <w:szCs w:val="21"/>
            </w:rPr>
          </w:rPrChange>
        </w:rPr>
        <w:fldChar w:fldCharType="begin" w:fldLock="1"/>
      </w:r>
      <w:r w:rsidRPr="002B6039">
        <w:rPr>
          <w:rFonts w:ascii="Arial" w:hAnsi="Arial" w:cs="Arial"/>
          <w:szCs w:val="21"/>
          <w:u w:val="single"/>
        </w:rPr>
        <w:instrText>ADDIN CSL_CITATION {"citationItems":[{"id":"ITEM-1","itemData":{"DOI":"10.1016/j.chb.2015.12.054","ISSN":"07475632","abstract":"This study investigated the effects of the use of augmented reality (AR) technologies in science laboratories on university students' laboratory skills and attitudes towards laboratories. A quasi-experimental pre-test/post-test control group design was employed. The participants were 76 first-year university students, aged 18-20 years old. They were assigned to either an experimental or a control group. Qualitative and quantitative data collection tools were used. The experimental results obtained following the 5-week application revealed that the AR technology significantly enhanced the development of the university students' laboratory skills. AR technology both improved the students' laboratory skills and helped them to build positive attitudes towards physics laboratories. The statements of the students and the instructor regarding other effects of AR technology on science laboratories, both negative and positive, are also discussed.","author":[{"dropping-particle":"","family":"Akçayir","given":"Murat","non-dropping-particle":"","parse-names":false,"suffix":""},{"dropping-particle":"","family":"Akçayir","given":"Gökçe","non-dropping-particle":"","parse-names":false,"suffix":""},{"dropping-particle":"","family":"Pektaş","given":"Hüseyin Miraç","non-dropping-particle":"","parse-names":false,"suffix":""},{"dropping-particle":"","family":"Ocak","given":"Mehmet Akif","non-dropping-particle":"","parse-names":false,"suffix":""}],"container-title":"Computers in Human Behavior","id":"ITEM-1","issued":{"date-parts":[["2016"]]},"page":"334-342","title":"Augmented reality in science laboratories: The effects of augmented reality on university students' laboratory skills and attitudes toward science laboratories","type":"article-journal","volume":"57"},"uris":["http://www.mendeley.com/documents/?uuid=b2f2aa2b-c75f-4a8e-aa14-6802c562b21c"]}],"mendeley":{"formattedCitation":"[9]","plainTextFormattedCitation":"[9]","previouslyFormattedCitation":"[9]"},"properties":{"noteIndex":0},"schema":"https://github.com/citation-style-language/schema/raw/master/csl-citation.json"}</w:instrText>
      </w:r>
      <w:r w:rsidRPr="002B6039">
        <w:rPr>
          <w:rFonts w:ascii="Arial" w:hAnsi="Arial" w:cs="Arial"/>
          <w:szCs w:val="21"/>
          <w:u w:val="single"/>
          <w:rPrChange w:id="86" w:author="Johnny" w:date="2021-08-20T16:23:00Z">
            <w:rPr>
              <w:szCs w:val="21"/>
            </w:rPr>
          </w:rPrChange>
        </w:rPr>
        <w:fldChar w:fldCharType="separate"/>
      </w:r>
      <w:r w:rsidRPr="002B6039">
        <w:rPr>
          <w:rFonts w:ascii="Arial" w:hAnsi="Arial" w:cs="Arial"/>
          <w:noProof/>
          <w:szCs w:val="21"/>
        </w:rPr>
        <w:t>[9]</w:t>
      </w:r>
      <w:r w:rsidRPr="002B6039">
        <w:rPr>
          <w:rFonts w:ascii="Arial" w:hAnsi="Arial" w:cs="Arial"/>
          <w:szCs w:val="21"/>
          <w:u w:val="single"/>
          <w:rPrChange w:id="87" w:author="Johnny" w:date="2021-08-20T16:23:00Z">
            <w:rPr>
              <w:szCs w:val="21"/>
            </w:rPr>
          </w:rPrChange>
        </w:rPr>
        <w:fldChar w:fldCharType="end"/>
      </w:r>
      <w:r w:rsidRPr="002B6039">
        <w:rPr>
          <w:rFonts w:ascii="Arial" w:hAnsi="Arial" w:cs="Arial"/>
        </w:rPr>
        <w:t xml:space="preserve">. Researchers are able </w:t>
      </w:r>
      <w:r w:rsidR="00E27527">
        <w:rPr>
          <w:rFonts w:ascii="Arial" w:hAnsi="Arial" w:cs="Arial"/>
        </w:rPr>
        <w:t xml:space="preserve">to </w:t>
      </w:r>
      <w:r w:rsidRPr="002B6039">
        <w:rPr>
          <w:rFonts w:ascii="Arial" w:hAnsi="Arial" w:cs="Arial"/>
        </w:rPr>
        <w:t>make the information of cultural heritage into video and other forms to add into AR.</w:t>
      </w:r>
    </w:p>
    <w:p w14:paraId="524DB2CC" w14:textId="77777777" w:rsidR="008D09F2" w:rsidRPr="002B6039" w:rsidRDefault="008D09F2" w:rsidP="008D09F2">
      <w:pPr>
        <w:rPr>
          <w:ins w:id="88" w:author="Johnny" w:date="2021-08-20T16:25:00Z"/>
          <w:rFonts w:ascii="Arial" w:hAnsi="Arial" w:cs="Arial"/>
        </w:rPr>
      </w:pPr>
    </w:p>
    <w:p w14:paraId="09D1167A" w14:textId="77777777" w:rsidR="008D09F2" w:rsidRPr="002B6039" w:rsidRDefault="008D09F2" w:rsidP="008D09F2">
      <w:pPr>
        <w:rPr>
          <w:rFonts w:ascii="Arial" w:hAnsi="Arial" w:cs="Arial"/>
        </w:rPr>
      </w:pPr>
      <w:r w:rsidRPr="002B6039">
        <w:rPr>
          <w:rFonts w:ascii="Arial" w:hAnsi="Arial" w:cs="Arial"/>
        </w:rPr>
        <w:t>Building virtual cultural heritage is a</w:t>
      </w:r>
      <w:ins w:id="89" w:author="Johnny" w:date="2021-08-20T16:23:00Z">
        <w:r w:rsidRPr="002B6039">
          <w:rPr>
            <w:rFonts w:ascii="Arial" w:hAnsi="Arial" w:cs="Arial"/>
          </w:rPr>
          <w:t>n</w:t>
        </w:r>
      </w:ins>
      <w:r w:rsidRPr="002B6039">
        <w:rPr>
          <w:rFonts w:ascii="Arial" w:hAnsi="Arial" w:cs="Arial"/>
        </w:rPr>
        <w:t xml:space="preserve"> accessible way to solve the museum lacking in space, for virtual objects are no longer confined to the limited physical spaces of museums</w:t>
      </w:r>
      <w:r w:rsidRPr="002B6039">
        <w:rPr>
          <w:rFonts w:ascii="Arial" w:hAnsi="Arial" w:cs="Arial"/>
        </w:rPr>
        <w:fldChar w:fldCharType="begin" w:fldLock="1"/>
      </w:r>
      <w:r w:rsidRPr="002B6039">
        <w:rPr>
          <w:rFonts w:ascii="Arial" w:hAnsi="Arial" w:cs="Arial"/>
        </w:rPr>
        <w:instrText>ADDIN CSL_CITATION {"citationItems":[{"id":"ITEM-1","itemData":{"DOI":"10.1109/DigitalHeritage.2018.8810126","ISBN":"9781728102924","abstract":"This research investigates the factors and ways in which users initiate conversations and engage in interactions in a hybrid virtual environment using a combination of Virtual Reality (VR) and Augmented Reality (AR) devices. The research was done in the 'spirit of the ancient Silk Road' where trade brought in exchange of ideas, cultural influence and cross-border communications. The notion of a 21st century Silk Road is necessarily digital, over the Internet and based around 3D cultural heritage objects. Digi-Capital's Report forecasts the revenue of AR and VR to be US 150b by 2020. We projected that VR and AR will become pervasive, much like the Social Web and the universal ubiquity of mobile devices such as smartphones and wearables. Here, we conducted a user study exploring users' acceptance of the use of hybrid VR and AR for cultural heritage, and investigated the social nature of multiple co-located user interaction. We adapted the UTAUT questionnaire in our experiment and found that social influence has positive effects on performance expectancy and effort expectancy, which generate positive effects on user behavioural intention. This study pioneers the future design and use of hybrid VR and AR technology in cultural heritage specifically, and in other application areas generally by highlighting the significant role that social influence plays in enhancing users' behavioural intention facilitated by different immersive devices.","author":[{"dropping-particle":"","family":"Li","given":"Yue","non-dropping-particle":"","parse-names":false,"suffix":""},{"dropping-particle":"","family":"Ch'Ng","given":"Eugene","non-dropping-particle":"","parse-names":false,"suffix":""},{"dropping-particle":"","family":"Cai","given":"Shengdan","non-dropping-particle":"","parse-names":false,"suffix":""},{"dropping-particle":"","family":"See","given":"Simon","non-dropping-particle":"","parse-names":false,"suffix":""}],"container-title":"Proceedings of the 2018 3rd Digital Heritage International Congress, Digital Heritage 2018 - Held jointly with the 2018 24th International Conference on Virtual Systems and Multimedia, VSMM 2018","id":"ITEM-1","issued":{"date-parts":[["2018"]]},"title":"Multiuser Interaction with Hybrid VR and AR for Cultural Heritage Objects","type":"article-journal"},"uris":["http://www.mendeley.com/documents/?uuid=d664a16c-eda6-4247-b98d-ce9e3b0f0aeb"]}],"mendeley":{"formattedCitation":"[10]","plainTextFormattedCitation":"[10]","previouslyFormattedCitation":"[10]"},"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[10]</w:t>
      </w:r>
      <w:r w:rsidRPr="002B6039">
        <w:rPr>
          <w:rFonts w:ascii="Arial" w:hAnsi="Arial" w:cs="Arial"/>
        </w:rPr>
        <w:fldChar w:fldCharType="end"/>
      </w:r>
      <w:r w:rsidRPr="002B6039">
        <w:rPr>
          <w:rFonts w:ascii="Arial" w:hAnsi="Arial" w:cs="Arial"/>
        </w:rPr>
        <w:fldChar w:fldCharType="begin" w:fldLock="1"/>
      </w:r>
      <w:r w:rsidRPr="002B6039">
        <w:rPr>
          <w:rFonts w:ascii="Arial" w:hAnsi="Arial" w:cs="Arial"/>
        </w:rPr>
        <w:instrText>ADDIN CSL_CITATION {"citationItems":[{"id":"ITEM-1","itemData":{"DOI":"10.1109/CW.2012.27","ISBN":"9780769548142","abstract":"Multitouch-Multiuser Table Computing is the new paradigm for accessing rich information in public spaces. As revolutionary natural user interfaces provide new ways of interacting with virtual information spaces, visual information developers must rethink their methodologies in the design of new applications that augments multiple user interaction and collaboration. This paper addresses a specific aspect of the multitouch-multiuser paradigm for virtual artefacts. Particularly, the paper addresses pilot developments of 3D multitouch-multiuser table applications in the presentation of heritage information in order to begin to qualitatively understand group behavior and user interactions on 3D information spaces using touch. The qualitative observations here pave the way for more structured quantitative usability studies. © 2012 IEEE.","author":[{"dropping-particle":"","family":"Ch'ng","given":"Eugene","non-dropping-particle":"","parse-names":false,"suffix":""}],"container-title":"Proceedings of the 2012 International Conference on Cyberworlds, Cyberworlds 2012","id":"ITEM-1","issue":"September","issued":{"date-parts":[["2012"]]},"page":"144-150","title":"New ways of accessing information spaces using 3D multitouch tables","type":"article-journal"},"uris":["http://www.mendeley.com/documents/?uuid=c075d8e8-3133-46d5-9233-e369e773039e"]}],"mendeley":{"formattedCitation":"[11]","plainTextFormattedCitation":"[11]","previouslyFormattedCitation":"[11]"},"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[11]</w:t>
      </w:r>
      <w:r w:rsidRPr="002B6039">
        <w:rPr>
          <w:rFonts w:ascii="Arial" w:hAnsi="Arial" w:cs="Arial"/>
        </w:rPr>
        <w:fldChar w:fldCharType="end"/>
      </w:r>
      <w:r w:rsidRPr="002B6039">
        <w:rPr>
          <w:rFonts w:ascii="Arial" w:hAnsi="Arial" w:cs="Arial"/>
        </w:rPr>
        <w:t>. Moreover, some heritage is sensi</w:t>
      </w:r>
      <w:r w:rsidR="00E27527">
        <w:rPr>
          <w:rFonts w:ascii="Arial" w:hAnsi="Arial" w:cs="Arial"/>
        </w:rPr>
        <w:t>tiv</w:t>
      </w:r>
      <w:r w:rsidRPr="002B6039">
        <w:rPr>
          <w:rFonts w:ascii="Arial" w:hAnsi="Arial" w:cs="Arial"/>
        </w:rPr>
        <w:t xml:space="preserve">e to light and humidity and some cannot be exhibited, due to their quality. Applying AR to build virtual heritage is available for visitors viewing. </w:t>
      </w:r>
      <w:r w:rsidRPr="002B6039">
        <w:rPr>
          <w:rFonts w:ascii="Arial" w:hAnsi="Arial" w:cs="Arial"/>
          <w:u w:val="single"/>
          <w:rPrChange w:id="90" w:author="Johnny" w:date="2021-08-20T16:25:00Z">
            <w:rPr/>
          </w:rPrChange>
        </w:rPr>
        <w:t xml:space="preserve">One thing to be noticed is that visitors like interactive multimedia but have no time or patience to focus on </w:t>
      </w:r>
      <w:r w:rsidR="00E27527">
        <w:rPr>
          <w:rFonts w:ascii="Arial" w:hAnsi="Arial" w:cs="Arial"/>
          <w:u w:val="single"/>
        </w:rPr>
        <w:t>the number</w:t>
      </w:r>
      <w:r w:rsidRPr="002B6039">
        <w:rPr>
          <w:rFonts w:ascii="Arial" w:hAnsi="Arial" w:cs="Arial"/>
          <w:u w:val="single"/>
          <w:rPrChange w:id="91" w:author="Johnny" w:date="2021-08-20T16:25:00Z">
            <w:rPr/>
          </w:rPrChange>
        </w:rPr>
        <w:t xml:space="preserve"> of details the multimedia provides</w:t>
      </w:r>
      <w:r w:rsidRPr="002B6039">
        <w:rPr>
          <w:rFonts w:ascii="Arial" w:hAnsi="Arial" w:cs="Arial"/>
          <w:u w:val="single"/>
          <w:rPrChange w:id="92" w:author="Johnny" w:date="2021-08-20T16:25:00Z">
            <w:rPr/>
          </w:rPrChange>
        </w:rPr>
        <w:fldChar w:fldCharType="begin" w:fldLock="1"/>
      </w:r>
      <w:r w:rsidRPr="002B6039">
        <w:rPr>
          <w:rFonts w:ascii="Arial" w:hAnsi="Arial" w:cs="Arial"/>
          <w:u w:val="single"/>
        </w:rPr>
        <w:instrText>ADDIN CSL_CITATION {"citationItems":[{"id":"ITEM-1","itemData":{"DOI":"10.1111/j.2151-6952.1992.tb00753.x","ISSN":"2151-6952","abstract":"The article focuses on the importance of exhibiting computer interactives in museums. According to a curator, computer interactive will offer interested visitors with in-depth information about the new computer design technology. The scheme will also make and strengthen the atmosphere of innovative technology in the area.","author":[{"dropping-particle":"","family":"SERRELL","given":"BEVERLY","non-dropping-particle":"","parse-names":false,"suffix":""},{"dropping-particle":"","family":"RAPHLING","given":"BRITT","non-dropping-particle":"","parse-names":false,"suffix":""}],"container-title":"Curator: The Museum Journal","id":"ITEM-1","issue":"3","issued":{"date-parts":[["2010"]]},"page":"181-189","title":"Computers on the Exhibit Floor","type":"article-journal","volume":"35"},"uris":["http://www.mendeley.com/documents/?uuid=20f1a511-de3d-4235-a8f4-8455f2fb46d5"]}],"mendeley":{"formattedCitation":"[12]","plainTextFormattedCitation":"[12]","previouslyFormattedCitation":"[12]"},"properties":{"noteIndex":0},"schema":"https://github.com/citation-style-language/schema/raw/master/csl-citation.json"}</w:instrText>
      </w:r>
      <w:r w:rsidRPr="002B6039">
        <w:rPr>
          <w:rFonts w:ascii="Arial" w:hAnsi="Arial" w:cs="Arial"/>
          <w:u w:val="single"/>
          <w:rPrChange w:id="93" w:author="Johnny" w:date="2021-08-20T16:25:00Z">
            <w:rPr/>
          </w:rPrChange>
        </w:rPr>
        <w:fldChar w:fldCharType="separate"/>
      </w:r>
      <w:r w:rsidRPr="002B6039">
        <w:rPr>
          <w:rFonts w:ascii="Arial" w:hAnsi="Arial" w:cs="Arial"/>
          <w:noProof/>
        </w:rPr>
        <w:t>[12]</w:t>
      </w:r>
      <w:r w:rsidRPr="002B6039">
        <w:rPr>
          <w:rFonts w:ascii="Arial" w:hAnsi="Arial" w:cs="Arial"/>
          <w:u w:val="single"/>
          <w:rPrChange w:id="94" w:author="Johnny" w:date="2021-08-20T16:25:00Z">
            <w:rPr/>
          </w:rPrChange>
        </w:rPr>
        <w:fldChar w:fldCharType="end"/>
      </w:r>
      <w:r w:rsidRPr="002B6039">
        <w:rPr>
          <w:rFonts w:ascii="Arial" w:hAnsi="Arial" w:cs="Arial"/>
          <w:u w:val="single"/>
          <w:rPrChange w:id="95" w:author="Johnny" w:date="2021-08-20T16:25:00Z">
            <w:rPr/>
          </w:rPrChange>
        </w:rPr>
        <w:t xml:space="preserve">. This phenomenon also happens in mobile apps. When creating an interactive program, the layout should be clean and easy to minimize memory load, so that users can pay attention to </w:t>
      </w:r>
      <w:r w:rsidR="00E27527">
        <w:rPr>
          <w:rFonts w:ascii="Arial" w:hAnsi="Arial" w:cs="Arial"/>
          <w:u w:val="single"/>
        </w:rPr>
        <w:t xml:space="preserve">the </w:t>
      </w:r>
      <w:r w:rsidRPr="002B6039">
        <w:rPr>
          <w:rFonts w:ascii="Arial" w:hAnsi="Arial" w:cs="Arial"/>
          <w:u w:val="single"/>
          <w:rPrChange w:id="96" w:author="Johnny" w:date="2021-08-20T16:25:00Z">
            <w:rPr/>
          </w:rPrChange>
        </w:rPr>
        <w:t>effect of the interactive interface.</w:t>
      </w:r>
    </w:p>
    <w:p w14:paraId="3557FC0B" w14:textId="77777777" w:rsidR="008D09F2" w:rsidRPr="002B6039" w:rsidRDefault="008D09F2" w:rsidP="008D09F2">
      <w:pPr>
        <w:rPr>
          <w:rFonts w:ascii="Arial" w:hAnsi="Arial" w:cs="Arial"/>
        </w:rPr>
      </w:pPr>
    </w:p>
    <w:p w14:paraId="0B6D14E8" w14:textId="77777777" w:rsidR="008D09F2" w:rsidRPr="00FD79E3" w:rsidRDefault="008D09F2" w:rsidP="008D09F2">
      <w:pPr>
        <w:rPr>
          <w:rFonts w:ascii="Arial" w:hAnsi="Arial" w:cs="Arial"/>
          <w:b/>
          <w:bCs/>
          <w:sz w:val="28"/>
          <w:szCs w:val="28"/>
        </w:rPr>
      </w:pPr>
      <w:r w:rsidRPr="00FD79E3">
        <w:rPr>
          <w:rFonts w:ascii="Arial" w:hAnsi="Arial" w:cs="Arial"/>
          <w:b/>
          <w:bCs/>
          <w:sz w:val="28"/>
          <w:szCs w:val="28"/>
        </w:rPr>
        <w:t>Learning Motivation and Engagement</w:t>
      </w:r>
    </w:p>
    <w:p w14:paraId="72C7B2C3" w14:textId="77777777" w:rsidR="008D09F2" w:rsidRPr="002B6039" w:rsidRDefault="008D09F2" w:rsidP="008D09F2">
      <w:pPr>
        <w:rPr>
          <w:rFonts w:ascii="Arial" w:hAnsi="Arial" w:cs="Arial"/>
        </w:rPr>
      </w:pPr>
      <w:r w:rsidRPr="002B6039">
        <w:rPr>
          <w:rFonts w:ascii="Arial" w:hAnsi="Arial" w:cs="Arial"/>
        </w:rPr>
        <w:t xml:space="preserve">Research on learning motivation showed that visual attractiveness, reading experience, and feedback have effects on continued use intention </w:t>
      </w:r>
      <w:r w:rsidRPr="002B6039">
        <w:rPr>
          <w:rFonts w:ascii="Arial" w:hAnsi="Arial" w:cs="Arial"/>
        </w:rPr>
        <w:fldChar w:fldCharType="begin" w:fldLock="1"/>
      </w:r>
      <w:r w:rsidRPr="002B6039">
        <w:rPr>
          <w:rFonts w:ascii="Arial" w:hAnsi="Arial" w:cs="Arial"/>
        </w:rPr>
        <w:instrText>ADDIN CSL_CITATION {"citationItems":[{"id":"ITEM-1","itemData":{"DOI":"10.1145/3341197","ISSN":"21606463","abstract":"E-Learning systems can support real-time monitoring of learners' learning desires and effects, thus offering opportunities for enhanced personalized learning. Recognition of the determinants of dyslexic users' motivation to use e-learning systems is important to help developers improve the design of e-learning systems and educators direct their efforts to relevant factors to enhance dyslexic students' motivation. Existing research has rarely attempted to model dyslexic users' motivation in e-learning context from a comprehensive perspective. The present work has conceived a hybrid approach, namely, combining the strengths of qualitative and quantitative analysis methods, to motivation modeling. It examines a variety of factors that affect dyslexic students' motivation to engage in e-learning systems from psychological, behavioral, and technical perspectives, and establishes their interrelationships. Specifically, the study collects data from a multi-item Likert-style questionnaire to measure relevant factors for conceptual motivation modeling. It then applies both covariance-based (CB-SEM) and variance-based structural equation modeling (PLS-SEM) approaches to determine the quantitative mapping between dyslexic students' continued use intention and motivational factors, followed by discussions about theoretical findings and design instructions according to our motivation model. Our research has led to a novel motivation model with new constructs of Learning Experience, Reading Experience, Perceived Control, and Perceived Privacy. From both the CB-SEM and PLS-SEM analyses, results on the total effects have indicated consistently that Visual Attractiveness, Reading Experience, and Feedback have the strongest effects on continued use intention.","author":[{"dropping-particle":"","family":"Wang","given":"Ruijie","non-dropping-particle":"","parse-names":false,"suffix":""},{"dropping-particle":"","family":"Chen","given":"Liming","non-dropping-particle":"","parse-names":false,"suffix":""},{"dropping-particle":"","family":"Solheim","given":"Ivar","non-dropping-particle":"","parse-names":false,"suffix":""}],"container-title":"ACM Transactions on Interactive Intelligent Systems","id":"ITEM-1","issue":"3","issued":{"date-parts":[["2020"]]},"title":"Modeling dyslexic students' motivation for enhanced learning in E-learning systems","type":"article-journal","volume":"10"},"uris":["http://www.mendeley.com/documents/?uuid=c18c8cf5-c369-49fd-bad9-0eb626eacfda"]}],"mendeley":{"formattedCitation":"[13]","plainTextFormattedCitation":"[13]","previouslyFormattedCitation":"[13]"},"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[13]</w:t>
      </w:r>
      <w:r w:rsidRPr="002B6039">
        <w:rPr>
          <w:rFonts w:ascii="Arial" w:hAnsi="Arial" w:cs="Arial"/>
        </w:rPr>
        <w:fldChar w:fldCharType="end"/>
      </w:r>
      <w:r w:rsidRPr="002B6039">
        <w:rPr>
          <w:rFonts w:ascii="Arial" w:hAnsi="Arial" w:cs="Arial"/>
        </w:rPr>
        <w:t xml:space="preserve">. They also indicate that learning and reading experience, confirmation of the system-user fit, and utilization of system functions determine learner’s intrinsic motivation and extrinsic motivation </w:t>
      </w:r>
      <w:r w:rsidRPr="002B6039">
        <w:rPr>
          <w:rFonts w:ascii="Arial" w:hAnsi="Arial" w:cs="Arial"/>
        </w:rPr>
        <w:fldChar w:fldCharType="begin" w:fldLock="1"/>
      </w:r>
      <w:r w:rsidRPr="002B6039">
        <w:rPr>
          <w:rFonts w:ascii="Arial" w:hAnsi="Arial" w:cs="Arial"/>
        </w:rPr>
        <w:instrText>ADDIN CSL_CITATION {"citationItems":[{"id":"ITEM-1","itemData":{"DOI":"10.1145/3341197","ISSN":"21606463","abstract":"E-Learning systems can support real-time monitoring of learners' learning desires and effects, thus offering opportunities for enhanced personalized learning. Recognition of the determinants of dyslexic users' motivation to use e-learning systems is important to help developers improve the design of e-learning systems and educators direct their efforts to relevant factors to enhance dyslexic students' motivation. Existing research has rarely attempted to model dyslexic users' motivation in e-learning context from a comprehensive perspective. The present work has conceived a hybrid approach, namely, combining the strengths of qualitative and quantitative analysis methods, to motivation modeling. It examines a variety of factors that affect dyslexic students' motivation to engage in e-learning systems from psychological, behavioral, and technical perspectives, and establishes their interrelationships. Specifically, the study collects data from a multi-item Likert-style questionnaire to measure relevant factors for conceptual motivation modeling. It then applies both covariance-based (CB-SEM) and variance-based structural equation modeling (PLS-SEM) approaches to determine the quantitative mapping between dyslexic students' continued use intention and motivational factors, followed by discussions about theoretical findings and design instructions according to our motivation model. Our research has led to a novel motivation model with new constructs of Learning Experience, Reading Experience, Perceived Control, and Perceived Privacy. From both the CB-SEM and PLS-SEM analyses, results on the total effects have indicated consistently that Visual Attractiveness, Reading Experience, and Feedback have the strongest effects on continued use intention.","author":[{"dropping-particle":"","family":"Wang","given":"Ruijie","non-dropping-particle":"","parse-names":false,"suffix":""},{"dropping-particle":"","family":"Chen","given":"Liming","non-dropping-particle":"","parse-names":false,"suffix":""},{"dropping-particle":"","family":"Solheim","given":"Ivar","non-dropping-particle":"","parse-names":false,"suffix":""}],"container-title":"ACM Transactions on Interactive Intelligent Systems","id":"ITEM-1","issue":"3","issued":{"date-parts":[["2020"]]},"title":"Modeling dyslexic students' motivation for enhanced learning in E-learning systems","type":"article-journal","volume":"10"},"uris":["http://www.mendeley.com/documents/?uuid=c18c8cf5-c369-49fd-bad9-0eb626eacfda"]}],"mendeley":{"formattedCitation":"[13]","plainTextFormattedCitation":"[13]","previouslyFormattedCitation":"[13]"},"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[13]</w:t>
      </w:r>
      <w:r w:rsidRPr="002B6039">
        <w:rPr>
          <w:rFonts w:ascii="Arial" w:hAnsi="Arial" w:cs="Arial"/>
        </w:rPr>
        <w:fldChar w:fldCharType="end"/>
      </w:r>
      <w:r w:rsidRPr="002B6039">
        <w:rPr>
          <w:rFonts w:ascii="Arial" w:hAnsi="Arial" w:cs="Arial"/>
        </w:rPr>
        <w:t>. Therefore, the interactive interface should be concise and readable, and the feedback brought by the interaction must be impressive enough to improve the user's motivation. Hardware and its interactive interface are the part of user experience</w:t>
      </w:r>
      <w:r w:rsidRPr="002B6039">
        <w:rPr>
          <w:rFonts w:ascii="Arial" w:hAnsi="Arial" w:cs="Arial"/>
        </w:rPr>
        <w:fldChar w:fldCharType="begin" w:fldLock="1"/>
      </w:r>
      <w:r w:rsidRPr="002B6039">
        <w:rPr>
          <w:rFonts w:ascii="Arial" w:hAnsi="Arial" w:cs="Arial"/>
        </w:rPr>
        <w:instrText>ADDIN CSL_CITATION {"citationItems":[{"id":"ITEM-1","itemData":{"DOI":"10.1145/3332169.3333580","ISBN":"9781450372473","abstract":"The research aims to improve the user experience in Beijing Museum of Natural History with the method of service design. This project was merged into a postgraduate course named ‘UX Foundation’ in Beijing Normal University. It was an innovative practice both for the museum and the university to cooperate together throughout the project. The course provided numbers of solutions for the museum after the joint efforts from teachers, students and staffs from the museum. It was a practical attempt of specialty course teaching in UX master program, and also the first important experience for these students to manage real project under the method of service design. Series methods were taught to students, as it’s their first course in their master, and the fruitful results inspired the museum from user-centered research.","author":[{"dropping-particle":"","family":"Xin","given":"Xin","non-dropping-particle":"","parse-names":false,"suffix":""},{"dropping-particle":"","family":"Li","given":"Jianwen","non-dropping-particle":"","parse-names":false,"suffix":""},{"dropping-particle":"","family":"Jin","given":"Miao","non-dropping-particle":"","parse-names":false,"suffix":""},{"dropping-particle":"","family":"Liu","given":"Wei","non-dropping-particle":"","parse-names":false,"suffix":""},{"dropping-particle":"","family":"Liu","given":"Chunrong","non-dropping-particle":"","parse-names":false,"suffix":""},{"dropping-particle":"","family":"Zhang","given":"Yi","non-dropping-particle":"","parse-names":false,"suffix":""}],"container-title":"ACM International Conference Proceeding Series","id":"ITEM-1","issued":{"date-parts":[["2019"]]},"page":"30-36","title":"Improving the user experience in museum: A Joint course with Beijing Museum of Natural History","type":"article-journal"},"uris":["http://www.mendeley.com/documents/?uuid=7d4b21e1-e3c6-4680-be33-ce3f3cef62b8"]}],"mendeley":{"formattedCitation":"[14]","plainTextFormattedCitation":"[14]","previouslyFormattedCitation":"[14]"},"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[14]</w:t>
      </w:r>
      <w:r w:rsidRPr="002B6039">
        <w:rPr>
          <w:rFonts w:ascii="Arial" w:hAnsi="Arial" w:cs="Arial"/>
        </w:rPr>
        <w:fldChar w:fldCharType="end"/>
      </w:r>
      <w:r w:rsidRPr="002B6039">
        <w:rPr>
          <w:rFonts w:ascii="Arial" w:hAnsi="Arial" w:cs="Arial"/>
        </w:rPr>
        <w:t xml:space="preserve">. Excellent hardware and </w:t>
      </w:r>
      <w:r w:rsidR="00E27527">
        <w:rPr>
          <w:rFonts w:ascii="Arial" w:hAnsi="Arial" w:cs="Arial"/>
        </w:rPr>
        <w:t xml:space="preserve">the </w:t>
      </w:r>
      <w:r w:rsidRPr="002B6039">
        <w:rPr>
          <w:rFonts w:ascii="Arial" w:hAnsi="Arial" w:cs="Arial"/>
        </w:rPr>
        <w:t xml:space="preserve">interactive interface can attract visitor’s learning engagement. People will engage in learning when they realize the interactive interface is interesting and meaningful. Neale’s team </w:t>
      </w:r>
      <w:r w:rsidR="00E27527">
        <w:rPr>
          <w:rFonts w:ascii="Arial" w:hAnsi="Arial" w:cs="Arial"/>
        </w:rPr>
        <w:t>researches</w:t>
      </w:r>
      <w:r w:rsidRPr="002B6039">
        <w:rPr>
          <w:rFonts w:ascii="Arial" w:hAnsi="Arial" w:cs="Arial"/>
        </w:rPr>
        <w:t xml:space="preserve"> virtual museum using touch interaction styles on a tablet interface and discuss the outcome of </w:t>
      </w:r>
      <w:r w:rsidR="00E27527">
        <w:rPr>
          <w:rFonts w:ascii="Arial" w:hAnsi="Arial" w:cs="Arial"/>
        </w:rPr>
        <w:t xml:space="preserve">the </w:t>
      </w:r>
      <w:r w:rsidRPr="002B6039">
        <w:rPr>
          <w:rFonts w:ascii="Arial" w:hAnsi="Arial" w:cs="Arial"/>
        </w:rPr>
        <w:t xml:space="preserve">engagement. They </w:t>
      </w:r>
      <w:ins w:id="97" w:author="Johnny" w:date="2021-08-20T16:33:00Z">
        <w:r w:rsidRPr="002B6039">
          <w:rPr>
            <w:rFonts w:ascii="Arial" w:hAnsi="Arial" w:cs="Arial"/>
          </w:rPr>
          <w:t xml:space="preserve">reported that users found it easier to rotate and scale virtual objects with </w:t>
        </w:r>
      </w:ins>
      <w:r w:rsidR="00E27527">
        <w:rPr>
          <w:rFonts w:ascii="Arial" w:hAnsi="Arial" w:cs="Arial"/>
        </w:rPr>
        <w:t xml:space="preserve">a </w:t>
      </w:r>
      <w:ins w:id="98" w:author="Johnny" w:date="2021-08-20T16:33:00Z">
        <w:r w:rsidRPr="002B6039">
          <w:rPr>
            <w:rFonts w:ascii="Arial" w:hAnsi="Arial" w:cs="Arial"/>
          </w:rPr>
          <w:t>t</w:t>
        </w:r>
      </w:ins>
      <w:ins w:id="99" w:author="Johnny" w:date="2021-08-20T16:34:00Z">
        <w:r w:rsidRPr="002B6039">
          <w:rPr>
            <w:rFonts w:ascii="Arial" w:hAnsi="Arial" w:cs="Arial"/>
          </w:rPr>
          <w:t>ablet interface</w:t>
        </w:r>
      </w:ins>
      <w:ins w:id="100" w:author="Johnny" w:date="2021-08-20T16:33:00Z">
        <w:r w:rsidRPr="002B6039">
          <w:rPr>
            <w:rFonts w:ascii="Arial" w:hAnsi="Arial" w:cs="Arial"/>
          </w:rPr>
          <w:t xml:space="preserve">, which resulted in a higher engagement </w:t>
        </w:r>
      </w:ins>
      <w:ins w:id="101" w:author="Johnny" w:date="2021-08-20T16:32:00Z">
        <w:r w:rsidRPr="002B6039">
          <w:rPr>
            <w:rFonts w:ascii="Arial" w:hAnsi="Arial" w:cs="Arial"/>
          </w:rPr>
          <w:t xml:space="preserve">than </w:t>
        </w:r>
      </w:ins>
      <w:r w:rsidR="00E27527">
        <w:rPr>
          <w:rFonts w:ascii="Arial" w:hAnsi="Arial" w:cs="Arial"/>
        </w:rPr>
        <w:t xml:space="preserve">the </w:t>
      </w:r>
      <w:ins w:id="102" w:author="Johnny" w:date="2021-08-20T16:32:00Z">
        <w:r w:rsidRPr="002B6039">
          <w:rPr>
            <w:rFonts w:ascii="Arial" w:hAnsi="Arial" w:cs="Arial"/>
          </w:rPr>
          <w:t>desktop interface</w:t>
        </w:r>
      </w:ins>
      <w:r w:rsidRPr="002B6039">
        <w:rPr>
          <w:rFonts w:ascii="Arial" w:hAnsi="Arial" w:cs="Arial"/>
        </w:rPr>
        <w:fldChar w:fldCharType="begin" w:fldLock="1"/>
      </w:r>
      <w:r w:rsidRPr="002B6039">
        <w:rPr>
          <w:rFonts w:ascii="Arial" w:hAnsi="Arial" w:cs="Arial"/>
        </w:rPr>
        <w:instrText>ADDIN CSL_CITATION {"citationItems":[{"id":"ITEM-1","itemData":{"DOI":"10.14236/ewic/hci2014.27","abstract":"In collaborative museum learning contexts, it is problematic that groups of museum visitors are not able able to touch, handle, and pass museum artefacts around during collaborative discussions. This can be due to the fragility of the artefacts themselves or due to the people discussing them being in different locations. Interacting with virtual representations of artefacts is a solution to the problem, but digital experiences have typically lacked many of the qualities that are so successful in engaging museum learners with physical artefacts. In this paper, we introduce our theory that hands-on, reality-based interaction using a tablet interface offers a much more engaging way for collaborators to explore and discuss virtual artefacts than the more traditional desktop interface-based experience, and that this increase in engagement will potentially lead to learning outcomes for the collaborators.","author":[{"dropping-particle":"","family":"Neale","given":"Steven","non-dropping-particle":"","parse-names":false,"suffix":""},{"dropping-particle":"","family":"Chinthammit","given":"Winyu","non-dropping-particle":"","parse-names":false,"suffix":""},{"dropping-particle":"","family":"Lueg","given":"Christopher","non-dropping-particle":"","parse-names":false,"suffix":""},{"dropping-particle":"","family":"Nixon","given":"Paddy","non-dropping-particle":"","parse-names":false,"suffix":""}],"container-title":"Proceedings of the 28th International BCS Human Computer Interaction Conference: Sand, Sea and Sky - Holiday HCI, HCI 2014","id":"ITEM-1","issued":{"date-parts":[["2014"]]},"page":"222-227","title":"Facilitating learning through hands-on engagement with virtual museum artefacts","type":"article-journal"},"uris":["http://www.mendeley.com/documents/?uuid=de4267a9-61ee-48f7-bf41-96abdf139c1d"]}],"mendeley":{"formattedCitation":"[15]","plainTextFormattedCitation":"[15]","previouslyFormattedCitation":"[15]"},"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[15]</w:t>
      </w:r>
      <w:r w:rsidRPr="002B6039">
        <w:rPr>
          <w:rFonts w:ascii="Arial" w:hAnsi="Arial" w:cs="Arial"/>
        </w:rPr>
        <w:fldChar w:fldCharType="end"/>
      </w:r>
      <w:ins w:id="103" w:author="Johnny" w:date="2021-08-20T16:34:00Z">
        <w:r w:rsidRPr="002B6039">
          <w:rPr>
            <w:rFonts w:ascii="Arial" w:hAnsi="Arial" w:cs="Arial"/>
          </w:rPr>
          <w:t>.</w:t>
        </w:r>
      </w:ins>
      <w:ins w:id="104" w:author="Johnny" w:date="2021-08-20T16:35:00Z">
        <w:r w:rsidRPr="002B6039">
          <w:rPr>
            <w:rFonts w:ascii="Arial" w:hAnsi="Arial" w:cs="Arial"/>
          </w:rPr>
          <w:t xml:space="preserve"> This indicates that users are more likely to engage in interfaces with greater interactivity</w:t>
        </w:r>
      </w:ins>
      <w:r w:rsidRPr="002B6039">
        <w:rPr>
          <w:rFonts w:ascii="Arial" w:hAnsi="Arial" w:cs="Arial"/>
        </w:rPr>
        <w:t xml:space="preserve">. The direct relationship between </w:t>
      </w:r>
      <w:r w:rsidR="00E27527">
        <w:rPr>
          <w:rFonts w:ascii="Arial" w:hAnsi="Arial" w:cs="Arial"/>
        </w:rPr>
        <w:t xml:space="preserve">the </w:t>
      </w:r>
      <w:r w:rsidRPr="002B6039">
        <w:rPr>
          <w:rFonts w:ascii="Arial" w:hAnsi="Arial" w:cs="Arial"/>
        </w:rPr>
        <w:t>user’s touch and the effects on the interface make</w:t>
      </w:r>
      <w:r w:rsidR="00E27527">
        <w:rPr>
          <w:rFonts w:ascii="Arial" w:hAnsi="Arial" w:cs="Arial"/>
        </w:rPr>
        <w:t>s</w:t>
      </w:r>
      <w:r w:rsidRPr="002B6039">
        <w:rPr>
          <w:rFonts w:ascii="Arial" w:hAnsi="Arial" w:cs="Arial"/>
        </w:rPr>
        <w:t xml:space="preserve"> users concentrating </w:t>
      </w:r>
      <w:ins w:id="105" w:author="Johnny" w:date="2021-08-20T16:34:00Z">
        <w:r w:rsidRPr="002B6039">
          <w:rPr>
            <w:rFonts w:ascii="Arial" w:hAnsi="Arial" w:cs="Arial"/>
          </w:rPr>
          <w:t xml:space="preserve">on </w:t>
        </w:r>
      </w:ins>
      <w:r w:rsidRPr="002B6039">
        <w:rPr>
          <w:rFonts w:ascii="Arial" w:hAnsi="Arial" w:cs="Arial"/>
        </w:rPr>
        <w:t>the learning process</w:t>
      </w:r>
      <w:r w:rsidRPr="002B6039">
        <w:rPr>
          <w:rFonts w:ascii="Arial" w:hAnsi="Arial" w:cs="Arial"/>
        </w:rPr>
        <w:fldChar w:fldCharType="begin" w:fldLock="1"/>
      </w:r>
      <w:r w:rsidRPr="002B6039">
        <w:rPr>
          <w:rFonts w:ascii="Arial" w:hAnsi="Arial" w:cs="Arial"/>
        </w:rPr>
        <w:instrText>ADDIN CSL_CITATION {"citationItems":[{"id":"ITEM-1","itemData":{"DOI":"10.14236/ewic/hci2014.27","abstract":"In collaborative museum learning contexts, it is problematic that groups of museum visitors are not able able to touch, handle, and pass museum artefacts around during collaborative discussions. This can be due to the fragility of the artefacts themselves or due to the people discussing them being in different locations. Interacting with virtual representations of artefacts is a solution to the problem, but digital experiences have typically lacked many of the qualities that are so successful in engaging museum learners with physical artefacts. In this paper, we introduce our theory that hands-on, reality-based interaction using a tablet interface offers a much more engaging way for collaborators to explore and discuss virtual artefacts than the more traditional desktop interface-based experience, and that this increase in engagement will potentially lead to learning outcomes for the collaborators.","author":[{"dropping-particle":"","family":"Neale","given":"Steven","non-dropping-particle":"","parse-names":false,"suffix":""},{"dropping-particle":"","family":"Chinthammit","given":"Winyu","non-dropping-particle":"","parse-names":false,"suffix":""},{"dropping-particle":"","family":"Lueg","given":"Christopher","non-dropping-particle":"","parse-names":false,"suffix":""},{"dropping-particle":"","family":"Nixon","given":"Paddy","non-dropping-particle":"","parse-names":false,"suffix":""}],"container-title":"Proceedings of the 28th International BCS Human Computer Interaction Conference: Sand, Sea and Sky - Holiday HCI, HCI 2014","id":"ITEM-1","issued":{"date-parts":[["2014"]]},"page":"222-227","title":"Facilitating learning through hands-on engagement with virtual museum artefacts","type":"article-journal"},"uris":["http://www.mendeley.com/documents/?uuid=de4267a9-61ee-48f7-bf41-96abdf139c1d"]}],"mendeley":{"formattedCitation":"[15]","plainTextFormattedCitation":"[15]","previouslyFormattedCitation":"[15]"},"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[15]</w:t>
      </w:r>
      <w:r w:rsidRPr="002B6039">
        <w:rPr>
          <w:rFonts w:ascii="Arial" w:hAnsi="Arial" w:cs="Arial"/>
        </w:rPr>
        <w:fldChar w:fldCharType="end"/>
      </w:r>
      <w:r w:rsidRPr="002B6039">
        <w:rPr>
          <w:rFonts w:ascii="Arial" w:hAnsi="Arial" w:cs="Arial"/>
        </w:rPr>
        <w:t>.</w:t>
      </w:r>
    </w:p>
    <w:p w14:paraId="7221E2AA" w14:textId="77777777" w:rsidR="008D09F2" w:rsidRPr="002B6039" w:rsidRDefault="008D09F2" w:rsidP="008D09F2">
      <w:pPr>
        <w:rPr>
          <w:rFonts w:ascii="Arial" w:hAnsi="Arial" w:cs="Arial"/>
        </w:rPr>
      </w:pPr>
    </w:p>
    <w:p w14:paraId="19018F78" w14:textId="77777777" w:rsidR="008D09F2" w:rsidRPr="002B6039" w:rsidRDefault="008D09F2" w:rsidP="008D09F2">
      <w:pPr>
        <w:rPr>
          <w:rFonts w:ascii="Arial" w:hAnsi="Arial" w:cs="Arial"/>
        </w:rPr>
      </w:pPr>
      <w:r w:rsidRPr="002B6039">
        <w:rPr>
          <w:rFonts w:ascii="Arial" w:hAnsi="Arial" w:cs="Arial"/>
        </w:rPr>
        <w:lastRenderedPageBreak/>
        <w:t>Therefore, we propose H1 and H2:</w:t>
      </w:r>
    </w:p>
    <w:p w14:paraId="6BE99DDF" w14:textId="77777777" w:rsidR="008D09F2" w:rsidRPr="002B6039" w:rsidRDefault="008D09F2" w:rsidP="008D09F2">
      <w:pPr>
        <w:pStyle w:val="a3"/>
        <w:ind w:left="360" w:firstLineChars="0" w:firstLine="0"/>
        <w:rPr>
          <w:rFonts w:ascii="Arial" w:hAnsi="Arial" w:cs="Arial"/>
        </w:rPr>
      </w:pPr>
      <w:r w:rsidRPr="002B6039">
        <w:rPr>
          <w:rFonts w:ascii="Arial" w:hAnsi="Arial" w:cs="Arial"/>
        </w:rPr>
        <w:t>H1. Users are more motivated to learn with objects of which grea</w:t>
      </w:r>
      <w:r>
        <w:rPr>
          <w:rFonts w:ascii="Arial" w:hAnsi="Arial" w:cs="Arial"/>
        </w:rPr>
        <w:t xml:space="preserve">ter interactivity is afforded. </w:t>
      </w:r>
    </w:p>
    <w:p w14:paraId="7C5A6573" w14:textId="77777777" w:rsidR="008D09F2" w:rsidRPr="002B6039" w:rsidRDefault="008D09F2" w:rsidP="008D09F2">
      <w:pPr>
        <w:pStyle w:val="a3"/>
        <w:ind w:left="360" w:firstLineChars="0" w:firstLine="0"/>
        <w:rPr>
          <w:rFonts w:ascii="Arial" w:hAnsi="Arial" w:cs="Arial"/>
        </w:rPr>
      </w:pPr>
      <w:r w:rsidRPr="002B6039">
        <w:rPr>
          <w:rFonts w:ascii="Arial" w:hAnsi="Arial" w:cs="Arial"/>
        </w:rPr>
        <w:t>H2. Users are more engaged with objects of which greater interactivity is afforded.</w:t>
      </w:r>
    </w:p>
    <w:p w14:paraId="32F2ED48" w14:textId="77777777" w:rsidR="008D09F2" w:rsidRPr="002B6039" w:rsidRDefault="008D09F2" w:rsidP="008D09F2">
      <w:pPr>
        <w:rPr>
          <w:rFonts w:ascii="Arial" w:hAnsi="Arial" w:cs="Arial"/>
        </w:rPr>
      </w:pPr>
    </w:p>
    <w:p w14:paraId="2C85AA6A" w14:textId="77777777" w:rsidR="008D09F2" w:rsidRPr="00FD79E3" w:rsidRDefault="008D09F2" w:rsidP="008D09F2">
      <w:pPr>
        <w:rPr>
          <w:rFonts w:ascii="Arial" w:hAnsi="Arial" w:cs="Arial"/>
          <w:b/>
          <w:sz w:val="28"/>
          <w:szCs w:val="28"/>
        </w:rPr>
      </w:pPr>
      <w:r w:rsidRPr="00FD79E3">
        <w:rPr>
          <w:rFonts w:ascii="Arial" w:hAnsi="Arial" w:cs="Arial"/>
          <w:b/>
          <w:sz w:val="28"/>
          <w:szCs w:val="28"/>
        </w:rPr>
        <w:t>Learning with Tangible Objects</w:t>
      </w:r>
    </w:p>
    <w:p w14:paraId="1EE77462" w14:textId="77777777" w:rsidR="008D09F2" w:rsidRPr="002B6039" w:rsidRDefault="008D09F2" w:rsidP="008D09F2">
      <w:pPr>
        <w:rPr>
          <w:rFonts w:ascii="Arial" w:hAnsi="Arial" w:cs="Arial"/>
        </w:rPr>
      </w:pPr>
      <w:r w:rsidRPr="002B6039">
        <w:rPr>
          <w:rFonts w:ascii="Arial" w:hAnsi="Arial" w:cs="Arial"/>
        </w:rPr>
        <w:t xml:space="preserve">Interactive tabletop with </w:t>
      </w:r>
      <w:r w:rsidR="00212235">
        <w:rPr>
          <w:rFonts w:ascii="Arial" w:hAnsi="Arial" w:cs="Arial"/>
        </w:rPr>
        <w:t xml:space="preserve">the </w:t>
      </w:r>
      <w:r w:rsidRPr="002B6039">
        <w:rPr>
          <w:rFonts w:ascii="Arial" w:hAnsi="Arial" w:cs="Arial"/>
        </w:rPr>
        <w:t xml:space="preserve">tangible interactive interface has </w:t>
      </w:r>
      <w:r w:rsidR="00212235" w:rsidRPr="002B6039">
        <w:rPr>
          <w:rFonts w:ascii="Arial" w:hAnsi="Arial" w:cs="Arial"/>
        </w:rPr>
        <w:t xml:space="preserve">learning </w:t>
      </w:r>
      <w:r w:rsidRPr="002B6039">
        <w:rPr>
          <w:rFonts w:ascii="Arial" w:hAnsi="Arial" w:cs="Arial"/>
        </w:rPr>
        <w:t>potential. Unlike multi-touch surfaces, large projections,</w:t>
      </w:r>
      <w:r w:rsidR="00E27527">
        <w:rPr>
          <w:rFonts w:ascii="Arial" w:hAnsi="Arial" w:cs="Arial"/>
        </w:rPr>
        <w:t xml:space="preserve"> or individual display devices, the </w:t>
      </w:r>
      <w:r w:rsidRPr="002B6039">
        <w:rPr>
          <w:rFonts w:ascii="Arial" w:hAnsi="Arial" w:cs="Arial"/>
        </w:rPr>
        <w:t xml:space="preserve">tangible interface enables direct, hands-on interaction with physical objects </w:t>
      </w:r>
      <w:r w:rsidRPr="002B6039">
        <w:rPr>
          <w:rFonts w:ascii="Arial" w:hAnsi="Arial" w:cs="Arial"/>
        </w:rPr>
        <w:fldChar w:fldCharType="begin" w:fldLock="1"/>
      </w:r>
      <w:r w:rsidRPr="002B6039">
        <w:rPr>
          <w:rFonts w:ascii="Arial" w:hAnsi="Arial" w:cs="Arial"/>
        </w:rPr>
        <w:instrText>ADDIN CSL_CITATION {"citationItems":[{"id":"ITEM-1","itemData":{"DOI":"10.1145/2677199.2680555","ISBN":"9781450333054","abstract":"We describe a study comparing the behavior of museum visitors at an interactive exhibit that used physical versus virtual objects to explore a large scientific dataset. The exhibit visualized the distribution of phytoplankton in the world's oceans on a multi-touch table. In one version, visitors used physical rings to look at the type and proportion of phytoplankton in different areas of the oceans, and in the other version they used virtual rings. The findings suggest that the physical rings better afforded touching and manipulations, which were prerequisites to further exploration, and attracted more groups, thereby providing opportunities for people to talk and share. However, the comparison did not detect any measurable differences in the thoroughness of visitors' interactions, the questions they asked, or on-topic talk with others at the exhibit. These results should help museum professionals and interaction designers better weigh the costs and benefits of tangible user interfaces.","author":[{"dropping-particle":"","family":"Ma","given":"Joyce","non-dropping-particle":"","parse-names":false,"suffix":""},{"dropping-particle":"","family":"Sindorf","given":"Lisa","non-dropping-particle":"","parse-names":false,"suffix":""},{"dropping-particle":"","family":"Liao","given":"Isaac","non-dropping-particle":"","parse-names":false,"suffix":""},{"dropping-particle":"","family":"Frazier","given":"Jennifer","non-dropping-particle":"","parse-names":false,"suffix":""}],"container-title":"TEI 2015 - Proceedings of the 9th International Conference on Tangible, Embedded, and Embodied Interaction","id":"ITEM-1","issued":{"date-parts":[["2015"]]},"page":"33-40","title":"Using a tangible versus a multi-touch graphical user interface to support data exploration at a museum exhibit","type":"article-journal"},"uris":["http://www.mendeley.com/documents/?uuid=aca60cd4-d6fe-4f4a-bffd-2f617ea789bd"]}],"mendeley":{"formattedCitation":"[6]","plainTextFormattedCitation":"[6]"},"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[6]</w:t>
      </w:r>
      <w:r w:rsidRPr="002B6039">
        <w:rPr>
          <w:rFonts w:ascii="Arial" w:hAnsi="Arial" w:cs="Arial"/>
        </w:rPr>
        <w:fldChar w:fldCharType="end"/>
      </w:r>
      <w:r w:rsidRPr="002B6039">
        <w:rPr>
          <w:rFonts w:ascii="Arial" w:hAnsi="Arial" w:cs="Arial"/>
        </w:rPr>
        <w:t xml:space="preserve">. Using physical objects in </w:t>
      </w:r>
      <w:r w:rsidR="00E27527">
        <w:rPr>
          <w:rFonts w:ascii="Arial" w:hAnsi="Arial" w:cs="Arial"/>
        </w:rPr>
        <w:t xml:space="preserve">the </w:t>
      </w:r>
      <w:r w:rsidRPr="002B6039">
        <w:rPr>
          <w:rFonts w:ascii="Arial" w:hAnsi="Arial" w:cs="Arial"/>
        </w:rPr>
        <w:t>interactive interface can express information and enhance the ability to problem solving. Research</w:t>
      </w:r>
      <w:r w:rsidRPr="002B6039">
        <w:rPr>
          <w:rFonts w:ascii="Arial" w:hAnsi="Arial" w:cs="Arial"/>
        </w:rPr>
        <w:fldChar w:fldCharType="begin" w:fldLock="1"/>
      </w:r>
      <w:r w:rsidRPr="002B6039">
        <w:rPr>
          <w:rFonts w:ascii="Arial" w:hAnsi="Arial" w:cs="Arial"/>
        </w:rPr>
        <w:instrText>ADDIN CSL_CITATION {"citationItems":[{"id":"ITEM-1","itemData":{"DOI":"10.1016/j.sbspro.2012.11.045","ISSN":"13036521","abstract":"Multimedia augmented with tangible objects is an area that has not been explored. Current multimedia systems lack the natural elements that allow young children to learn tangibly and intuitively. In view of this, we propose a research to merge tangible objects with multimedia for preschoolers, and propose to term it as \"tangible multimedia\". To evaluate the feasibility of such multimedia prior to actual research, a prototype named TangiLearn has been developed for a case study. This paper is the report of what we discovered during the study. The study concluded that TangiLearn enhanced the preschoolers' enjoyment and learning performance. © The Turkish Online Journal of Educational Technology.","author":[{"dropping-particle":"","family":"Tsong","given":"Chau Kien","non-dropping-particle":"","parse-names":false,"suffix":""},{"dropping-particle":"","family":"Chong","given":"Toh Seong","non-dropping-particle":"","parse-names":false,"suffix":""},{"dropping-particle":"","family":"Samsudin","given":"Zarina","non-dropping-particle":"","parse-names":false,"suffix":""}],"container-title":"Turkish Online Journal of Educational Technology","id":"ITEM-1","issue":"4","issued":{"date-parts":[["2012"]]},"page":"442-450","title":"Tangible multimedia: A case study for bringing tangibility into multimedia learning","type":"article-journal","volume":"11"},"uris":["http://www.mendeley.com/documents/?uuid=6ba606fc-1925-40c3-a53f-545b1970835d"]}],"mendeley":{"formattedCitation":"[16]","plainTextFormattedCitation":"[16]","previouslyFormattedCitation":"[16]"},"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[16]</w:t>
      </w:r>
      <w:r w:rsidRPr="002B6039">
        <w:rPr>
          <w:rFonts w:ascii="Arial" w:hAnsi="Arial" w:cs="Arial"/>
        </w:rPr>
        <w:fldChar w:fldCharType="end"/>
      </w:r>
      <w:r w:rsidRPr="002B6039">
        <w:rPr>
          <w:rFonts w:ascii="Arial" w:hAnsi="Arial" w:cs="Arial"/>
        </w:rPr>
        <w:t xml:space="preserve"> finds tangible objects in learning have a positive impact </w:t>
      </w:r>
      <w:r w:rsidR="00E27527">
        <w:rPr>
          <w:rFonts w:ascii="Arial" w:hAnsi="Arial" w:cs="Arial"/>
        </w:rPr>
        <w:t xml:space="preserve">on </w:t>
      </w:r>
      <w:r w:rsidRPr="002B6039">
        <w:rPr>
          <w:rFonts w:ascii="Arial" w:hAnsi="Arial" w:cs="Arial"/>
        </w:rPr>
        <w:t xml:space="preserve">learning performance and level of enjoyment. In addition, manipulating a </w:t>
      </w:r>
      <w:ins w:id="106" w:author="Johnny" w:date="2021-08-20T16:37:00Z">
        <w:r w:rsidRPr="002B6039">
          <w:rPr>
            <w:rFonts w:ascii="Arial" w:hAnsi="Arial" w:cs="Arial"/>
          </w:rPr>
          <w:t>physical</w:t>
        </w:r>
      </w:ins>
      <w:r w:rsidRPr="002B6039">
        <w:rPr>
          <w:rFonts w:ascii="Arial" w:hAnsi="Arial" w:cs="Arial"/>
        </w:rPr>
        <w:t xml:space="preserve"> object can give people an intuitive feeling. As users control the tangible object</w:t>
      </w:r>
      <w:ins w:id="107" w:author="Johnny" w:date="2021-08-20T16:38:00Z">
        <w:r w:rsidRPr="002B6039">
          <w:rPr>
            <w:rFonts w:ascii="Arial" w:hAnsi="Arial" w:cs="Arial"/>
          </w:rPr>
          <w:t>,</w:t>
        </w:r>
      </w:ins>
      <w:r w:rsidRPr="002B6039">
        <w:rPr>
          <w:rFonts w:ascii="Arial" w:hAnsi="Arial" w:cs="Arial"/>
        </w:rPr>
        <w:t xml:space="preserve"> the feedback from the virtual object will give them a strong understanding o</w:t>
      </w:r>
      <w:r w:rsidR="00E27527">
        <w:rPr>
          <w:rFonts w:ascii="Arial" w:hAnsi="Arial" w:cs="Arial"/>
        </w:rPr>
        <w:t>f</w:t>
      </w:r>
      <w:r w:rsidRPr="002B6039">
        <w:rPr>
          <w:rFonts w:ascii="Arial" w:hAnsi="Arial" w:cs="Arial"/>
        </w:rPr>
        <w:t xml:space="preserve"> what they act</w:t>
      </w:r>
      <w:r w:rsidRPr="002B6039">
        <w:rPr>
          <w:rFonts w:ascii="Arial" w:hAnsi="Arial" w:cs="Arial"/>
        </w:rPr>
        <w:fldChar w:fldCharType="begin" w:fldLock="1"/>
      </w:r>
      <w:r w:rsidRPr="002B6039">
        <w:rPr>
          <w:rFonts w:ascii="Arial" w:hAnsi="Arial" w:cs="Arial"/>
        </w:rPr>
        <w:instrText>ADDIN CSL_CITATION {"citationItems":[{"id":"ITEM-1","itemData":{"DOI":"10.1016/j.ifacol.2016.10.594","ISSN":"24058963","abstract":"In this paper, we propose a design model for applications with Tangible User Interfaces (TUI). This model aims to support designers in organizing the different elements and their relationships. We then implement the model through the design of a Serious Game for an RFID tabletop that uses tangible objects: this Serious Game simulates microbiological waste sorting in a practical educational setting. In this case study, a scenario is described, highlighting the use of the design model. The conclusions and suggestions for future research are then presented.","author":[{"dropping-particle":"","family":"Havrez","given":"Clémentine","non-dropping-particle":"","parse-names":false,"suffix":""},{"dropping-particle":"","family":"Lepreux","given":"Sophie","non-dropping-particle":"","parse-names":false,"suffix":""},{"dropping-particle":"","family":"Lebrun","given":"Yoann","non-dropping-particle":"","parse-names":false,"suffix":""},{"dropping-particle":"","family":"Haudegond","given":"Sylvain","non-dropping-particle":"","parse-names":false,"suffix":""},{"dropping-particle":"","family":"Ethuin","given":"Pierrette","non-dropping-particle":"","parse-names":false,"suffix":""},{"dropping-particle":"","family":"Kolski","given":"Christophe","non-dropping-particle":"","parse-names":false,"suffix":""}],"container-title":"IFAC-PapersOnLine","id":"ITEM-1","issue":"19","issued":{"date-parts":[["2016"]]},"page":"373-378","publisher":"Elsevier B.V.","title":"A Design Model for Tangible Interaction: Case Study in Waste Sorting","type":"article-journal","volume":"49"},"uris":["http://www.mendeley.com/documents/?uuid=00bad308-b71a-47a0-adb5-7cd454257459"]}],"mendeley":{"formattedCitation":"[17]","plainTextFormattedCitation":"[17]","previouslyFormattedCitation":"[17]"},"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[17]</w:t>
      </w:r>
      <w:r w:rsidRPr="002B6039">
        <w:rPr>
          <w:rFonts w:ascii="Arial" w:hAnsi="Arial" w:cs="Arial"/>
        </w:rPr>
        <w:fldChar w:fldCharType="end"/>
      </w:r>
      <w:r w:rsidRPr="002B6039">
        <w:rPr>
          <w:rFonts w:ascii="Arial" w:hAnsi="Arial" w:cs="Arial"/>
        </w:rPr>
        <w:t xml:space="preserve">. Li </w:t>
      </w:r>
      <w:ins w:id="108" w:author="Johnny" w:date="2021-08-20T16:39:00Z">
        <w:r w:rsidRPr="002B6039">
          <w:rPr>
            <w:rFonts w:ascii="Arial" w:hAnsi="Arial" w:cs="Arial"/>
          </w:rPr>
          <w:t xml:space="preserve">studied </w:t>
        </w:r>
      </w:ins>
      <w:r w:rsidRPr="002B6039">
        <w:rPr>
          <w:rFonts w:ascii="Arial" w:hAnsi="Arial" w:cs="Arial"/>
        </w:rPr>
        <w:t xml:space="preserve">multiuser interaction with AR and VR in cultural heritage. The research creates a physical AR cube to let </w:t>
      </w:r>
      <w:r w:rsidR="00E27527">
        <w:rPr>
          <w:rFonts w:ascii="Arial" w:hAnsi="Arial" w:cs="Arial"/>
        </w:rPr>
        <w:t xml:space="preserve">the </w:t>
      </w:r>
      <w:r w:rsidRPr="002B6039">
        <w:rPr>
          <w:rFonts w:ascii="Arial" w:hAnsi="Arial" w:cs="Arial"/>
        </w:rPr>
        <w:t xml:space="preserve">user control. </w:t>
      </w:r>
      <w:ins w:id="109" w:author="Johnny" w:date="2021-08-20T16:40:00Z">
        <w:r w:rsidRPr="002B6039">
          <w:rPr>
            <w:rFonts w:ascii="Arial" w:hAnsi="Arial" w:cs="Arial"/>
          </w:rPr>
          <w:t>U</w:t>
        </w:r>
      </w:ins>
      <w:r w:rsidRPr="002B6039">
        <w:rPr>
          <w:rFonts w:ascii="Arial" w:hAnsi="Arial" w:cs="Arial"/>
        </w:rPr>
        <w:t>sers report</w:t>
      </w:r>
      <w:ins w:id="110" w:author="Johnny" w:date="2021-08-20T16:40:00Z">
        <w:r w:rsidRPr="002B6039">
          <w:rPr>
            <w:rFonts w:ascii="Arial" w:hAnsi="Arial" w:cs="Arial"/>
          </w:rPr>
          <w:t>ed</w:t>
        </w:r>
      </w:ins>
      <w:r w:rsidRPr="002B6039">
        <w:rPr>
          <w:rFonts w:ascii="Arial" w:hAnsi="Arial" w:cs="Arial"/>
        </w:rPr>
        <w:t xml:space="preserve"> that holding the cube with digital art</w:t>
      </w:r>
      <w:r w:rsidR="00E27527">
        <w:rPr>
          <w:rFonts w:ascii="Arial" w:hAnsi="Arial" w:cs="Arial"/>
        </w:rPr>
        <w:t>i</w:t>
      </w:r>
      <w:r w:rsidRPr="002B6039">
        <w:rPr>
          <w:rFonts w:ascii="Arial" w:hAnsi="Arial" w:cs="Arial"/>
        </w:rPr>
        <w:t>facts is comparable to holding the objects in hand</w:t>
      </w:r>
      <w:r w:rsidRPr="002B6039">
        <w:rPr>
          <w:rFonts w:ascii="Arial" w:hAnsi="Arial" w:cs="Arial"/>
        </w:rPr>
        <w:fldChar w:fldCharType="begin" w:fldLock="1"/>
      </w:r>
      <w:r w:rsidRPr="002B6039">
        <w:rPr>
          <w:rFonts w:ascii="Arial" w:hAnsi="Arial" w:cs="Arial"/>
        </w:rPr>
        <w:instrText>ADDIN CSL_CITATION {"citationItems":[{"id":"ITEM-1","itemData":{"DOI":"10.1109/DigitalHeritage.2018.8810126","ISBN":"9781728102924","abstract":"This research investigates the factors and ways in which users initiate conversations and engage in interactions in a hybrid virtual environment using a combination of Virtual Reality (VR) and Augmented Reality (AR) devices. The research was done in the 'spirit of the ancient Silk Road' where trade brought in exchange of ideas, cultural influence and cross-border communications. The notion of a 21st century Silk Road is necessarily digital, over the Internet and based around 3D cultural heritage objects. Digi-Capital's Report forecasts the revenue of AR and VR to be US 150b by 2020. We projected that VR and AR will become pervasive, much like the Social Web and the universal ubiquity of mobile devices such as smartphones and wearables. Here, we conducted a user study exploring users' acceptance of the use of hybrid VR and AR for cultural heritage, and investigated the social nature of multiple co-located user interaction. We adapted the UTAUT questionnaire in our experiment and found that social influence has positive effects on performance expectancy and effort expectancy, which generate positive effects on user behavioural intention. This study pioneers the future design and use of hybrid VR and AR technology in cultural heritage specifically, and in other application areas generally by highlighting the significant role that social influence plays in enhancing users' behavioural intention facilitated by different immersive devices.","author":[{"dropping-particle":"","family":"Li","given":"Yue","non-dropping-particle":"","parse-names":false,"suffix":""},{"dropping-particle":"","family":"Ch'Ng","given":"Eugene","non-dropping-particle":"","parse-names":false,"suffix":""},{"dropping-particle":"","family":"Cai","given":"Shengdan","non-dropping-particle":"","parse-names":false,"suffix":""},{"dropping-particle":"","family":"See","given":"Simon","non-dropping-particle":"","parse-names":false,"suffix":""}],"container-title":"Proceedings of the 2018 3rd Digital Heritage International Congress, Digital Heritage 2018 - Held jointly with the 2018 24th International Conference on Virtual Systems and Multimedia, VSMM 2018","id":"ITEM-1","issued":{"date-parts":[["2018"]]},"title":"Multiuser Interaction with Hybrid VR and AR for Cultural Heritage Objects","type":"article-journal"},"uris":["http://www.mendeley.com/documents/?uuid=d664a16c-eda6-4247-b98d-ce9e3b0f0aeb"]}],"mendeley":{"formattedCitation":"[10]","plainTextFormattedCitation":"[10]","previouslyFormattedCitation":"[10]"},"properties":{"noteIndex":0},"schema":"https://github.com/citation-style-language/schema/raw/master/csl-citation.json"}</w:instrText>
      </w:r>
      <w:r w:rsidRPr="002B6039">
        <w:rPr>
          <w:rFonts w:ascii="Arial" w:hAnsi="Arial" w:cs="Arial"/>
        </w:rPr>
        <w:fldChar w:fldCharType="separate"/>
      </w:r>
      <w:r w:rsidRPr="002B6039">
        <w:rPr>
          <w:rFonts w:ascii="Arial" w:hAnsi="Arial" w:cs="Arial"/>
        </w:rPr>
        <w:t>[10]</w:t>
      </w:r>
      <w:r w:rsidRPr="002B6039">
        <w:rPr>
          <w:rFonts w:ascii="Arial" w:hAnsi="Arial" w:cs="Arial"/>
        </w:rPr>
        <w:fldChar w:fldCharType="end"/>
      </w:r>
      <w:r w:rsidRPr="002B6039">
        <w:rPr>
          <w:rFonts w:ascii="Arial" w:hAnsi="Arial" w:cs="Arial"/>
        </w:rPr>
        <w:t xml:space="preserve">. </w:t>
      </w:r>
      <w:bookmarkStart w:id="111" w:name="_Hlk81059729"/>
      <w:r w:rsidRPr="00FA32FA">
        <w:rPr>
          <w:rFonts w:ascii="Arial" w:hAnsi="Arial" w:cs="Arial"/>
        </w:rPr>
        <w:t>When equipping tangible objects to the interactive interface, the feedback obtained by the user through manipulating the tangible object can give users intensive feelings as if they are controlling the real cultural heritage.</w:t>
      </w:r>
      <w:bookmarkEnd w:id="111"/>
      <w:r w:rsidRPr="002B6039">
        <w:rPr>
          <w:rFonts w:ascii="Arial" w:hAnsi="Arial" w:cs="Arial"/>
        </w:rPr>
        <w:t xml:space="preserve"> </w:t>
      </w:r>
    </w:p>
    <w:p w14:paraId="30689F35" w14:textId="77777777" w:rsidR="008D09F2" w:rsidRPr="002B6039" w:rsidRDefault="008D09F2" w:rsidP="008D09F2">
      <w:pPr>
        <w:rPr>
          <w:rFonts w:ascii="Arial" w:hAnsi="Arial" w:cs="Arial"/>
        </w:rPr>
      </w:pPr>
      <w:r w:rsidRPr="002B6039">
        <w:rPr>
          <w:rFonts w:ascii="Arial" w:hAnsi="Arial" w:cs="Arial"/>
        </w:rPr>
        <w:t xml:space="preserve">Therefore, we come up with the hypothesis: </w:t>
      </w:r>
    </w:p>
    <w:p w14:paraId="38B0724C" w14:textId="77777777" w:rsidR="008D09F2" w:rsidRPr="002B6039" w:rsidRDefault="008D09F2" w:rsidP="008D09F2">
      <w:pPr>
        <w:pStyle w:val="a3"/>
        <w:ind w:left="360" w:firstLineChars="0" w:firstLine="0"/>
        <w:rPr>
          <w:rFonts w:ascii="Arial" w:hAnsi="Arial" w:cs="Arial"/>
        </w:rPr>
      </w:pPr>
      <w:r w:rsidRPr="002B6039">
        <w:rPr>
          <w:rFonts w:ascii="Arial" w:hAnsi="Arial" w:cs="Arial"/>
        </w:rPr>
        <w:t xml:space="preserve">H3. Users </w:t>
      </w:r>
      <w:ins w:id="112" w:author="Johnny" w:date="2021-08-20T16:36:00Z">
        <w:r w:rsidRPr="002B6039">
          <w:rPr>
            <w:rFonts w:ascii="Arial" w:hAnsi="Arial" w:cs="Arial"/>
          </w:rPr>
          <w:t xml:space="preserve">can </w:t>
        </w:r>
      </w:ins>
      <w:r w:rsidRPr="002B6039">
        <w:rPr>
          <w:rFonts w:ascii="Arial" w:hAnsi="Arial" w:cs="Arial"/>
        </w:rPr>
        <w:t xml:space="preserve">achieve </w:t>
      </w:r>
      <w:ins w:id="113" w:author="Johnny" w:date="2021-08-20T16:36:00Z">
        <w:r w:rsidRPr="002B6039">
          <w:rPr>
            <w:rFonts w:ascii="Arial" w:hAnsi="Arial" w:cs="Arial"/>
          </w:rPr>
          <w:t xml:space="preserve">better </w:t>
        </w:r>
      </w:ins>
      <w:r w:rsidRPr="002B6039">
        <w:rPr>
          <w:rFonts w:ascii="Arial" w:hAnsi="Arial" w:cs="Arial"/>
        </w:rPr>
        <w:t>learning outcomes when tangible interactions are afforded.</w:t>
      </w:r>
    </w:p>
    <w:p w14:paraId="641D905E" w14:textId="77777777" w:rsidR="008D09F2" w:rsidRPr="002B6039" w:rsidRDefault="008D09F2" w:rsidP="008D09F2">
      <w:pPr>
        <w:rPr>
          <w:rFonts w:ascii="Arial" w:hAnsi="Arial" w:cs="Arial"/>
        </w:rPr>
      </w:pPr>
    </w:p>
    <w:p w14:paraId="5D386048" w14:textId="77777777" w:rsidR="008D09F2" w:rsidRPr="00FD79E3" w:rsidRDefault="008D09F2" w:rsidP="008D09F2">
      <w:pPr>
        <w:rPr>
          <w:rFonts w:asciiTheme="minorEastAsia" w:hAnsiTheme="minorEastAsia" w:cs="Arial"/>
          <w:b/>
          <w:sz w:val="28"/>
          <w:szCs w:val="28"/>
        </w:rPr>
      </w:pPr>
      <w:r w:rsidRPr="00FD79E3">
        <w:rPr>
          <w:rFonts w:asciiTheme="minorEastAsia" w:hAnsiTheme="minorEastAsia" w:cs="Arial"/>
          <w:b/>
          <w:sz w:val="28"/>
          <w:szCs w:val="28"/>
        </w:rPr>
        <w:t>Museum Experience and Hybrid Gifting</w:t>
      </w:r>
    </w:p>
    <w:p w14:paraId="56D286D7" w14:textId="77777777" w:rsidR="008D09F2" w:rsidRPr="002B6039" w:rsidRDefault="008D09F2" w:rsidP="008D09F2">
      <w:pPr>
        <w:rPr>
          <w:rFonts w:ascii="Arial" w:hAnsi="Arial" w:cs="Arial"/>
        </w:rPr>
      </w:pPr>
      <w:r w:rsidRPr="002B6039">
        <w:rPr>
          <w:rFonts w:ascii="Arial" w:hAnsi="Arial" w:cs="Arial"/>
        </w:rPr>
        <w:t>Many researchers are exploring what factors can improve the museum experience of visitors. Benford explains the concept of trajectories and demonstrates the relevance of trajectories and user experiences</w:t>
      </w:r>
      <w:r w:rsidRPr="002B6039">
        <w:rPr>
          <w:rFonts w:ascii="Arial" w:hAnsi="Arial" w:cs="Arial"/>
        </w:rPr>
        <w:fldChar w:fldCharType="begin" w:fldLock="1"/>
      </w:r>
      <w:r w:rsidRPr="002B6039">
        <w:rPr>
          <w:rFonts w:ascii="Arial" w:hAnsi="Arial" w:cs="Arial"/>
        </w:rPr>
        <w:instrText>ADDIN CSL_CITATION {"citationItems":[{"id":"ITEM-1","itemData":{"DOI":"10.1145/1518701.1518812","ISBN":"9781605582474","abstract":"The idea of interactional trajectories through interfaces has emerged as a sensitizing concept from recent studies of tangible interfaces and interaction in museums and galleries. We put this concept to work as a lens to reflect on published studies of complex user experiences that extend over space and time and involve multiple roles and interfaces. We develop a conceptual framework in which trajectories explain these user experiences as journeys through hybrid structures, punctuated by transitions, and in which interactivity and collaboration are orchestrated. Our framework is intended to sensitize future studies, help distill craft knowledge into design guidelines and patterns, identify technology requirements, and provide a boundary object to connect HCI with Performance Studies. Copyright 2009 ACM.","author":[{"dropping-particle":"","family":"Benford","given":"Steve","non-dropping-particle":"","parse-names":false,"suffix":""},{"dropping-particle":"","family":"Giannachi","given":"Gabriella","non-dropping-particle":"","parse-names":false,"suffix":""},{"dropping-particle":"","family":"Koleva","given":"Boriana","non-dropping-particle":"","parse-names":false,"suffix":""},{"dropping-particle":"","family":"Rodden","given":"Tom","non-dropping-particle":"","parse-names":false,"suffix":""}],"container-title":"Conference on Human Factors in Computing Systems - Proceedings","id":"ITEM-1","issued":{"date-parts":[["2009"]]},"page":"709-718","title":"From interaction to trajectories: Designing coherent journeys through user experiences","type":"article-journal"},"uris":["http://www.mendeley.com/documents/?uuid=8d707a51-086e-454c-b2c2-d258e6fc290e"]}],"mendeley":{"formattedCitation":"[19]","plainTextFormattedCitation":"[19]","previouslyFormattedCitation":"[19]"},"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[19]</w:t>
      </w:r>
      <w:r w:rsidRPr="002B6039">
        <w:rPr>
          <w:rFonts w:ascii="Arial" w:hAnsi="Arial" w:cs="Arial"/>
        </w:rPr>
        <w:fldChar w:fldCharType="end"/>
      </w:r>
      <w:r w:rsidRPr="002B6039">
        <w:rPr>
          <w:rFonts w:ascii="Arial" w:hAnsi="Arial" w:cs="Arial"/>
        </w:rPr>
        <w:t>. The trajectories can be defined as participants’ journey</w:t>
      </w:r>
      <w:r w:rsidR="00E27527">
        <w:rPr>
          <w:rFonts w:ascii="Arial" w:hAnsi="Arial" w:cs="Arial"/>
        </w:rPr>
        <w:t>s</w:t>
      </w:r>
      <w:r w:rsidRPr="002B6039">
        <w:rPr>
          <w:rFonts w:ascii="Arial" w:hAnsi="Arial" w:cs="Arial"/>
        </w:rPr>
        <w:t>. The journey has elements like places, times, roles and interfaces. Through analyzing trajectories, researchers will have a better understanding of each visitor’s preference and sense of experience.</w:t>
      </w:r>
    </w:p>
    <w:p w14:paraId="658BDA64" w14:textId="77777777" w:rsidR="008D09F2" w:rsidRPr="002B6039" w:rsidRDefault="008D09F2" w:rsidP="008D09F2">
      <w:pPr>
        <w:rPr>
          <w:ins w:id="114" w:author="Johnny" w:date="2021-08-20T16:46:00Z"/>
          <w:rFonts w:ascii="Arial" w:hAnsi="Arial" w:cs="Arial"/>
        </w:rPr>
      </w:pPr>
      <w:r w:rsidRPr="002B6039">
        <w:rPr>
          <w:rFonts w:ascii="Arial" w:hAnsi="Arial" w:cs="Arial"/>
        </w:rPr>
        <w:t xml:space="preserve">Elegant souvenirs or gifts will increase tourists' favor of the museum to a certain extent. People regard gifts as the carrier of one experience. Gifting is also a way of sharing and building </w:t>
      </w:r>
      <w:r w:rsidR="00E27527">
        <w:rPr>
          <w:rFonts w:ascii="Arial" w:hAnsi="Arial" w:cs="Arial"/>
        </w:rPr>
        <w:t xml:space="preserve">the </w:t>
      </w:r>
      <w:r w:rsidRPr="002B6039">
        <w:rPr>
          <w:rFonts w:ascii="Arial" w:hAnsi="Arial" w:cs="Arial"/>
        </w:rPr>
        <w:t xml:space="preserve">relationship. When talking about the museum, gifting </w:t>
      </w:r>
      <w:r w:rsidR="00E27527">
        <w:rPr>
          <w:rFonts w:ascii="Arial" w:hAnsi="Arial" w:cs="Arial"/>
        </w:rPr>
        <w:t>can</w:t>
      </w:r>
      <w:r w:rsidRPr="002B6039">
        <w:rPr>
          <w:rFonts w:ascii="Arial" w:hAnsi="Arial" w:cs="Arial"/>
        </w:rPr>
        <w:t xml:space="preserve"> spread culture and raise popularity. The idea of combing digital and physical materials into gifts increases the possibilities and flexibility of sending gifts and enriches the experience of digital gifts as well </w:t>
      </w:r>
      <w:r w:rsidRPr="002B6039">
        <w:rPr>
          <w:rFonts w:ascii="Arial" w:hAnsi="Arial" w:cs="Arial"/>
        </w:rPr>
        <w:fldChar w:fldCharType="begin" w:fldLock="1"/>
      </w:r>
      <w:r w:rsidRPr="002B6039">
        <w:rPr>
          <w:rFonts w:ascii="Arial" w:hAnsi="Arial" w:cs="Arial"/>
        </w:rPr>
        <w:instrText>ADDIN CSL_CITATION {"citationItems":[{"id":"ITEM-1","itemData":{"DOI":"10.1145/3398193","ISSN":"15577325","abstract":"Hybrid gifting combines physical artefacts and experiences with digital interactivity to generate new kinds of gifts. Our review details how gifting is a complex social phenomenon and how digital gifting is less engaging than physical gifting for both givers and receivers. Employing a Research Through Design approach, we developed a portfolio of four hybrid gifting experiences: an augmented advent calendar; edible music tracks; personalized museum tours; and a narrated city walk. Our reflection addresses three concepts: hybrid wrapping where physical gifts become wrapped in digital media and vice versa; the importance of effortful interactions that are visible and pleasurable; and the need to consider social obligation, including opportunities for acknowledgement and reciprocation, dealing with embarrassment, and recognizing the distinction between giving and sharing. Our concepts provide guidance to practitioners who wish to design future gifting experiences while helping HCI researchers engage with the concept of gifting in a nuanced way.","author":[{"dropping-particle":"","family":"Koleva","given":"Boriana","non-dropping-particle":"","parse-names":false,"suffix":""},{"dropping-particle":"","family":"Spence","given":"Jocelyn","non-dropping-particle":"","parse-names":false,"suffix":""},{"dropping-particle":"","family":"Benford","given":"Steve","non-dropping-particle":"","parse-names":false,"suffix":""},{"dropping-particle":"","family":"Kwon","given":"Hyosun","non-dropping-particle":"","parse-names":false,"suffix":""},{"dropping-particle":"","family":"Schnädelbach","given":"Holger","non-dropping-particle":"","parse-names":false,"suffix":""},{"dropping-particle":"","family":"Thorn","given":"Emily","non-dropping-particle":"","parse-names":false,"suffix":""},{"dropping-particle":"","family":"Preston","given":"William","non-dropping-particle":"","parse-names":false,"suffix":""},{"dropping-particle":"","family":"Hazzard","given":"Adrian","non-dropping-particle":"","parse-names":false,"suffix":""},{"dropping-particle":"","family":"Greenhalgh","given":"Chris","non-dropping-particle":"","parse-names":false,"suffix":""},{"dropping-particle":"","family":"Adams","given":"Matt","non-dropping-particle":"","parse-names":false,"suffix":""},{"dropping-particle":"","family":"Farr","given":"Ju Row","non-dropping-particle":"","parse-names":false,"suffix":""},{"dropping-particle":"","family":"Tandavanitj","given":"Nick","non-dropping-particle":"","parse-names":false,"suffix":""},{"dropping-particle":"","family":"Angus","given":"Alice","non-dropping-particle":"","parse-names":false,"suffix":""},{"dropping-particle":"","family":"Lane","given":"Giles","non-dropping-particle":"","parse-names":false,"suffix":""}],"container-title":"ACM Transactions on Computer-Human Interaction","id":"ITEM-1","issue":"5","issued":{"date-parts":[["2020"]]},"title":"Designing Hybrid Gifts","type":"article-journal","volume":"27"},"uris":["http://www.mendeley.com/documents/?uuid=37809108-c5a2-42c8-9efa-eff585fa03be"]}],"mendeley":{"formattedCitation":"[20]","plainTextFormattedCitation":"[20]","previouslyFormattedCitation":"[20]"},"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[20]</w:t>
      </w:r>
      <w:r w:rsidRPr="002B6039">
        <w:rPr>
          <w:rFonts w:ascii="Arial" w:hAnsi="Arial" w:cs="Arial"/>
        </w:rPr>
        <w:fldChar w:fldCharType="end"/>
      </w:r>
      <w:r w:rsidRPr="002B6039">
        <w:rPr>
          <w:rFonts w:ascii="Arial" w:hAnsi="Arial" w:cs="Arial"/>
        </w:rPr>
        <w:t>. One type of hybrid gift can be implemented by overlaying digital layers on physical art</w:t>
      </w:r>
      <w:r w:rsidR="00E27527">
        <w:rPr>
          <w:rFonts w:ascii="Arial" w:hAnsi="Arial" w:cs="Arial"/>
        </w:rPr>
        <w:t>i</w:t>
      </w:r>
      <w:r w:rsidRPr="002B6039">
        <w:rPr>
          <w:rFonts w:ascii="Arial" w:hAnsi="Arial" w:cs="Arial"/>
        </w:rPr>
        <w:t>facts or settings</w:t>
      </w:r>
      <w:r w:rsidRPr="002B6039">
        <w:rPr>
          <w:rFonts w:ascii="Arial" w:hAnsi="Arial" w:cs="Arial"/>
        </w:rPr>
        <w:fldChar w:fldCharType="begin" w:fldLock="1"/>
      </w:r>
      <w:r w:rsidRPr="002B6039">
        <w:rPr>
          <w:rFonts w:ascii="Arial" w:hAnsi="Arial" w:cs="Arial"/>
        </w:rPr>
        <w:instrText>ADDIN CSL_CITATION {"citationItems":[{"id":"ITEM-1","itemData":{"DOI":"10.1145/3398193","ISSN":"15577325","abstract":"Hybrid gifting combines physical artefacts and experiences with digital interactivity to generate new kinds of gifts. Our review details how gifting is a complex social phenomenon and how digital gifting is less engaging than physical gifting for both givers and receivers. Employing a Research Through Design approach, we developed a portfolio of four hybrid gifting experiences: an augmented advent calendar; edible music tracks; personalized museum tours; and a narrated city walk. Our reflection addresses three concepts: hybrid wrapping where physical gifts become wrapped in digital media and vice versa; the importance of effortful interactions that are visible and pleasurable; and the need to consider social obligation, including opportunities for acknowledgement and reciprocation, dealing with embarrassment, and recognizing the distinction between giving and sharing. Our concepts provide guidance to practitioners who wish to design future gifting experiences while helping HCI researchers engage with the concept of gifting in a nuanced way.","author":[{"dropping-particle":"","family":"Koleva","given":"Boriana","non-dropping-particle":"","parse-names":false,"suffix":""},{"dropping-particle":"","family":"Spence","given":"Jocelyn","non-dropping-particle":"","parse-names":false,"suffix":""},{"dropping-particle":"","family":"Benford","given":"Steve","non-dropping-particle":"","parse-names":false,"suffix":""},{"dropping-particle":"","family":"Kwon","given":"Hyosun","non-dropping-particle":"","parse-names":false,"suffix":""},{"dropping-particle":"","family":"Schnädelbach","given":"Holger","non-dropping-particle":"","parse-names":false,"suffix":""},{"dropping-particle":"","family":"Thorn","given":"Emily","non-dropping-particle":"","parse-names":false,"suffix":""},{"dropping-particle":"","family":"Preston","given":"William","non-dropping-particle":"","parse-names":false,"suffix":""},{"dropping-particle":"","family":"Hazzard","given":"Adrian","non-dropping-particle":"","parse-names":false,"suffix":""},{"dropping-particle":"","family":"Greenhalgh","given":"Chris","non-dropping-particle":"","parse-names":false,"suffix":""},{"dropping-particle":"","family":"Adams","given":"Matt","non-dropping-particle":"","parse-names":false,"suffix":""},{"dropping-particle":"","family":"Farr","given":"Ju Row","non-dropping-particle":"","parse-names":false,"suffix":""},{"dropping-particle":"","family":"Tandavanitj","given":"Nick","non-dropping-particle":"","parse-names":false,"suffix":""},{"dropping-particle":"","family":"Angus","given":"Alice","non-dropping-particle":"","parse-names":false,"suffix":""},{"dropping-particle":"","family":"Lane","given":"Giles","non-dropping-particle":"","parse-names":false,"suffix":""}],"container-title":"ACM Transactions on Computer-Human Interaction","id":"ITEM-1","issue":"5","issued":{"date-parts":[["2020"]]},"title":"Designing Hybrid Gifts","type":"article-journal","volume":"27"},"uris":["http://www.mendeley.com/documents/?uuid=37809108-c5a2-42c8-9efa-eff585fa03be"]}],"mendeley":{"formattedCitation":"[20]","plainTextFormattedCitation":"[20]","previouslyFormattedCitation":"[20]"},"properties":{"noteIndex":0},"schema":"https://github.com/citation-style-language/schema/raw/master/csl-citation.json"}</w:instrText>
      </w:r>
      <w:r w:rsidRPr="002B6039">
        <w:rPr>
          <w:rFonts w:ascii="Arial" w:hAnsi="Arial" w:cs="Arial"/>
        </w:rPr>
        <w:fldChar w:fldCharType="separate"/>
      </w:r>
      <w:r w:rsidRPr="002B6039">
        <w:rPr>
          <w:rFonts w:ascii="Arial" w:hAnsi="Arial" w:cs="Arial"/>
          <w:noProof/>
        </w:rPr>
        <w:t>[20]</w:t>
      </w:r>
      <w:r w:rsidRPr="002B6039">
        <w:rPr>
          <w:rFonts w:ascii="Arial" w:hAnsi="Arial" w:cs="Arial"/>
        </w:rPr>
        <w:fldChar w:fldCharType="end"/>
      </w:r>
      <w:r w:rsidRPr="002B6039">
        <w:rPr>
          <w:rFonts w:ascii="Arial" w:hAnsi="Arial" w:cs="Arial"/>
        </w:rPr>
        <w:t xml:space="preserve">. This can give </w:t>
      </w:r>
      <w:r w:rsidR="00E27527">
        <w:rPr>
          <w:rFonts w:ascii="Arial" w:hAnsi="Arial" w:cs="Arial"/>
        </w:rPr>
        <w:t xml:space="preserve">the </w:t>
      </w:r>
      <w:r w:rsidRPr="002B6039">
        <w:rPr>
          <w:rFonts w:ascii="Arial" w:hAnsi="Arial" w:cs="Arial"/>
        </w:rPr>
        <w:t xml:space="preserve">consumer a digital experience </w:t>
      </w:r>
      <w:r w:rsidR="00E27527">
        <w:rPr>
          <w:rFonts w:ascii="Arial" w:hAnsi="Arial" w:cs="Arial"/>
        </w:rPr>
        <w:t>based on</w:t>
      </w:r>
      <w:r w:rsidRPr="002B6039">
        <w:rPr>
          <w:rFonts w:ascii="Arial" w:hAnsi="Arial" w:cs="Arial"/>
        </w:rPr>
        <w:t xml:space="preserve"> physical object</w:t>
      </w:r>
      <w:r w:rsidR="00E27527">
        <w:rPr>
          <w:rFonts w:ascii="Arial" w:hAnsi="Arial" w:cs="Arial"/>
        </w:rPr>
        <w:t>s</w:t>
      </w:r>
      <w:r w:rsidRPr="002B6039">
        <w:rPr>
          <w:rFonts w:ascii="Arial" w:hAnsi="Arial" w:cs="Arial"/>
        </w:rPr>
        <w:t>. The design of hybrid gift</w:t>
      </w:r>
      <w:r w:rsidR="00E27527">
        <w:rPr>
          <w:rFonts w:ascii="Arial" w:hAnsi="Arial" w:cs="Arial"/>
        </w:rPr>
        <w:t>s</w:t>
      </w:r>
      <w:r w:rsidRPr="002B6039">
        <w:rPr>
          <w:rFonts w:ascii="Arial" w:hAnsi="Arial" w:cs="Arial"/>
        </w:rPr>
        <w:t xml:space="preserve"> varies a lot. It is interesting to investigate what kind of gifts users prefer to buy as souvenirs.</w:t>
      </w:r>
    </w:p>
    <w:p w14:paraId="41462AEF" w14:textId="77777777" w:rsidR="002B6039" w:rsidRPr="002B6039" w:rsidRDefault="002B6039">
      <w:pPr>
        <w:widowControl/>
        <w:jc w:val="left"/>
        <w:rPr>
          <w:rFonts w:ascii="Arial" w:hAnsi="Arial" w:cs="Arial"/>
          <w:b/>
          <w:sz w:val="28"/>
        </w:rPr>
      </w:pPr>
      <w:r w:rsidRPr="002B6039">
        <w:rPr>
          <w:rFonts w:ascii="Arial" w:hAnsi="Arial" w:cs="Arial"/>
          <w:b/>
          <w:sz w:val="28"/>
        </w:rPr>
        <w:br w:type="page"/>
      </w:r>
    </w:p>
    <w:p w14:paraId="3BE9EF49" w14:textId="77777777" w:rsidR="00354832" w:rsidRDefault="00F50B9C">
      <w:pPr>
        <w:widowControl/>
        <w:jc w:val="left"/>
        <w:rPr>
          <w:b/>
          <w:sz w:val="28"/>
        </w:rPr>
      </w:pPr>
      <w:r w:rsidRPr="00F50B9C">
        <w:rPr>
          <w:b/>
          <w:sz w:val="28"/>
        </w:rPr>
        <w:lastRenderedPageBreak/>
        <w:t>I</w:t>
      </w:r>
      <w:r w:rsidR="00354832">
        <w:rPr>
          <w:b/>
          <w:sz w:val="28"/>
        </w:rPr>
        <w:t>mplemented Design</w:t>
      </w:r>
    </w:p>
    <w:bookmarkEnd w:id="0"/>
    <w:bookmarkEnd w:id="1"/>
    <w:p w14:paraId="188DA2E8" w14:textId="77777777" w:rsidR="00C6052E" w:rsidRPr="00C6052E" w:rsidRDefault="00354832">
      <w:pPr>
        <w:widowControl/>
        <w:jc w:val="left"/>
        <w:rPr>
          <w:rStyle w:val="src"/>
          <w:rFonts w:ascii="Arial" w:hAnsi="Arial" w:cs="Arial"/>
          <w:color w:val="333333"/>
          <w:sz w:val="20"/>
          <w:szCs w:val="20"/>
        </w:rPr>
      </w:pPr>
      <w:r w:rsidRPr="009E75C4">
        <w:rPr>
          <w:rStyle w:val="src"/>
          <w:rFonts w:ascii="Arial" w:hAnsi="Arial" w:cs="Arial"/>
          <w:color w:val="333333"/>
          <w:szCs w:val="20"/>
        </w:rPr>
        <w:t>We implemented three different condition</w:t>
      </w:r>
      <w:r w:rsidR="00E27527">
        <w:rPr>
          <w:rStyle w:val="src"/>
          <w:rFonts w:ascii="Arial" w:hAnsi="Arial" w:cs="Arial"/>
          <w:color w:val="333333"/>
          <w:szCs w:val="20"/>
        </w:rPr>
        <w:t>s</w:t>
      </w:r>
      <w:r w:rsidRPr="009E75C4">
        <w:rPr>
          <w:rStyle w:val="src"/>
          <w:rFonts w:ascii="Arial" w:hAnsi="Arial" w:cs="Arial"/>
          <w:color w:val="333333"/>
          <w:szCs w:val="20"/>
        </w:rPr>
        <w:t xml:space="preserve"> in our </w:t>
      </w:r>
      <w:r w:rsidR="004859B1">
        <w:rPr>
          <w:rStyle w:val="src"/>
          <w:rFonts w:ascii="Arial" w:hAnsi="Arial" w:cs="Arial"/>
          <w:color w:val="333333"/>
          <w:szCs w:val="20"/>
        </w:rPr>
        <w:t xml:space="preserve">comparative user study: Leaflet </w:t>
      </w:r>
      <w:r w:rsidRPr="009E75C4">
        <w:rPr>
          <w:rStyle w:val="src"/>
          <w:rFonts w:ascii="Arial" w:hAnsi="Arial" w:cs="Arial"/>
          <w:color w:val="333333"/>
          <w:szCs w:val="20"/>
        </w:rPr>
        <w:t xml:space="preserve">(baseline), Postcard, and CubeMuseum. </w:t>
      </w:r>
    </w:p>
    <w:p w14:paraId="0CAF5A87" w14:textId="77777777" w:rsidR="00652129" w:rsidRPr="00FB6CFD" w:rsidRDefault="00652129" w:rsidP="00FB6CFD">
      <w:pPr>
        <w:rPr>
          <w:b/>
          <w:i/>
          <w:sz w:val="24"/>
        </w:rPr>
      </w:pPr>
      <w:r w:rsidRPr="00FB6CFD">
        <w:rPr>
          <w:b/>
          <w:i/>
          <w:sz w:val="24"/>
        </w:rPr>
        <w:t>L</w:t>
      </w:r>
      <w:r w:rsidRPr="00FB6CFD">
        <w:rPr>
          <w:rFonts w:hint="eastAsia"/>
          <w:b/>
          <w:i/>
          <w:sz w:val="24"/>
        </w:rPr>
        <w:t>eaflet</w:t>
      </w:r>
    </w:p>
    <w:p w14:paraId="3E30A205" w14:textId="77777777" w:rsidR="00C6052E" w:rsidRPr="009E75C4" w:rsidRDefault="00E27527" w:rsidP="00C6052E">
      <w:pPr>
        <w:rPr>
          <w:rStyle w:val="src"/>
          <w:rFonts w:ascii="Arial" w:hAnsi="Arial" w:cs="Arial"/>
          <w:color w:val="333333"/>
          <w:szCs w:val="20"/>
        </w:rPr>
      </w:pPr>
      <w:r>
        <w:rPr>
          <w:rStyle w:val="src"/>
          <w:rFonts w:ascii="Arial" w:hAnsi="Arial" w:cs="Arial"/>
          <w:color w:val="333333"/>
          <w:szCs w:val="20"/>
        </w:rPr>
        <w:t>Like</w:t>
      </w:r>
      <w:r w:rsidR="00C6052E" w:rsidRPr="009E75C4">
        <w:rPr>
          <w:rStyle w:val="src"/>
          <w:rFonts w:ascii="Arial" w:hAnsi="Arial" w:cs="Arial"/>
          <w:color w:val="333333"/>
          <w:szCs w:val="20"/>
        </w:rPr>
        <w:t xml:space="preserve"> traditional paper media, </w:t>
      </w:r>
      <w:r>
        <w:rPr>
          <w:rStyle w:val="src"/>
          <w:rFonts w:ascii="Arial" w:hAnsi="Arial" w:cs="Arial"/>
          <w:color w:val="333333"/>
          <w:szCs w:val="20"/>
        </w:rPr>
        <w:t xml:space="preserve">the </w:t>
      </w:r>
      <w:r w:rsidR="00C6052E" w:rsidRPr="009E75C4">
        <w:rPr>
          <w:rStyle w:val="src"/>
          <w:rFonts w:ascii="Arial" w:hAnsi="Arial" w:cs="Arial"/>
          <w:color w:val="333333"/>
          <w:szCs w:val="20"/>
        </w:rPr>
        <w:t xml:space="preserve">leaflet is distinguished by its exquisite design with images, </w:t>
      </w:r>
      <w:r>
        <w:rPr>
          <w:rStyle w:val="src"/>
          <w:rFonts w:ascii="Arial" w:hAnsi="Arial" w:cs="Arial"/>
          <w:color w:val="333333"/>
          <w:szCs w:val="20"/>
        </w:rPr>
        <w:t>material</w:t>
      </w:r>
      <w:r w:rsidR="00C6052E" w:rsidRPr="009E75C4">
        <w:rPr>
          <w:rStyle w:val="src"/>
          <w:rFonts w:ascii="Arial" w:hAnsi="Arial" w:cs="Arial"/>
          <w:color w:val="333333"/>
          <w:szCs w:val="20"/>
        </w:rPr>
        <w:t xml:space="preserve"> and </w:t>
      </w:r>
      <w:r>
        <w:rPr>
          <w:rStyle w:val="src"/>
          <w:rFonts w:ascii="Arial" w:hAnsi="Arial" w:cs="Arial"/>
          <w:color w:val="333333"/>
          <w:szCs w:val="20"/>
        </w:rPr>
        <w:t>text</w:t>
      </w:r>
      <w:r w:rsidR="00C6052E" w:rsidRPr="009E75C4">
        <w:rPr>
          <w:rStyle w:val="src"/>
          <w:rFonts w:ascii="Arial" w:hAnsi="Arial" w:cs="Arial"/>
          <w:color w:val="333333"/>
          <w:szCs w:val="20"/>
        </w:rPr>
        <w:t>s to catch people’s eyes for reading. It is often used in museum relic introduction for propaganda. The leaflet was created using commercially available image processing software, Photoshop, developed by A</w:t>
      </w:r>
      <w:r w:rsidR="00C6052E" w:rsidRPr="009E75C4">
        <w:rPr>
          <w:rStyle w:val="src"/>
          <w:rFonts w:ascii="Arial" w:hAnsi="Arial" w:cs="Arial" w:hint="eastAsia"/>
          <w:color w:val="333333"/>
          <w:szCs w:val="20"/>
        </w:rPr>
        <w:t>dobe</w:t>
      </w:r>
      <w:r w:rsidR="00C6052E" w:rsidRPr="009E75C4">
        <w:rPr>
          <w:rStyle w:val="src"/>
          <w:rFonts w:ascii="Arial" w:hAnsi="Arial" w:cs="Arial"/>
          <w:color w:val="333333"/>
          <w:szCs w:val="20"/>
        </w:rPr>
        <w:t xml:space="preserve"> software. The dimensions of the </w:t>
      </w:r>
      <w:r w:rsidR="00C6052E" w:rsidRPr="009E75C4">
        <w:rPr>
          <w:rStyle w:val="src"/>
          <w:rFonts w:ascii="Arial" w:hAnsi="Arial" w:cs="Arial" w:hint="eastAsia"/>
          <w:color w:val="333333"/>
          <w:szCs w:val="20"/>
        </w:rPr>
        <w:t>leaflet</w:t>
      </w:r>
      <w:r w:rsidR="00C6052E" w:rsidRPr="009E75C4">
        <w:rPr>
          <w:rStyle w:val="src"/>
          <w:rFonts w:ascii="Arial" w:hAnsi="Arial" w:cs="Arial"/>
          <w:color w:val="333333"/>
          <w:szCs w:val="20"/>
        </w:rPr>
        <w:t xml:space="preserve"> were 21 x 29.7 centimeters (a4) which adopt the threefold with double-side</w:t>
      </w:r>
      <w:r>
        <w:rPr>
          <w:rStyle w:val="src"/>
          <w:rFonts w:ascii="Arial" w:hAnsi="Arial" w:cs="Arial"/>
          <w:color w:val="333333"/>
          <w:szCs w:val="20"/>
        </w:rPr>
        <w:t>d</w:t>
      </w:r>
      <w:r w:rsidR="00C6052E" w:rsidRPr="009E75C4">
        <w:rPr>
          <w:rStyle w:val="src"/>
          <w:rFonts w:ascii="Arial" w:hAnsi="Arial" w:cs="Arial"/>
          <w:color w:val="333333"/>
          <w:szCs w:val="20"/>
        </w:rPr>
        <w:t xml:space="preserve"> design. It is provided four artifacts with images and their basic information and introduction</w:t>
      </w:r>
      <w:r w:rsidR="0090297D" w:rsidRPr="009E75C4">
        <w:rPr>
          <w:rStyle w:val="src"/>
          <w:rFonts w:ascii="Arial" w:hAnsi="Arial" w:cs="Arial"/>
          <w:color w:val="333333"/>
          <w:szCs w:val="20"/>
        </w:rPr>
        <w:t xml:space="preserve"> </w:t>
      </w:r>
      <w:r w:rsidR="0090297D" w:rsidRPr="009E75C4">
        <w:rPr>
          <w:rStyle w:val="src"/>
          <w:rFonts w:ascii="Arial" w:hAnsi="Arial" w:cs="Arial" w:hint="eastAsia"/>
          <w:color w:val="333333"/>
          <w:szCs w:val="20"/>
        </w:rPr>
        <w:t>(</w:t>
      </w:r>
      <w:r w:rsidR="0090297D" w:rsidRPr="009E75C4">
        <w:rPr>
          <w:rStyle w:val="src"/>
          <w:rFonts w:ascii="Arial" w:hAnsi="Arial" w:cs="Arial"/>
          <w:color w:val="333333"/>
          <w:szCs w:val="20"/>
        </w:rPr>
        <w:t xml:space="preserve">see figure </w:t>
      </w:r>
      <w:r w:rsidR="00FA3347" w:rsidRPr="009E75C4">
        <w:rPr>
          <w:rStyle w:val="src"/>
          <w:rFonts w:ascii="Arial" w:hAnsi="Arial" w:cs="Arial"/>
          <w:color w:val="333333"/>
          <w:szCs w:val="20"/>
        </w:rPr>
        <w:t>2</w:t>
      </w:r>
      <w:r w:rsidR="0090297D" w:rsidRPr="009E75C4">
        <w:rPr>
          <w:rStyle w:val="src"/>
          <w:rFonts w:ascii="Arial" w:hAnsi="Arial" w:cs="Arial"/>
          <w:color w:val="333333"/>
          <w:szCs w:val="20"/>
        </w:rPr>
        <w:t>)</w:t>
      </w:r>
      <w:r w:rsidR="00C6052E" w:rsidRPr="009E75C4">
        <w:rPr>
          <w:rStyle w:val="src"/>
          <w:rFonts w:ascii="Arial" w:hAnsi="Arial" w:cs="Arial"/>
          <w:color w:val="333333"/>
          <w:szCs w:val="20"/>
        </w:rPr>
        <w:t>.</w:t>
      </w:r>
    </w:p>
    <w:p w14:paraId="6AC45D66" w14:textId="77777777" w:rsidR="003A5373" w:rsidRDefault="003A5373" w:rsidP="00FF44C1">
      <w:pPr>
        <w:jc w:val="center"/>
        <w:rPr>
          <w:rStyle w:val="src"/>
          <w:rFonts w:ascii="Arial" w:hAnsi="Arial" w:cs="Arial"/>
          <w:color w:val="333333"/>
          <w:sz w:val="20"/>
          <w:szCs w:val="20"/>
        </w:rPr>
      </w:pPr>
      <w:r w:rsidRPr="003A5373">
        <w:rPr>
          <w:rStyle w:val="src"/>
          <w:rFonts w:ascii="Arial" w:hAnsi="Arial" w:cs="Arial"/>
          <w:noProof/>
          <w:color w:val="333333"/>
          <w:sz w:val="20"/>
          <w:szCs w:val="20"/>
        </w:rPr>
        <w:drawing>
          <wp:inline distT="0" distB="0" distL="0" distR="0" wp14:anchorId="7B8FD7FF" wp14:editId="585E49D2">
            <wp:extent cx="2051050" cy="1307465"/>
            <wp:effectExtent l="0" t="0" r="6350" b="6985"/>
            <wp:docPr id="13" name="Picture 13" descr="C:\Users\admin\Desktop\cha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chart\l.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1759"/>
                    <a:stretch/>
                  </pic:blipFill>
                  <pic:spPr bwMode="auto">
                    <a:xfrm>
                      <a:off x="0" y="0"/>
                      <a:ext cx="2056973" cy="1311241"/>
                    </a:xfrm>
                    <a:prstGeom prst="rect">
                      <a:avLst/>
                    </a:prstGeom>
                    <a:noFill/>
                    <a:ln>
                      <a:noFill/>
                    </a:ln>
                    <a:extLst>
                      <a:ext uri="{53640926-AAD7-44D8-BBD7-CCE9431645EC}">
                        <a14:shadowObscured xmlns:a14="http://schemas.microsoft.com/office/drawing/2010/main"/>
                      </a:ext>
                    </a:extLst>
                  </pic:spPr>
                </pic:pic>
              </a:graphicData>
            </a:graphic>
          </wp:inline>
        </w:drawing>
      </w:r>
      <w:r w:rsidRPr="003A5373">
        <w:rPr>
          <w:rStyle w:val="src"/>
          <w:rFonts w:ascii="Arial" w:hAnsi="Arial" w:cs="Arial"/>
          <w:noProof/>
          <w:color w:val="333333"/>
          <w:sz w:val="20"/>
          <w:szCs w:val="20"/>
        </w:rPr>
        <w:drawing>
          <wp:inline distT="0" distB="0" distL="0" distR="0" wp14:anchorId="3442E49E" wp14:editId="05494763">
            <wp:extent cx="2324100" cy="1311405"/>
            <wp:effectExtent l="0" t="0" r="0" b="3175"/>
            <wp:docPr id="14" name="Picture 14" descr="C:\Users\admin\AppData\Local\Temp\WeChat Files\458bf125f68f5c130ada2c740a19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WeChat Files\458bf125f68f5c130ada2c740a1944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7933" cy="1324853"/>
                    </a:xfrm>
                    <a:prstGeom prst="rect">
                      <a:avLst/>
                    </a:prstGeom>
                    <a:noFill/>
                    <a:ln>
                      <a:noFill/>
                    </a:ln>
                  </pic:spPr>
                </pic:pic>
              </a:graphicData>
            </a:graphic>
          </wp:inline>
        </w:drawing>
      </w:r>
    </w:p>
    <w:p w14:paraId="0A400C1E" w14:textId="77777777" w:rsidR="00773BD9" w:rsidRDefault="00773BD9" w:rsidP="00FB6CFD">
      <w:pPr>
        <w:rPr>
          <w:rStyle w:val="src"/>
          <w:rFonts w:ascii="Arial" w:hAnsi="Arial" w:cs="Arial"/>
          <w:color w:val="333333"/>
          <w:sz w:val="20"/>
          <w:szCs w:val="20"/>
          <w:lang w:val="en-GB"/>
        </w:rPr>
      </w:pPr>
      <w:r w:rsidRPr="00773BD9">
        <w:rPr>
          <w:rStyle w:val="src"/>
          <w:rFonts w:ascii="Arial" w:hAnsi="Arial" w:cs="Arial"/>
          <w:color w:val="333333"/>
          <w:sz w:val="20"/>
          <w:szCs w:val="20"/>
          <w:lang w:val="en-GB"/>
        </w:rPr>
        <w:t>Figure 2. Demonstration of Leaflet. (a) A user using the Leaflet; (b) The physical leaflet.</w:t>
      </w:r>
    </w:p>
    <w:p w14:paraId="561D8A54" w14:textId="77777777" w:rsidR="00652129" w:rsidRPr="00FB6CFD" w:rsidRDefault="00652129" w:rsidP="00FB6CFD">
      <w:pPr>
        <w:rPr>
          <w:b/>
          <w:i/>
          <w:sz w:val="24"/>
        </w:rPr>
      </w:pPr>
      <w:r w:rsidRPr="00FB6CFD">
        <w:rPr>
          <w:b/>
          <w:i/>
          <w:sz w:val="24"/>
        </w:rPr>
        <w:t>P</w:t>
      </w:r>
      <w:r w:rsidRPr="00FB6CFD">
        <w:rPr>
          <w:rFonts w:hint="eastAsia"/>
          <w:b/>
          <w:i/>
          <w:sz w:val="24"/>
        </w:rPr>
        <w:t>ostcard</w:t>
      </w:r>
    </w:p>
    <w:p w14:paraId="46509188" w14:textId="77777777" w:rsidR="00C6052E" w:rsidRPr="009E75C4" w:rsidRDefault="00C6052E" w:rsidP="00C6052E">
      <w:pPr>
        <w:rPr>
          <w:rStyle w:val="src"/>
          <w:rFonts w:ascii="Arial" w:hAnsi="Arial" w:cs="Arial"/>
          <w:color w:val="333333"/>
          <w:szCs w:val="20"/>
        </w:rPr>
      </w:pPr>
      <w:r w:rsidRPr="009E75C4">
        <w:rPr>
          <w:rStyle w:val="src"/>
          <w:rFonts w:ascii="Arial" w:hAnsi="Arial" w:cs="Arial"/>
          <w:color w:val="333333"/>
          <w:szCs w:val="20"/>
        </w:rPr>
        <w:t>The concept of the Magic Book was first proposed by Billingurst</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{"citationItems":[{"id":"ITEM-1","itemData":{"DOI":"10.1145/634067.634087","ISBN":"1581133405","abstract":"The MagicBook explores how interfaces can be developed that allow for seamless transition between Physical Reality, Augmented Reality (AR), and immersive Virtual Reality (VR) in a coUaborative setting. The MagicBook is a normal book and can be read without any additional technology. However, when book pages are viewed through a handheld display three-dimensional virtual images appear overlaid on them. Readers can view these AR scenes from any perspective and can also fly into the scenes and experience them as an irnmersive VR world. VR users can see other VR users represented as life-sized virtual avatars, while AR users will see VR users as miniature avatars in the scene. Copyright © 2012 ACM, Inc.","author":[{"dropping-particle":"","family":"Billinghurst","given":"Mark","non-dropping-particle":"","parse-names":false,"suffix":""},{"dropping-particle":"","family":"Kato","given":"Hirokazu","non-dropping-particle":"","parse-names":false,"suffix":""},{"dropping-particle":"","family":"Poupyrev","given":"Ivan","non-dropping-particle":"","parse-names":false,"suffix":""}],"container-title":"Conference on Human Factors in Computing Systems - Proceedings","id":"ITEM-1","issue":"figure 3","issued":{"date-parts":[["2001"]]},"page":"25-26","title":"MagicBook: Transitioning between reality and virtuality","type":"article-journal"},"uris":["http://www.mendeley.com/documents/?uuid=f3d6f600-97c4-44f9-9d06-f8f2dccbcb19"]}],"mendeley":{"formattedCitation":"[21]","plainTextFormattedCitation":"[21]","previouslyFormattedCitation":"[21]"},"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[21]</w:t>
      </w:r>
      <w:r w:rsidRPr="009E75C4">
        <w:rPr>
          <w:rStyle w:val="src"/>
          <w:rFonts w:ascii="Arial" w:hAnsi="Arial" w:cs="Arial"/>
          <w:color w:val="333333"/>
          <w:szCs w:val="20"/>
        </w:rPr>
        <w:fldChar w:fldCharType="end"/>
      </w:r>
      <w:r w:rsidRPr="009E75C4">
        <w:rPr>
          <w:rStyle w:val="src"/>
          <w:rFonts w:ascii="Arial" w:hAnsi="Arial" w:cs="Arial" w:hint="eastAsia"/>
          <w:color w:val="333333"/>
          <w:szCs w:val="20"/>
        </w:rPr>
        <w:t>.</w:t>
      </w:r>
      <w:r w:rsidRPr="009E75C4">
        <w:rPr>
          <w:rStyle w:val="src"/>
          <w:rFonts w:ascii="Arial" w:hAnsi="Arial" w:cs="Arial"/>
          <w:color w:val="333333"/>
          <w:szCs w:val="20"/>
        </w:rPr>
        <w:t xml:space="preserve"> It </w:t>
      </w:r>
      <w:r w:rsidR="00E27527">
        <w:rPr>
          <w:rStyle w:val="src"/>
          <w:rFonts w:ascii="Arial" w:hAnsi="Arial" w:cs="Arial"/>
          <w:color w:val="333333"/>
          <w:szCs w:val="20"/>
        </w:rPr>
        <w:t xml:space="preserve">is </w:t>
      </w:r>
      <w:r w:rsidRPr="009E75C4">
        <w:rPr>
          <w:rStyle w:val="src"/>
          <w:rFonts w:ascii="Arial" w:hAnsi="Arial" w:cs="Arial"/>
          <w:color w:val="333333"/>
          <w:szCs w:val="20"/>
        </w:rPr>
        <w:t>based on AR image recognition technology, mainly including AR image recognition software and a picture book</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{"citationItems":[{"id":"ITEM-1","itemData":{"DOI":"10.1145/3419635.3419714","ISBN":"9781450387729","abstract":"Un libro con realidad aumentada para niños","author":[{"dropping-particle":"","family":"Pingxuan","given":"Ren","non-dropping-particle":"","parse-names":false,"suffix":""}],"id":"ITEM-1","issue":"Cipae","issued":{"date-parts":[["2020"]]},"page":"244-250","title":"AR 3D Magic Book","type":"article-journal"},"uris":["http://www.mendeley.com/documents/?uuid=f609ca02-c35b-4c4e-856c-2bcb3d98dc82"]}],"mendeley":{"formattedCitation":"[22]","plainTextFormattedCitation":"[22]","previouslyFormattedCitation":"[22]"},"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[22]</w:t>
      </w:r>
      <w:r w:rsidRPr="009E75C4">
        <w:rPr>
          <w:rStyle w:val="src"/>
          <w:rFonts w:ascii="Arial" w:hAnsi="Arial" w:cs="Arial"/>
          <w:color w:val="333333"/>
          <w:szCs w:val="20"/>
        </w:rPr>
        <w:fldChar w:fldCharType="end"/>
      </w:r>
      <w:r w:rsidRPr="009E75C4">
        <w:rPr>
          <w:rStyle w:val="src"/>
          <w:rFonts w:ascii="Arial" w:hAnsi="Arial" w:cs="Arial"/>
          <w:color w:val="333333"/>
          <w:szCs w:val="20"/>
        </w:rPr>
        <w:t xml:space="preserve">. It can scan images from a picture book to identify corresponding digital information, which can stimulate the interest </w:t>
      </w:r>
      <w:r w:rsidR="00E27527">
        <w:rPr>
          <w:rStyle w:val="src"/>
          <w:rFonts w:ascii="Arial" w:hAnsi="Arial" w:cs="Arial"/>
          <w:color w:val="333333"/>
          <w:szCs w:val="20"/>
        </w:rPr>
        <w:t>in</w:t>
      </w:r>
      <w:r w:rsidRPr="009E75C4">
        <w:rPr>
          <w:rStyle w:val="src"/>
          <w:rFonts w:ascii="Arial" w:hAnsi="Arial" w:cs="Arial"/>
          <w:color w:val="333333"/>
          <w:szCs w:val="20"/>
        </w:rPr>
        <w:t xml:space="preserve"> reading</w:t>
      </w:r>
      <w:r w:rsidRPr="009E75C4">
        <w:rPr>
          <w:sz w:val="22"/>
        </w:rPr>
        <w:t xml:space="preserve"> and </w:t>
      </w:r>
      <w:r w:rsidRPr="009E75C4">
        <w:rPr>
          <w:rStyle w:val="src"/>
          <w:rFonts w:ascii="Arial" w:hAnsi="Arial" w:cs="Arial"/>
          <w:color w:val="333333"/>
          <w:szCs w:val="20"/>
        </w:rPr>
        <w:t>enhance the understanding o</w:t>
      </w:r>
      <w:r w:rsidR="00E27527">
        <w:rPr>
          <w:rStyle w:val="src"/>
          <w:rFonts w:ascii="Arial" w:hAnsi="Arial" w:cs="Arial"/>
          <w:color w:val="333333"/>
          <w:szCs w:val="20"/>
        </w:rPr>
        <w:t>f</w:t>
      </w:r>
      <w:r w:rsidRPr="009E75C4">
        <w:rPr>
          <w:rStyle w:val="src"/>
          <w:rFonts w:ascii="Arial" w:hAnsi="Arial" w:cs="Arial"/>
          <w:color w:val="333333"/>
          <w:szCs w:val="20"/>
        </w:rPr>
        <w:t xml:space="preserve"> reading. In this study, we took the design of the grimoire and applied it to the m</w:t>
      </w:r>
      <w:r w:rsidRPr="009E75C4">
        <w:rPr>
          <w:rStyle w:val="src"/>
          <w:rFonts w:ascii="Arial" w:hAnsi="Arial" w:cs="Arial" w:hint="eastAsia"/>
          <w:color w:val="333333"/>
          <w:szCs w:val="20"/>
        </w:rPr>
        <w:t>useum</w:t>
      </w:r>
      <w:r w:rsidRPr="009E75C4">
        <w:rPr>
          <w:rStyle w:val="src"/>
          <w:rFonts w:ascii="Arial" w:hAnsi="Arial" w:cs="Arial"/>
          <w:color w:val="333333"/>
          <w:szCs w:val="20"/>
        </w:rPr>
        <w:t xml:space="preserve"> souvenir postcard</w:t>
      </w:r>
      <w:r w:rsidR="00FB7650" w:rsidRPr="009E75C4">
        <w:rPr>
          <w:rStyle w:val="src"/>
          <w:rFonts w:ascii="Arial" w:hAnsi="Arial" w:cs="Arial"/>
          <w:color w:val="333333"/>
          <w:szCs w:val="20"/>
        </w:rPr>
        <w:t xml:space="preserve"> which adopted the postcard’s standard sizes - 14.8 x 10 centimeters</w:t>
      </w:r>
      <w:r w:rsidRPr="009E75C4">
        <w:rPr>
          <w:rStyle w:val="src"/>
          <w:rFonts w:ascii="Arial" w:hAnsi="Arial" w:cs="Arial"/>
          <w:color w:val="333333"/>
          <w:szCs w:val="20"/>
        </w:rPr>
        <w:t xml:space="preserve">. Our participants not only can read the text and image on </w:t>
      </w:r>
      <w:r w:rsidR="00E27527">
        <w:rPr>
          <w:rStyle w:val="src"/>
          <w:rFonts w:ascii="Arial" w:hAnsi="Arial" w:cs="Arial"/>
          <w:color w:val="333333"/>
          <w:szCs w:val="20"/>
        </w:rPr>
        <w:t xml:space="preserve">the </w:t>
      </w:r>
      <w:r w:rsidRPr="009E75C4">
        <w:rPr>
          <w:rStyle w:val="src"/>
          <w:rFonts w:ascii="Arial" w:hAnsi="Arial" w:cs="Arial"/>
          <w:color w:val="333333"/>
          <w:szCs w:val="20"/>
        </w:rPr>
        <w:t xml:space="preserve">postcard but also can use the smartphone to see the augmented heritage objects, press the button on </w:t>
      </w:r>
      <w:r w:rsidR="00E27527">
        <w:rPr>
          <w:rStyle w:val="src"/>
          <w:rFonts w:ascii="Arial" w:hAnsi="Arial" w:cs="Arial"/>
          <w:color w:val="333333"/>
          <w:szCs w:val="20"/>
        </w:rPr>
        <w:t xml:space="preserve">the </w:t>
      </w:r>
      <w:r w:rsidRPr="009E75C4">
        <w:rPr>
          <w:rStyle w:val="src"/>
          <w:rFonts w:ascii="Arial" w:hAnsi="Arial" w:cs="Arial"/>
          <w:color w:val="333333"/>
          <w:szCs w:val="20"/>
        </w:rPr>
        <w:t>screen to see the basic information and use the finger to rotate and scale these objects</w:t>
      </w:r>
      <w:r w:rsidR="0090297D" w:rsidRPr="009E75C4">
        <w:rPr>
          <w:rStyle w:val="src"/>
          <w:rFonts w:ascii="Arial" w:hAnsi="Arial" w:cs="Arial"/>
          <w:color w:val="333333"/>
          <w:szCs w:val="20"/>
        </w:rPr>
        <w:t xml:space="preserve"> </w:t>
      </w:r>
      <w:r w:rsidR="0090297D" w:rsidRPr="009E75C4">
        <w:rPr>
          <w:rStyle w:val="src"/>
          <w:rFonts w:ascii="Arial" w:hAnsi="Arial" w:cs="Arial" w:hint="eastAsia"/>
          <w:color w:val="333333"/>
          <w:szCs w:val="20"/>
        </w:rPr>
        <w:t>(</w:t>
      </w:r>
      <w:r w:rsidR="0090297D" w:rsidRPr="009E75C4">
        <w:rPr>
          <w:rStyle w:val="src"/>
          <w:rFonts w:ascii="Arial" w:hAnsi="Arial" w:cs="Arial"/>
          <w:color w:val="333333"/>
          <w:szCs w:val="20"/>
        </w:rPr>
        <w:t xml:space="preserve">see figure </w:t>
      </w:r>
      <w:r w:rsidR="00FA3347" w:rsidRPr="009E75C4">
        <w:rPr>
          <w:rStyle w:val="src"/>
          <w:rFonts w:ascii="Arial" w:hAnsi="Arial" w:cs="Arial"/>
          <w:color w:val="333333"/>
          <w:szCs w:val="20"/>
        </w:rPr>
        <w:t>3</w:t>
      </w:r>
      <w:r w:rsidR="0090297D" w:rsidRPr="009E75C4">
        <w:rPr>
          <w:rStyle w:val="src"/>
          <w:rFonts w:ascii="Arial" w:hAnsi="Arial" w:cs="Arial"/>
          <w:color w:val="333333"/>
          <w:szCs w:val="20"/>
        </w:rPr>
        <w:t>)</w:t>
      </w:r>
      <w:r w:rsidRPr="009E75C4">
        <w:rPr>
          <w:rStyle w:val="src"/>
          <w:rFonts w:ascii="Arial" w:hAnsi="Arial" w:cs="Arial"/>
          <w:color w:val="333333"/>
          <w:szCs w:val="20"/>
        </w:rPr>
        <w:t>.</w:t>
      </w:r>
    </w:p>
    <w:p w14:paraId="1BEBE028" w14:textId="77777777" w:rsidR="0090297D" w:rsidRDefault="00FF44C1" w:rsidP="00314E49">
      <w:pPr>
        <w:jc w:val="center"/>
        <w:rPr>
          <w:rStyle w:val="src"/>
          <w:rFonts w:ascii="Arial" w:hAnsi="Arial" w:cs="Arial"/>
          <w:color w:val="333333"/>
          <w:sz w:val="20"/>
          <w:szCs w:val="20"/>
        </w:rPr>
      </w:pPr>
      <w:r w:rsidRPr="00FF44C1">
        <w:rPr>
          <w:rStyle w:val="src"/>
          <w:rFonts w:ascii="Arial" w:hAnsi="Arial" w:cs="Arial"/>
          <w:noProof/>
          <w:color w:val="333333"/>
          <w:sz w:val="20"/>
          <w:szCs w:val="20"/>
        </w:rPr>
        <w:drawing>
          <wp:inline distT="0" distB="0" distL="0" distR="0" wp14:anchorId="6744471A" wp14:editId="41689BBE">
            <wp:extent cx="1930400" cy="1085850"/>
            <wp:effectExtent l="0" t="0" r="0" b="0"/>
            <wp:docPr id="15" name="Picture 15" descr="C:\Users\admin\Desktop\chart\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chart\C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006" cy="1087878"/>
                    </a:xfrm>
                    <a:prstGeom prst="rect">
                      <a:avLst/>
                    </a:prstGeom>
                    <a:noFill/>
                    <a:ln>
                      <a:noFill/>
                    </a:ln>
                  </pic:spPr>
                </pic:pic>
              </a:graphicData>
            </a:graphic>
          </wp:inline>
        </w:drawing>
      </w:r>
      <w:r w:rsidR="0055538B" w:rsidRPr="0055538B">
        <w:rPr>
          <w:rStyle w:val="src"/>
          <w:rFonts w:ascii="Arial" w:hAnsi="Arial" w:cs="Arial"/>
          <w:noProof/>
          <w:color w:val="333333"/>
          <w:sz w:val="20"/>
          <w:szCs w:val="20"/>
        </w:rPr>
        <w:drawing>
          <wp:inline distT="0" distB="0" distL="0" distR="0" wp14:anchorId="652BA60E" wp14:editId="568E65B7">
            <wp:extent cx="2095500" cy="1080135"/>
            <wp:effectExtent l="0" t="0" r="0" b="5715"/>
            <wp:docPr id="17" name="Picture 17" descr="C:\Users\admin\Desktop\chart\Screenshot_20210825-192555_ARrel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chart\Screenshot_20210825-192555_ARrelic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699"/>
                    <a:stretch/>
                  </pic:blipFill>
                  <pic:spPr bwMode="auto">
                    <a:xfrm>
                      <a:off x="0" y="0"/>
                      <a:ext cx="2102027" cy="1083499"/>
                    </a:xfrm>
                    <a:prstGeom prst="rect">
                      <a:avLst/>
                    </a:prstGeom>
                    <a:noFill/>
                    <a:ln>
                      <a:noFill/>
                    </a:ln>
                    <a:extLst>
                      <a:ext uri="{53640926-AAD7-44D8-BBD7-CCE9431645EC}">
                        <a14:shadowObscured xmlns:a14="http://schemas.microsoft.com/office/drawing/2010/main"/>
                      </a:ext>
                    </a:extLst>
                  </pic:spPr>
                </pic:pic>
              </a:graphicData>
            </a:graphic>
          </wp:inline>
        </w:drawing>
      </w:r>
    </w:p>
    <w:p w14:paraId="43031887" w14:textId="77777777" w:rsidR="0090297D" w:rsidRPr="009E75C4" w:rsidRDefault="00773BD9" w:rsidP="00773BD9">
      <w:pPr>
        <w:rPr>
          <w:rStyle w:val="src"/>
          <w:rFonts w:ascii="Arial" w:hAnsi="Arial" w:cs="Arial"/>
          <w:color w:val="333333"/>
          <w:szCs w:val="20"/>
          <w:lang w:val="en-GB"/>
        </w:rPr>
      </w:pPr>
      <w:r w:rsidRPr="009E75C4">
        <w:rPr>
          <w:rStyle w:val="src"/>
          <w:rFonts w:ascii="Arial" w:hAnsi="Arial" w:cs="Arial"/>
          <w:color w:val="333333"/>
          <w:szCs w:val="20"/>
          <w:lang w:val="en-GB"/>
        </w:rPr>
        <w:t>Figure 3. Demostration of Postcard AR. (a) A user using the Postcard AR; (b) The physical postcards; (c) A screenshot showing the 3D model and size of an art</w:t>
      </w:r>
      <w:r w:rsidR="00E27527">
        <w:rPr>
          <w:rStyle w:val="src"/>
          <w:rFonts w:ascii="Arial" w:hAnsi="Arial" w:cs="Arial"/>
          <w:color w:val="333333"/>
          <w:szCs w:val="20"/>
          <w:lang w:val="en-GB"/>
        </w:rPr>
        <w:t>i</w:t>
      </w:r>
      <w:r w:rsidRPr="009E75C4">
        <w:rPr>
          <w:rStyle w:val="src"/>
          <w:rFonts w:ascii="Arial" w:hAnsi="Arial" w:cs="Arial"/>
          <w:color w:val="333333"/>
          <w:szCs w:val="20"/>
          <w:lang w:val="en-GB"/>
        </w:rPr>
        <w:t>fact; (d) A screenshot showing the information label of an art</w:t>
      </w:r>
      <w:r w:rsidR="00E27527">
        <w:rPr>
          <w:rStyle w:val="src"/>
          <w:rFonts w:ascii="Arial" w:hAnsi="Arial" w:cs="Arial"/>
          <w:color w:val="333333"/>
          <w:szCs w:val="20"/>
          <w:lang w:val="en-GB"/>
        </w:rPr>
        <w:t>i</w:t>
      </w:r>
      <w:r w:rsidRPr="009E75C4">
        <w:rPr>
          <w:rStyle w:val="src"/>
          <w:rFonts w:ascii="Arial" w:hAnsi="Arial" w:cs="Arial"/>
          <w:color w:val="333333"/>
          <w:szCs w:val="20"/>
          <w:lang w:val="en-GB"/>
        </w:rPr>
        <w:t>fact; (e) A screenshot showing a zoomed</w:t>
      </w:r>
      <w:r w:rsidR="00E27527">
        <w:rPr>
          <w:rStyle w:val="src"/>
          <w:rFonts w:ascii="Arial" w:hAnsi="Arial" w:cs="Arial"/>
          <w:color w:val="333333"/>
          <w:szCs w:val="20"/>
          <w:lang w:val="en-GB"/>
        </w:rPr>
        <w:t>-</w:t>
      </w:r>
      <w:r w:rsidRPr="009E75C4">
        <w:rPr>
          <w:rStyle w:val="src"/>
          <w:rFonts w:ascii="Arial" w:hAnsi="Arial" w:cs="Arial"/>
          <w:color w:val="333333"/>
          <w:szCs w:val="20"/>
          <w:lang w:val="en-GB"/>
        </w:rPr>
        <w:t>in view of an art</w:t>
      </w:r>
      <w:r w:rsidR="00E27527">
        <w:rPr>
          <w:rStyle w:val="src"/>
          <w:rFonts w:ascii="Arial" w:hAnsi="Arial" w:cs="Arial"/>
          <w:color w:val="333333"/>
          <w:szCs w:val="20"/>
          <w:lang w:val="en-GB"/>
        </w:rPr>
        <w:t>i</w:t>
      </w:r>
      <w:r w:rsidRPr="009E75C4">
        <w:rPr>
          <w:rStyle w:val="src"/>
          <w:rFonts w:ascii="Arial" w:hAnsi="Arial" w:cs="Arial"/>
          <w:color w:val="333333"/>
          <w:szCs w:val="20"/>
          <w:lang w:val="en-GB"/>
        </w:rPr>
        <w:t>fact.</w:t>
      </w:r>
    </w:p>
    <w:p w14:paraId="68D0BD25" w14:textId="77777777" w:rsidR="00652129" w:rsidRPr="00FB6CFD" w:rsidRDefault="00652129" w:rsidP="00FB6CFD">
      <w:pPr>
        <w:rPr>
          <w:b/>
          <w:i/>
          <w:sz w:val="24"/>
        </w:rPr>
      </w:pPr>
      <w:r w:rsidRPr="00FB6CFD">
        <w:rPr>
          <w:rFonts w:hint="eastAsia"/>
          <w:b/>
          <w:i/>
          <w:sz w:val="24"/>
        </w:rPr>
        <w:t>C</w:t>
      </w:r>
      <w:r w:rsidR="00FB6CFD" w:rsidRPr="00FB6CFD">
        <w:rPr>
          <w:b/>
          <w:i/>
          <w:sz w:val="24"/>
        </w:rPr>
        <w:t>ubeMuseum</w:t>
      </w:r>
    </w:p>
    <w:p w14:paraId="2AF526EF" w14:textId="77777777" w:rsidR="00314E49" w:rsidRPr="009E75C4" w:rsidRDefault="00C6052E" w:rsidP="00FB7650">
      <w:pPr>
        <w:widowControl/>
        <w:rPr>
          <w:rStyle w:val="src"/>
          <w:rFonts w:ascii="Arial" w:hAnsi="Arial" w:cs="Arial"/>
          <w:color w:val="333333"/>
          <w:szCs w:val="20"/>
        </w:rPr>
      </w:pPr>
      <w:r w:rsidRPr="009E75C4">
        <w:rPr>
          <w:rStyle w:val="src"/>
          <w:rFonts w:ascii="Arial" w:hAnsi="Arial" w:cs="Arial"/>
          <w:color w:val="333333"/>
          <w:szCs w:val="20"/>
        </w:rPr>
        <w:lastRenderedPageBreak/>
        <w:t xml:space="preserve">This condition provided participants with a 6 cm cube with six sides. </w:t>
      </w:r>
      <w:r w:rsidR="00F76D96" w:rsidRPr="009E75C4">
        <w:rPr>
          <w:rStyle w:val="src"/>
          <w:rFonts w:ascii="Arial" w:hAnsi="Arial" w:cs="Arial"/>
          <w:color w:val="333333"/>
          <w:szCs w:val="20"/>
        </w:rPr>
        <w:t xml:space="preserve">It consists of one wooden cube and some cards with cultural heritages. Users can insert the card into the slot of the box and use </w:t>
      </w:r>
      <w:r w:rsidR="00B574F8">
        <w:rPr>
          <w:rStyle w:val="src"/>
          <w:rFonts w:ascii="Arial" w:hAnsi="Arial" w:cs="Arial"/>
          <w:color w:val="333333"/>
          <w:szCs w:val="20"/>
        </w:rPr>
        <w:t xml:space="preserve">the </w:t>
      </w:r>
      <w:r w:rsidR="00F76D96" w:rsidRPr="009E75C4">
        <w:rPr>
          <w:rStyle w:val="src"/>
          <w:rFonts w:ascii="Arial" w:hAnsi="Arial" w:cs="Arial"/>
          <w:color w:val="333333"/>
          <w:szCs w:val="20"/>
        </w:rPr>
        <w:t xml:space="preserve">particular mobile app to scan the card. </w:t>
      </w:r>
      <w:r w:rsidRPr="009E75C4">
        <w:rPr>
          <w:rStyle w:val="src"/>
          <w:rFonts w:ascii="Arial" w:hAnsi="Arial" w:cs="Arial"/>
          <w:color w:val="333333"/>
          <w:szCs w:val="20"/>
        </w:rPr>
        <w:t>The</w:t>
      </w:r>
      <w:r w:rsidR="00F76D96" w:rsidRPr="009E75C4">
        <w:rPr>
          <w:rStyle w:val="src"/>
          <w:rFonts w:ascii="Arial" w:hAnsi="Arial" w:cs="Arial"/>
          <w:color w:val="333333"/>
          <w:szCs w:val="20"/>
        </w:rPr>
        <w:t>n</w:t>
      </w:r>
      <w:r w:rsidRPr="009E75C4">
        <w:rPr>
          <w:rStyle w:val="src"/>
          <w:rFonts w:ascii="Arial" w:hAnsi="Arial" w:cs="Arial"/>
          <w:color w:val="333333"/>
          <w:szCs w:val="20"/>
        </w:rPr>
        <w:t xml:space="preserve"> cube shows </w:t>
      </w:r>
      <w:r w:rsidR="00F76D96" w:rsidRPr="009E75C4">
        <w:rPr>
          <w:rStyle w:val="src"/>
          <w:rFonts w:ascii="Arial" w:hAnsi="Arial" w:cs="Arial"/>
          <w:color w:val="333333"/>
          <w:szCs w:val="20"/>
        </w:rPr>
        <w:t xml:space="preserve">the information and </w:t>
      </w:r>
      <w:r w:rsidRPr="009E75C4">
        <w:rPr>
          <w:rStyle w:val="src"/>
          <w:rFonts w:ascii="Arial" w:hAnsi="Arial" w:cs="Arial"/>
          <w:color w:val="333333"/>
          <w:szCs w:val="20"/>
        </w:rPr>
        <w:t>augmented heritage objects. (see Fig. 1). The physical cube is a carrier of six artifacts with interactivity which followed the principle of Embodied Interaction</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{"citationItems":[{"id":"ITEM-1","itemData":{"DOI":"10.1162/leon.2003.36.5.412","ISBN":"0262041960","ISSN":"14711834","PMID":"17714179","abstract":"Computer science as an engineering discipline has been spectacularly successful. Yet it is also a philosophical enterprise in the way it represents the world and creates and manipulates models of reality, people, and action. In this book, Paul Dourish addresses the philosophical bases of human-computer interaction. He looks at how what he calls \"embodied interaction\"an approach to interacting with software systems that emphasizes skilled, engaged practice rather than disembodied rationalityreflects the phenomenological approaches of Martin Heidegger, Ludwig Wittgenstein, and other twentieth-century philosophers. The phenomenological tradition emphasizes the primacy of natural practice over abstract cognition in everyday activity. Dourish shows how this perspective can shed light on the foundational underpinnings of current research on embodied interaction. He looks in particular at how tangible and social approaches to interaction are related, how they can be used to analyze and understand embodied interaction, and how they could affect the design of future interactive systems.","author":[{"dropping-particle":"","family":"Dourish","given":"Paul","non-dropping-particle":"","parse-names":false,"suffix":""}],"container-title":"Where the action is the foundations of embodied interaction","id":"ITEM-1","issue":"3","issued":{"date-parts":[["2001"]]},"page":"233","title":"Where the Action Is: The Foundations of Embodied Interaction","type":"article-journal","volume":"36"},"uris":["http://www.mendeley.com/documents/?uuid=6d67c99b-f3ea-4eea-9740-96c4490b8a69"]},{"id":"ITEM-2","itemData":{"DOI":"10.1109/DigitalHeritage.2018.8810126","ISBN":"9781728102924","abstract":"This research investigates the factors and ways in which users initiate conversations and engage in interactions in a hybrid virtual environment using a combination of Virtual Reality (VR) and Augmented Reality (AR) devices. The research was done in the 'spirit of the ancient Silk Road' where trade brought in exchange of ideas, cultural influence and cross-border communications. The notion of a 21st century Silk Road is necessarily digital, over the Internet and based around 3D cultural heritage objects. Digi-Capital's Report forecasts the revenue of AR and VR to be US 150b by 2020. We projected that VR and AR will become pervasive, much like the Social Web and the universal ubiquity of mobile devices such as smartphones and wearables. Here, we conducted a user study exploring users' acceptance of the use of hybrid VR and AR for cultural heritage, and investigated the social nature of multiple co-located user interaction. We adapted the UTAUT questionnaire in our experiment and found that social influence has positive effects on performance expectancy and effort expectancy, which generate positive effects on user behavioural intention. This study pioneers the future design and use of hybrid VR and AR technology in cultural heritage specifically, and in other application areas generally by highlighting the significant role that social influence plays in enhancing users' behavioural intention facilitated by different immersive devices.","author":[{"dropping-particle":"","family":"Li","given":"Yue","non-dropping-particle":"","parse-names":false,"suffix":""},{"dropping-particle":"","family":"Ch'Ng","given":"Eugene","non-dropping-particle":"","parse-names":false,"suffix":""},{"dropping-particle":"","family":"Cai","given":"Shengdan","non-dropping-particle":"","parse-names":false,"suffix":""},{"dropping-particle":"","family":"See","given":"Simon","non-dropping-particle":"","parse-names":false,"suffix":""}],"container-title":"Proceedings of the 2018 3rd Digital Heritage International Congress, Digital Heritage 2018 - Held jointly with the 2018 24th International Conference on Virtual Systems and Multimedia, VSMM 2018","id":"ITEM-2","issued":{"date-parts":[["2018"]]},"title":"Multiuser Interaction with Hybrid VR and AR for Cultural Heritage Objects","type":"article-journal"},"uris":["http://www.mendeley.com/documents/?uuid=d664a16c-eda6-4247-b98d-ce9e3b0f0aeb"]}],"mendeley":{"formattedCitation":"[10], [23]","plainTextFormattedCitation":"[10], [23]","previouslyFormattedCitation":"[10], [23]"},"properties":{"noteIndex":0},"schema":"https://github.com/citation-style-language/schema/raw/master/csl-citation.json"}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[10], [23]</w:t>
      </w:r>
      <w:r w:rsidRPr="009E75C4">
        <w:rPr>
          <w:rStyle w:val="src"/>
          <w:rFonts w:ascii="Arial" w:hAnsi="Arial" w:cs="Arial"/>
          <w:color w:val="333333"/>
          <w:szCs w:val="20"/>
        </w:rPr>
        <w:fldChar w:fldCharType="end"/>
      </w:r>
      <w:r w:rsidRPr="009E75C4">
        <w:rPr>
          <w:rStyle w:val="src"/>
          <w:rFonts w:ascii="Arial" w:hAnsi="Arial" w:cs="Arial" w:hint="eastAsia"/>
          <w:color w:val="333333"/>
          <w:szCs w:val="20"/>
        </w:rPr>
        <w:t>.</w:t>
      </w:r>
      <w:r w:rsidRPr="009E75C4">
        <w:rPr>
          <w:rStyle w:val="src"/>
          <w:rFonts w:ascii="Arial" w:hAnsi="Arial" w:cs="Arial"/>
          <w:color w:val="333333"/>
          <w:szCs w:val="20"/>
        </w:rPr>
        <w:t xml:space="preserve"> </w:t>
      </w:r>
      <w:r w:rsidRPr="009E75C4">
        <w:rPr>
          <w:rStyle w:val="src"/>
          <w:rFonts w:ascii="Arial" w:hAnsi="Arial" w:cs="Arial"/>
          <w:szCs w:val="20"/>
        </w:rPr>
        <w:t>Participants</w:t>
      </w:r>
      <w:r w:rsidRPr="009E75C4">
        <w:rPr>
          <w:rStyle w:val="src"/>
          <w:rFonts w:ascii="Arial" w:hAnsi="Arial" w:cs="Arial"/>
          <w:color w:val="333333"/>
          <w:szCs w:val="20"/>
        </w:rPr>
        <w:t xml:space="preserve"> can interact with the cube's cultural artifacts by rotat</w:t>
      </w:r>
      <w:r w:rsidR="00B574F8">
        <w:rPr>
          <w:rStyle w:val="src"/>
          <w:rFonts w:ascii="Arial" w:hAnsi="Arial" w:cs="Arial"/>
          <w:color w:val="333333"/>
          <w:szCs w:val="20"/>
        </w:rPr>
        <w:t>ing</w:t>
      </w:r>
      <w:r w:rsidRPr="009E75C4">
        <w:rPr>
          <w:rStyle w:val="src"/>
          <w:rFonts w:ascii="Arial" w:hAnsi="Arial" w:cs="Arial"/>
          <w:color w:val="333333"/>
          <w:szCs w:val="20"/>
        </w:rPr>
        <w:t xml:space="preserve"> </w:t>
      </w:r>
      <w:r w:rsidR="00B574F8">
        <w:rPr>
          <w:rStyle w:val="src"/>
          <w:rFonts w:ascii="Arial" w:hAnsi="Arial" w:cs="Arial"/>
          <w:color w:val="333333"/>
          <w:szCs w:val="20"/>
        </w:rPr>
        <w:t xml:space="preserve">the </w:t>
      </w:r>
      <w:r w:rsidRPr="009E75C4">
        <w:rPr>
          <w:rStyle w:val="src"/>
          <w:rFonts w:ascii="Arial" w:hAnsi="Arial" w:cs="Arial"/>
          <w:color w:val="333333"/>
          <w:szCs w:val="20"/>
        </w:rPr>
        <w:t>cube or using finger gesture</w:t>
      </w:r>
      <w:r w:rsidR="00B574F8">
        <w:rPr>
          <w:rStyle w:val="src"/>
          <w:rFonts w:ascii="Arial" w:hAnsi="Arial" w:cs="Arial"/>
          <w:color w:val="333333"/>
          <w:szCs w:val="20"/>
        </w:rPr>
        <w:t>s</w:t>
      </w:r>
      <w:r w:rsidRPr="009E75C4">
        <w:rPr>
          <w:rStyle w:val="src"/>
          <w:rFonts w:ascii="Arial" w:hAnsi="Arial" w:cs="Arial"/>
          <w:color w:val="333333"/>
          <w:szCs w:val="20"/>
        </w:rPr>
        <w:t xml:space="preserve"> on </w:t>
      </w:r>
      <w:r w:rsidR="00B574F8">
        <w:rPr>
          <w:rStyle w:val="src"/>
          <w:rFonts w:ascii="Arial" w:hAnsi="Arial" w:cs="Arial"/>
          <w:color w:val="333333"/>
          <w:szCs w:val="20"/>
        </w:rPr>
        <w:t xml:space="preserve">the </w:t>
      </w:r>
      <w:r w:rsidRPr="009E75C4">
        <w:rPr>
          <w:rStyle w:val="src"/>
          <w:rFonts w:ascii="Arial" w:hAnsi="Arial" w:cs="Arial"/>
          <w:color w:val="333333"/>
          <w:szCs w:val="20"/>
        </w:rPr>
        <w:t>virtual screen and view the real world of objects with its basic information and introduction.</w:t>
      </w:r>
    </w:p>
    <w:p w14:paraId="19E36748" w14:textId="77777777" w:rsidR="00314E49" w:rsidRDefault="00314E49" w:rsidP="00314E49">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4E49">
        <w:rPr>
          <w:rStyle w:val="src"/>
          <w:rFonts w:ascii="Arial" w:hAnsi="Arial" w:cs="Arial"/>
          <w:noProof/>
          <w:color w:val="333333"/>
          <w:sz w:val="20"/>
          <w:szCs w:val="20"/>
        </w:rPr>
        <w:drawing>
          <wp:inline distT="0" distB="0" distL="0" distR="0" wp14:anchorId="2FE0F646" wp14:editId="64549845">
            <wp:extent cx="2438401" cy="1371600"/>
            <wp:effectExtent l="0" t="0" r="0" b="0"/>
            <wp:docPr id="19" name="Picture 19" descr="C:\Users\admin\Desktop\chart\Cub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chart\CubeIntr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601" cy="1375088"/>
                    </a:xfrm>
                    <a:prstGeom prst="rect">
                      <a:avLst/>
                    </a:prstGeom>
                    <a:noFill/>
                    <a:ln>
                      <a:noFill/>
                    </a:ln>
                  </pic:spPr>
                </pic:pic>
              </a:graphicData>
            </a:graphic>
          </wp:inline>
        </w:drawing>
      </w:r>
    </w:p>
    <w:p w14:paraId="43FE016F" w14:textId="77777777" w:rsidR="00314E49" w:rsidRDefault="00314E49" w:rsidP="00FB7650">
      <w:pPr>
        <w:widowControl/>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4E4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314E4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14:anchorId="1C627BCA" wp14:editId="0933BD5E">
            <wp:extent cx="2596847" cy="1168581"/>
            <wp:effectExtent l="0" t="0" r="0" b="0"/>
            <wp:docPr id="24" name="Picture 24" descr="C:\Users\admin\Documents\Tencent Files\849586467\FileRecv\MobileFile\Screenshot_20210825-193211_ARrel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Tencent Files\849586467\FileRecv\MobileFile\Screenshot_20210825-193211_ARrelic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833" cy="1172175"/>
                    </a:xfrm>
                    <a:prstGeom prst="rect">
                      <a:avLst/>
                    </a:prstGeom>
                    <a:noFill/>
                    <a:ln>
                      <a:noFill/>
                    </a:ln>
                  </pic:spPr>
                </pic:pic>
              </a:graphicData>
            </a:graphic>
          </wp:inline>
        </w:drawing>
      </w:r>
      <w:r w:rsidR="009D7E4D" w:rsidRPr="00314E49">
        <w:rPr>
          <w:rStyle w:val="src"/>
          <w:rFonts w:ascii="Arial" w:hAnsi="Arial" w:cs="Arial"/>
          <w:noProof/>
          <w:color w:val="333333"/>
          <w:sz w:val="20"/>
          <w:szCs w:val="20"/>
        </w:rPr>
        <w:drawing>
          <wp:inline distT="0" distB="0" distL="0" distR="0" wp14:anchorId="20F46F7B" wp14:editId="5C657B3A">
            <wp:extent cx="2612390" cy="1165628"/>
            <wp:effectExtent l="0" t="0" r="0" b="0"/>
            <wp:docPr id="28" name="Picture 28" descr="C:\Users\admin\Desktop\chart\Screenshot_20210825-193148_ARrel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chart\Screenshot_20210825-193148_ARrelic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3"/>
                    <a:stretch/>
                  </pic:blipFill>
                  <pic:spPr bwMode="auto">
                    <a:xfrm>
                      <a:off x="0" y="0"/>
                      <a:ext cx="2625100" cy="1171299"/>
                    </a:xfrm>
                    <a:prstGeom prst="rect">
                      <a:avLst/>
                    </a:prstGeom>
                    <a:noFill/>
                    <a:ln>
                      <a:noFill/>
                    </a:ln>
                    <a:extLst>
                      <a:ext uri="{53640926-AAD7-44D8-BBD7-CCE9431645EC}">
                        <a14:shadowObscured xmlns:a14="http://schemas.microsoft.com/office/drawing/2010/main"/>
                      </a:ext>
                    </a:extLst>
                  </pic:spPr>
                </pic:pic>
              </a:graphicData>
            </a:graphic>
          </wp:inline>
        </w:drawing>
      </w:r>
    </w:p>
    <w:p w14:paraId="0289D5B8" w14:textId="77777777" w:rsidR="00314E49" w:rsidRDefault="00314E49" w:rsidP="00FB7650">
      <w:pPr>
        <w:widowControl/>
        <w:rPr>
          <w:rStyle w:val="src"/>
          <w:rFonts w:ascii="Arial" w:hAnsi="Arial" w:cs="Arial"/>
          <w:color w:val="333333"/>
          <w:sz w:val="20"/>
          <w:szCs w:val="20"/>
        </w:rPr>
      </w:pPr>
      <w:r w:rsidRPr="00314E4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14:anchorId="3C354D17" wp14:editId="63DB5035">
            <wp:extent cx="2612572" cy="1175657"/>
            <wp:effectExtent l="0" t="0" r="0" b="5715"/>
            <wp:docPr id="21" name="Picture 21" descr="C:\Users\admin\Desktop\chart\Screenshot_20210825-193835_ARrel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chart\Screenshot_20210825-193835_ARrelic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4210" cy="1257394"/>
                    </a:xfrm>
                    <a:prstGeom prst="rect">
                      <a:avLst/>
                    </a:prstGeom>
                    <a:noFill/>
                    <a:ln>
                      <a:noFill/>
                    </a:ln>
                  </pic:spPr>
                </pic:pic>
              </a:graphicData>
            </a:graphic>
          </wp:inline>
        </w:drawing>
      </w:r>
      <w:r w:rsidR="009D7E4D" w:rsidRPr="00314E4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14:anchorId="6FA0EDD3" wp14:editId="0BD09910">
            <wp:extent cx="2613569" cy="1176105"/>
            <wp:effectExtent l="0" t="0" r="0" b="5080"/>
            <wp:docPr id="27" name="Picture 27" descr="C:\Users\admin\Desktop\chart\Screenshot_20210825-193550_ARrel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chart\Screenshot_20210825-193550_ARrelic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2742" cy="1216233"/>
                    </a:xfrm>
                    <a:prstGeom prst="rect">
                      <a:avLst/>
                    </a:prstGeom>
                    <a:noFill/>
                    <a:ln>
                      <a:noFill/>
                    </a:ln>
                  </pic:spPr>
                </pic:pic>
              </a:graphicData>
            </a:graphic>
          </wp:inline>
        </w:drawing>
      </w:r>
    </w:p>
    <w:p w14:paraId="7CD8B7E0" w14:textId="77777777" w:rsidR="00F50B9C" w:rsidRDefault="00773BD9" w:rsidP="00FB7650">
      <w:pPr>
        <w:widowControl/>
        <w:rPr>
          <w:b/>
          <w:sz w:val="28"/>
        </w:rPr>
      </w:pPr>
      <w:r w:rsidRPr="00773BD9">
        <w:rPr>
          <w:rStyle w:val="src"/>
          <w:rFonts w:ascii="Arial" w:hAnsi="Arial" w:cs="Arial"/>
          <w:color w:val="333333"/>
          <w:sz w:val="20"/>
          <w:szCs w:val="20"/>
          <w:lang w:val="en-GB"/>
        </w:rPr>
        <w:t>Figure 4. Demostration of CubeMuseum AR. (a) A user using the CubeMuseum AR; (b) The physical CubeMuseum; (c) A screenshot showing the 3D model and size of an art</w:t>
      </w:r>
      <w:r w:rsidR="00B574F8">
        <w:rPr>
          <w:rStyle w:val="src"/>
          <w:rFonts w:ascii="Arial" w:hAnsi="Arial" w:cs="Arial"/>
          <w:color w:val="333333"/>
          <w:sz w:val="20"/>
          <w:szCs w:val="20"/>
          <w:lang w:val="en-GB"/>
        </w:rPr>
        <w:t>i</w:t>
      </w:r>
      <w:r w:rsidRPr="00773BD9">
        <w:rPr>
          <w:rStyle w:val="src"/>
          <w:rFonts w:ascii="Arial" w:hAnsi="Arial" w:cs="Arial"/>
          <w:color w:val="333333"/>
          <w:sz w:val="20"/>
          <w:szCs w:val="20"/>
          <w:lang w:val="en-GB"/>
        </w:rPr>
        <w:t xml:space="preserve">fact; (d) A screenshot showing the information label of an </w:t>
      </w:r>
      <w:r w:rsidR="00F76D96" w:rsidRPr="00773BD9">
        <w:rPr>
          <w:rStyle w:val="src"/>
          <w:rFonts w:ascii="Arial" w:hAnsi="Arial" w:cs="Arial"/>
          <w:color w:val="333333"/>
          <w:sz w:val="20"/>
          <w:szCs w:val="20"/>
          <w:lang w:val="en-GB"/>
        </w:rPr>
        <w:t>art</w:t>
      </w:r>
      <w:r w:rsidR="00B574F8">
        <w:rPr>
          <w:rStyle w:val="src"/>
          <w:rFonts w:ascii="Arial" w:hAnsi="Arial" w:cs="Arial"/>
          <w:color w:val="333333"/>
          <w:sz w:val="20"/>
          <w:szCs w:val="20"/>
          <w:lang w:val="en-GB"/>
        </w:rPr>
        <w:t>i</w:t>
      </w:r>
      <w:r w:rsidR="00F76D96" w:rsidRPr="00773BD9">
        <w:rPr>
          <w:rStyle w:val="src"/>
          <w:rFonts w:ascii="Arial" w:hAnsi="Arial" w:cs="Arial"/>
          <w:color w:val="333333"/>
          <w:sz w:val="20"/>
          <w:szCs w:val="20"/>
          <w:lang w:val="en-GB"/>
        </w:rPr>
        <w:t>fact</w:t>
      </w:r>
      <w:r w:rsidRPr="00773BD9">
        <w:rPr>
          <w:rStyle w:val="src"/>
          <w:rFonts w:ascii="Arial" w:hAnsi="Arial" w:cs="Arial"/>
          <w:color w:val="333333"/>
          <w:sz w:val="20"/>
          <w:szCs w:val="20"/>
          <w:lang w:val="en-GB"/>
        </w:rPr>
        <w:t>; (e) A screenshot showing a zoomed</w:t>
      </w:r>
      <w:r w:rsidR="00B574F8">
        <w:rPr>
          <w:rStyle w:val="src"/>
          <w:rFonts w:ascii="Arial" w:hAnsi="Arial" w:cs="Arial"/>
          <w:color w:val="333333"/>
          <w:sz w:val="20"/>
          <w:szCs w:val="20"/>
          <w:lang w:val="en-GB"/>
        </w:rPr>
        <w:t>-</w:t>
      </w:r>
      <w:r w:rsidRPr="00773BD9">
        <w:rPr>
          <w:rStyle w:val="src"/>
          <w:rFonts w:ascii="Arial" w:hAnsi="Arial" w:cs="Arial"/>
          <w:color w:val="333333"/>
          <w:sz w:val="20"/>
          <w:szCs w:val="20"/>
          <w:lang w:val="en-GB"/>
        </w:rPr>
        <w:t>in view of an art</w:t>
      </w:r>
      <w:r w:rsidR="00B574F8">
        <w:rPr>
          <w:rStyle w:val="src"/>
          <w:rFonts w:ascii="Arial" w:hAnsi="Arial" w:cs="Arial"/>
          <w:color w:val="333333"/>
          <w:sz w:val="20"/>
          <w:szCs w:val="20"/>
          <w:lang w:val="en-GB"/>
        </w:rPr>
        <w:t>i</w:t>
      </w:r>
      <w:r w:rsidRPr="00773BD9">
        <w:rPr>
          <w:rStyle w:val="src"/>
          <w:rFonts w:ascii="Arial" w:hAnsi="Arial" w:cs="Arial"/>
          <w:color w:val="333333"/>
          <w:sz w:val="20"/>
          <w:szCs w:val="20"/>
          <w:lang w:val="en-GB"/>
        </w:rPr>
        <w:t>fact.</w:t>
      </w:r>
      <w:r w:rsidR="00F50B9C">
        <w:rPr>
          <w:b/>
          <w:sz w:val="28"/>
        </w:rPr>
        <w:br w:type="page"/>
      </w:r>
    </w:p>
    <w:p w14:paraId="211309E2" w14:textId="77777777" w:rsidR="00DF7CDB" w:rsidRDefault="00DF7CDB" w:rsidP="00DF7CDB">
      <w:pPr>
        <w:rPr>
          <w:b/>
          <w:sz w:val="28"/>
        </w:rPr>
      </w:pPr>
      <w:r w:rsidRPr="00222F92">
        <w:rPr>
          <w:b/>
          <w:sz w:val="28"/>
        </w:rPr>
        <w:lastRenderedPageBreak/>
        <w:t>M</w:t>
      </w:r>
      <w:r>
        <w:rPr>
          <w:b/>
          <w:sz w:val="28"/>
        </w:rPr>
        <w:t>ethodology</w:t>
      </w:r>
    </w:p>
    <w:p w14:paraId="726EF718" w14:textId="77777777" w:rsidR="00DF7CDB" w:rsidRPr="009E75C4" w:rsidRDefault="00DF7CDB" w:rsidP="00DF7CDB">
      <w:pPr>
        <w:rPr>
          <w:rStyle w:val="src"/>
          <w:rFonts w:ascii="Arial" w:hAnsi="Arial" w:cs="Arial"/>
          <w:color w:val="333333"/>
          <w:szCs w:val="20"/>
        </w:rPr>
      </w:pPr>
      <w:bookmarkStart w:id="115" w:name="OLE_LINK2"/>
      <w:bookmarkStart w:id="116" w:name="OLE_LINK3"/>
      <w:r w:rsidRPr="009E75C4">
        <w:rPr>
          <w:rStyle w:val="src"/>
          <w:rFonts w:ascii="Arial" w:hAnsi="Arial" w:cs="Arial"/>
          <w:color w:val="333333"/>
          <w:szCs w:val="20"/>
        </w:rPr>
        <w:t>We conduct a within-subject</w:t>
      </w:r>
      <w:ins w:id="117" w:author="Johnny" w:date="2021-08-20T16:46:00Z">
        <w:r w:rsidRPr="009E75C4">
          <w:rPr>
            <w:rStyle w:val="src"/>
            <w:rFonts w:ascii="Arial" w:hAnsi="Arial" w:cs="Arial"/>
            <w:color w:val="333333"/>
            <w:szCs w:val="20"/>
          </w:rPr>
          <w:t>s</w:t>
        </w:r>
      </w:ins>
      <w:r w:rsidRPr="009E75C4">
        <w:rPr>
          <w:rStyle w:val="src"/>
          <w:rFonts w:ascii="Arial" w:hAnsi="Arial" w:cs="Arial"/>
          <w:color w:val="333333"/>
          <w:szCs w:val="20"/>
        </w:rPr>
        <w:t xml:space="preserve"> experiment to evaluate the learning effect under three different conditions: Leaflet (baseline), Postcard, and CubeMuseum. Both Postcard and CubeMuseum used in this study are AR-based interaction interfaces.</w:t>
      </w:r>
    </w:p>
    <w:p w14:paraId="260A4550" w14:textId="77777777" w:rsidR="00DF7CDB" w:rsidRPr="009E75C4" w:rsidRDefault="00DF7CDB" w:rsidP="009E75C4">
      <w:pPr>
        <w:rPr>
          <w:b/>
          <w:sz w:val="24"/>
        </w:rPr>
      </w:pPr>
      <w:r w:rsidRPr="009E75C4">
        <w:rPr>
          <w:b/>
          <w:sz w:val="24"/>
        </w:rPr>
        <w:t>Materials</w:t>
      </w:r>
    </w:p>
    <w:p w14:paraId="7311CF9F" w14:textId="77777777" w:rsidR="00DF7CDB" w:rsidRPr="009E75C4" w:rsidRDefault="00DF7CDB" w:rsidP="00DF7CDB">
      <w:pPr>
        <w:rPr>
          <w:ins w:id="118" w:author="Johnny" w:date="2021-08-20T16:47:00Z"/>
          <w:rStyle w:val="src"/>
          <w:rFonts w:ascii="Arial" w:hAnsi="Arial" w:cs="Arial"/>
          <w:color w:val="333333"/>
          <w:szCs w:val="20"/>
        </w:rPr>
      </w:pPr>
      <w:ins w:id="119" w:author="Johnny" w:date="2021-08-20T16:48:00Z">
        <w:r w:rsidRPr="009E75C4">
          <w:rPr>
            <w:rStyle w:val="src"/>
            <w:rFonts w:ascii="Arial" w:hAnsi="Arial" w:cs="Arial"/>
            <w:color w:val="333333"/>
            <w:szCs w:val="20"/>
          </w:rPr>
          <w:t xml:space="preserve">Twelve cultural artifacts are used for three experiment conditions, with four objects for each condition. </w:t>
        </w:r>
      </w:ins>
      <w:ins w:id="120" w:author="Johnny" w:date="2021-08-20T16:49:00Z">
        <w:r w:rsidRPr="009E75C4">
          <w:rPr>
            <w:rStyle w:val="src"/>
            <w:rFonts w:ascii="Arial" w:hAnsi="Arial" w:cs="Arial"/>
            <w:color w:val="333333"/>
            <w:szCs w:val="20"/>
          </w:rPr>
          <w:t xml:space="preserve">The artifacts images were collected from museums and the 3D models were constructed using </w:t>
        </w:r>
      </w:ins>
      <w:r w:rsidR="006C4345">
        <w:rPr>
          <w:rStyle w:val="src"/>
          <w:rFonts w:ascii="Arial" w:hAnsi="Arial" w:cs="Arial"/>
          <w:color w:val="333333"/>
          <w:szCs w:val="20"/>
        </w:rPr>
        <w:t xml:space="preserve">the </w:t>
      </w:r>
      <w:ins w:id="121" w:author="Johnny" w:date="2021-08-20T16:49:00Z">
        <w:r w:rsidRPr="009E75C4">
          <w:rPr>
            <w:rStyle w:val="src"/>
            <w:rFonts w:ascii="Arial" w:hAnsi="Arial" w:cs="Arial"/>
            <w:color w:val="333333"/>
            <w:szCs w:val="20"/>
          </w:rPr>
          <w:t>photogrammetry technique.</w:t>
        </w:r>
      </w:ins>
      <w:ins w:id="122" w:author="Johnny" w:date="2021-08-20T16:50:00Z">
        <w:r w:rsidRPr="009E75C4">
          <w:rPr>
            <w:rStyle w:val="src"/>
            <w:rFonts w:ascii="Arial" w:hAnsi="Arial" w:cs="Arial"/>
            <w:color w:val="333333"/>
            <w:szCs w:val="20"/>
          </w:rPr>
          <w:t xml:space="preserve"> </w:t>
        </w:r>
      </w:ins>
      <w:del w:id="123" w:author="Johnny" w:date="2021-08-20T16:50:00Z">
        <w:r w:rsidRPr="009E75C4" w:rsidDel="00640E51">
          <w:rPr>
            <w:rStyle w:val="src"/>
            <w:rFonts w:ascii="Arial" w:hAnsi="Arial" w:cs="Arial"/>
            <w:color w:val="333333"/>
            <w:szCs w:val="20"/>
          </w:rPr>
          <w:delText xml:space="preserve">To facilitate a valid comparison, we used </w:delText>
        </w:r>
      </w:del>
      <w:del w:id="124" w:author="Johnny" w:date="2021-08-20T16:47:00Z">
        <w:r w:rsidRPr="009E75C4" w:rsidDel="00885707">
          <w:rPr>
            <w:rStyle w:val="src"/>
            <w:rFonts w:ascii="Arial" w:hAnsi="Arial" w:cs="Arial"/>
            <w:color w:val="333333"/>
            <w:szCs w:val="20"/>
          </w:rPr>
          <w:delText xml:space="preserve">the different </w:delText>
        </w:r>
      </w:del>
      <w:del w:id="125" w:author="Johnny" w:date="2021-08-20T16:50:00Z">
        <w:r w:rsidRPr="009E75C4" w:rsidDel="00640E51">
          <w:rPr>
            <w:rStyle w:val="src"/>
            <w:rFonts w:ascii="Arial" w:hAnsi="Arial" w:cs="Arial"/>
            <w:color w:val="333333"/>
            <w:szCs w:val="20"/>
          </w:rPr>
          <w:delText>four artifacts applied in each implementation.</w:delText>
        </w:r>
        <w:r w:rsidRPr="009E75C4" w:rsidDel="00640E51">
          <w:rPr>
            <w:rStyle w:val="src"/>
            <w:rFonts w:ascii="Arial" w:hAnsi="Arial" w:cs="Arial" w:hint="eastAsia"/>
            <w:color w:val="333333"/>
            <w:szCs w:val="20"/>
          </w:rPr>
          <w:delText xml:space="preserve">These collections </w:delText>
        </w:r>
      </w:del>
      <w:ins w:id="126" w:author="Johnny" w:date="2021-08-20T16:50:00Z">
        <w:r w:rsidRPr="009E75C4">
          <w:rPr>
            <w:rStyle w:val="src"/>
            <w:rFonts w:ascii="Arial" w:hAnsi="Arial" w:cs="Arial" w:hint="eastAsia"/>
            <w:color w:val="333333"/>
            <w:szCs w:val="20"/>
          </w:rPr>
          <w:t>Artifa</w:t>
        </w:r>
        <w:r w:rsidRPr="009E75C4">
          <w:rPr>
            <w:rStyle w:val="src"/>
            <w:rFonts w:ascii="Arial" w:hAnsi="Arial" w:cs="Arial"/>
            <w:color w:val="333333"/>
            <w:szCs w:val="20"/>
          </w:rPr>
          <w:t xml:space="preserve">cts used in the study </w:t>
        </w:r>
      </w:ins>
      <w:r w:rsidRPr="009E75C4">
        <w:rPr>
          <w:rStyle w:val="src"/>
          <w:rFonts w:ascii="Arial" w:hAnsi="Arial" w:cs="Arial"/>
          <w:color w:val="333333"/>
          <w:szCs w:val="20"/>
        </w:rPr>
        <w:t>are chosen with a variety of periods and materials</w:t>
      </w:r>
      <w:r w:rsidR="00460ECF" w:rsidRPr="009E75C4">
        <w:rPr>
          <w:rStyle w:val="src"/>
          <w:rFonts w:ascii="Arial" w:hAnsi="Arial" w:cs="Arial"/>
          <w:color w:val="333333"/>
          <w:szCs w:val="20"/>
        </w:rPr>
        <w:t xml:space="preserve"> </w:t>
      </w:r>
      <w:del w:id="127" w:author="Johnny" w:date="2021-08-20T16:50:00Z">
        <w:r w:rsidRPr="009E75C4" w:rsidDel="00640E51">
          <w:rPr>
            <w:rStyle w:val="src"/>
            <w:rFonts w:ascii="Arial" w:hAnsi="Arial" w:cs="Arial"/>
            <w:color w:val="333333"/>
            <w:szCs w:val="20"/>
          </w:rPr>
          <w:delText>.</w:delText>
        </w:r>
      </w:del>
      <w:ins w:id="128" w:author="Johnny" w:date="2021-08-20T16:50:00Z">
        <w:r w:rsidRPr="009E75C4">
          <w:rPr>
            <w:rStyle w:val="src"/>
            <w:rFonts w:ascii="Arial" w:hAnsi="Arial" w:cs="Arial"/>
            <w:color w:val="333333"/>
            <w:szCs w:val="20"/>
          </w:rPr>
          <w:t>(see Table 1).</w:t>
        </w:r>
      </w:ins>
    </w:p>
    <w:p w14:paraId="0D57047F" w14:textId="77777777" w:rsidR="00DF7CDB" w:rsidRPr="004D1546" w:rsidRDefault="00DF7CDB" w:rsidP="00DF7CDB">
      <w:pPr>
        <w:rPr>
          <w:rFonts w:ascii="Arial" w:hAnsi="Arial" w:cs="Arial"/>
          <w:color w:val="333333"/>
          <w:sz w:val="20"/>
          <w:szCs w:val="20"/>
        </w:rPr>
      </w:pPr>
    </w:p>
    <w:bookmarkEnd w:id="115"/>
    <w:bookmarkEnd w:id="116"/>
    <w:p w14:paraId="5E5427D2" w14:textId="77777777" w:rsidR="00DF7CDB" w:rsidRPr="00C030D0" w:rsidRDefault="00DF7CDB" w:rsidP="00DF7CDB">
      <w:pPr>
        <w:widowControl/>
        <w:jc w:val="left"/>
        <w:rPr>
          <w:rStyle w:val="src"/>
          <w:rFonts w:ascii="Arial" w:hAnsi="Arial" w:cs="Arial"/>
          <w:color w:val="333333"/>
          <w:sz w:val="20"/>
          <w:szCs w:val="20"/>
        </w:rPr>
      </w:pPr>
      <w:r w:rsidRPr="00C030D0">
        <w:rPr>
          <w:rStyle w:val="src"/>
          <w:rFonts w:ascii="Arial" w:hAnsi="Arial" w:cs="Arial"/>
          <w:color w:val="333333"/>
          <w:sz w:val="20"/>
          <w:szCs w:val="20"/>
        </w:rPr>
        <w:t>Table 1. Overview of twelves artifacts</w:t>
      </w:r>
    </w:p>
    <w:p w14:paraId="5D887928" w14:textId="77777777" w:rsidR="00DF7CDB" w:rsidRPr="007B061A" w:rsidRDefault="00DF7CDB" w:rsidP="00DF7CDB">
      <w:pPr>
        <w:rPr>
          <w:lang w:val="en-GB"/>
        </w:rPr>
      </w:pPr>
    </w:p>
    <w:tbl>
      <w:tblPr>
        <w:tblStyle w:val="a5"/>
        <w:tblW w:w="5430" w:type="pct"/>
        <w:tblBorders>
          <w:top w:val="none" w:sz="0" w:space="0" w:color="auto"/>
          <w:left w:val="none" w:sz="0" w:space="0" w:color="auto"/>
          <w:bottom w:val="none" w:sz="0" w:space="0" w:color="auto"/>
          <w:right w:val="none" w:sz="0" w:space="0" w:color="auto"/>
          <w:insideV w:val="none" w:sz="0" w:space="0" w:color="auto"/>
        </w:tblBorders>
        <w:tblLook w:val="0000" w:firstRow="0" w:lastRow="0" w:firstColumn="0" w:lastColumn="0" w:noHBand="0" w:noVBand="0"/>
      </w:tblPr>
      <w:tblGrid>
        <w:gridCol w:w="477"/>
        <w:gridCol w:w="1456"/>
        <w:gridCol w:w="1956"/>
        <w:gridCol w:w="1204"/>
        <w:gridCol w:w="1029"/>
        <w:gridCol w:w="1319"/>
        <w:gridCol w:w="1579"/>
      </w:tblGrid>
      <w:tr w:rsidR="00DF7CDB" w:rsidRPr="007B061A" w14:paraId="5EB2BAE4" w14:textId="77777777" w:rsidTr="00A3387C">
        <w:tc>
          <w:tcPr>
            <w:tcW w:w="267" w:type="pct"/>
            <w:vAlign w:val="center"/>
          </w:tcPr>
          <w:p w14:paraId="579CD383" w14:textId="77777777" w:rsidR="00DF7CDB" w:rsidRPr="00264C34" w:rsidRDefault="00DF7CDB" w:rsidP="00A3387C">
            <w:pPr>
              <w:rPr>
                <w:b/>
                <w:bCs/>
                <w:iCs/>
                <w:color w:val="000000" w:themeColor="text1"/>
                <w:sz w:val="20"/>
                <w:szCs w:val="22"/>
              </w:rPr>
            </w:pPr>
            <w:r w:rsidRPr="00264C34">
              <w:rPr>
                <w:b/>
                <w:bCs/>
                <w:iCs/>
                <w:color w:val="000000" w:themeColor="text1"/>
                <w:sz w:val="20"/>
                <w:szCs w:val="22"/>
              </w:rPr>
              <w:t>#</w:t>
            </w:r>
          </w:p>
        </w:tc>
        <w:tc>
          <w:tcPr>
            <w:tcW w:w="810" w:type="pct"/>
            <w:vAlign w:val="center"/>
          </w:tcPr>
          <w:p w14:paraId="366B3C94" w14:textId="77777777" w:rsidR="00DF7CDB" w:rsidRPr="00264C34" w:rsidRDefault="00DF7CDB" w:rsidP="00A3387C">
            <w:pPr>
              <w:rPr>
                <w:iCs/>
                <w:color w:val="000000" w:themeColor="text1"/>
                <w:sz w:val="20"/>
                <w:szCs w:val="22"/>
              </w:rPr>
            </w:pPr>
            <w:r w:rsidRPr="00264C34">
              <w:rPr>
                <w:b/>
                <w:bCs/>
                <w:iCs/>
                <w:color w:val="000000" w:themeColor="text1"/>
                <w:sz w:val="20"/>
                <w:szCs w:val="22"/>
              </w:rPr>
              <w:t>Name</w:t>
            </w:r>
          </w:p>
        </w:tc>
        <w:tc>
          <w:tcPr>
            <w:tcW w:w="1068" w:type="pct"/>
            <w:vAlign w:val="center"/>
          </w:tcPr>
          <w:p w14:paraId="4AFFDA7F" w14:textId="77777777" w:rsidR="00DF7CDB" w:rsidRPr="00264C34" w:rsidRDefault="00DF7CDB" w:rsidP="00A3387C">
            <w:pPr>
              <w:rPr>
                <w:iCs/>
                <w:color w:val="000000" w:themeColor="text1"/>
                <w:sz w:val="20"/>
                <w:szCs w:val="22"/>
              </w:rPr>
            </w:pPr>
            <w:r w:rsidRPr="00264C34">
              <w:rPr>
                <w:b/>
                <w:bCs/>
                <w:iCs/>
                <w:color w:val="000000" w:themeColor="text1"/>
                <w:sz w:val="20"/>
                <w:szCs w:val="22"/>
              </w:rPr>
              <w:t>Picture</w:t>
            </w:r>
          </w:p>
        </w:tc>
        <w:tc>
          <w:tcPr>
            <w:tcW w:w="670" w:type="pct"/>
            <w:vAlign w:val="center"/>
          </w:tcPr>
          <w:p w14:paraId="546E2715" w14:textId="77777777" w:rsidR="00DF7CDB" w:rsidRPr="00264C34" w:rsidRDefault="00DF7CDB" w:rsidP="00A3387C">
            <w:pPr>
              <w:rPr>
                <w:iCs/>
                <w:color w:val="000000" w:themeColor="text1"/>
                <w:sz w:val="20"/>
                <w:szCs w:val="22"/>
              </w:rPr>
            </w:pPr>
            <w:r w:rsidRPr="00264C34">
              <w:rPr>
                <w:b/>
                <w:bCs/>
                <w:iCs/>
                <w:color w:val="000000" w:themeColor="text1"/>
                <w:sz w:val="20"/>
                <w:szCs w:val="22"/>
              </w:rPr>
              <w:t>Size</w:t>
            </w:r>
          </w:p>
        </w:tc>
        <w:tc>
          <w:tcPr>
            <w:tcW w:w="573" w:type="pct"/>
            <w:vAlign w:val="center"/>
          </w:tcPr>
          <w:p w14:paraId="20DE2E84" w14:textId="77777777" w:rsidR="00DF7CDB" w:rsidRPr="00264C34" w:rsidRDefault="00DF7CDB" w:rsidP="00A3387C">
            <w:pPr>
              <w:rPr>
                <w:iCs/>
                <w:color w:val="000000" w:themeColor="text1"/>
                <w:sz w:val="20"/>
                <w:szCs w:val="22"/>
              </w:rPr>
            </w:pPr>
            <w:r w:rsidRPr="00264C34">
              <w:rPr>
                <w:b/>
                <w:bCs/>
                <w:iCs/>
                <w:color w:val="000000" w:themeColor="text1"/>
                <w:sz w:val="20"/>
                <w:szCs w:val="22"/>
              </w:rPr>
              <w:t>Time Period</w:t>
            </w:r>
          </w:p>
        </w:tc>
        <w:tc>
          <w:tcPr>
            <w:tcW w:w="734" w:type="pct"/>
            <w:vAlign w:val="center"/>
          </w:tcPr>
          <w:p w14:paraId="06AB4849" w14:textId="77777777" w:rsidR="00DF7CDB" w:rsidRPr="00264C34" w:rsidRDefault="00DF7CDB" w:rsidP="00A3387C">
            <w:pPr>
              <w:rPr>
                <w:b/>
                <w:bCs/>
                <w:iCs/>
                <w:color w:val="000000" w:themeColor="text1"/>
                <w:sz w:val="20"/>
                <w:szCs w:val="22"/>
              </w:rPr>
            </w:pPr>
            <w:r w:rsidRPr="00264C34">
              <w:rPr>
                <w:b/>
                <w:bCs/>
                <w:iCs/>
                <w:color w:val="000000" w:themeColor="text1"/>
                <w:sz w:val="20"/>
                <w:szCs w:val="22"/>
              </w:rPr>
              <w:t>Museum</w:t>
            </w:r>
          </w:p>
        </w:tc>
        <w:tc>
          <w:tcPr>
            <w:tcW w:w="878" w:type="pct"/>
            <w:vAlign w:val="center"/>
          </w:tcPr>
          <w:p w14:paraId="7400D32F" w14:textId="77777777" w:rsidR="00DF7CDB" w:rsidRPr="00264C34" w:rsidRDefault="00DF7CDB" w:rsidP="00A3387C">
            <w:pPr>
              <w:rPr>
                <w:b/>
                <w:bCs/>
                <w:iCs/>
                <w:color w:val="000000" w:themeColor="text1"/>
                <w:sz w:val="20"/>
                <w:szCs w:val="22"/>
              </w:rPr>
            </w:pPr>
            <w:r w:rsidRPr="00264C34">
              <w:rPr>
                <w:b/>
                <w:bCs/>
                <w:iCs/>
                <w:color w:val="000000" w:themeColor="text1"/>
                <w:sz w:val="20"/>
                <w:szCs w:val="22"/>
              </w:rPr>
              <w:t>Category</w:t>
            </w:r>
          </w:p>
        </w:tc>
      </w:tr>
      <w:tr w:rsidR="00DF7CDB" w:rsidRPr="007B061A" w14:paraId="58BC1ADA" w14:textId="77777777" w:rsidTr="00A3387C">
        <w:tc>
          <w:tcPr>
            <w:tcW w:w="267" w:type="pct"/>
            <w:vAlign w:val="center"/>
          </w:tcPr>
          <w:p w14:paraId="09B8B0BF" w14:textId="77777777" w:rsidR="00DF7CDB" w:rsidRPr="00264C34" w:rsidRDefault="00DF7CDB" w:rsidP="00A3387C">
            <w:pPr>
              <w:rPr>
                <w:iCs/>
                <w:color w:val="000000" w:themeColor="text1"/>
                <w:sz w:val="20"/>
                <w:szCs w:val="22"/>
              </w:rPr>
            </w:pPr>
            <w:r w:rsidRPr="00264C34">
              <w:rPr>
                <w:iCs/>
                <w:color w:val="000000" w:themeColor="text1"/>
                <w:sz w:val="20"/>
                <w:szCs w:val="22"/>
              </w:rPr>
              <w:t>1</w:t>
            </w:r>
          </w:p>
        </w:tc>
        <w:tc>
          <w:tcPr>
            <w:tcW w:w="810" w:type="pct"/>
            <w:vAlign w:val="center"/>
          </w:tcPr>
          <w:p w14:paraId="0D6142CA" w14:textId="77777777" w:rsidR="00DF7CDB" w:rsidRPr="00264C34" w:rsidRDefault="00DF7CDB" w:rsidP="00A3387C">
            <w:pPr>
              <w:rPr>
                <w:iCs/>
                <w:color w:val="000000" w:themeColor="text1"/>
                <w:sz w:val="20"/>
                <w:szCs w:val="22"/>
              </w:rPr>
            </w:pPr>
            <w:r w:rsidRPr="00264C34">
              <w:rPr>
                <w:iCs/>
                <w:color w:val="000000" w:themeColor="text1"/>
                <w:sz w:val="20"/>
                <w:szCs w:val="22"/>
              </w:rPr>
              <w:t>The Bronze Mask with Protruding Pupils</w:t>
            </w:r>
          </w:p>
        </w:tc>
        <w:tc>
          <w:tcPr>
            <w:tcW w:w="1068" w:type="pct"/>
            <w:vAlign w:val="center"/>
          </w:tcPr>
          <w:p w14:paraId="674C0A16" w14:textId="77777777" w:rsidR="00DF7CDB" w:rsidRPr="00264C34" w:rsidRDefault="00DF7CDB" w:rsidP="00A3387C">
            <w:pPr>
              <w:rPr>
                <w:sz w:val="20"/>
                <w:szCs w:val="22"/>
              </w:rPr>
            </w:pPr>
            <w:r w:rsidRPr="00264C34">
              <w:rPr>
                <w:iCs/>
                <w:noProof/>
                <w:color w:val="000000" w:themeColor="text1"/>
                <w:sz w:val="20"/>
              </w:rPr>
              <w:drawing>
                <wp:inline distT="0" distB="0" distL="0" distR="0" wp14:anchorId="5C8CB362" wp14:editId="1CCA95C3">
                  <wp:extent cx="1080000" cy="781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4">
                            <a:extLst>
                              <a:ext uri="{28A0092B-C50C-407E-A947-70E740481C1C}">
                                <a14:useLocalDpi xmlns:a14="http://schemas.microsoft.com/office/drawing/2010/main" val="0"/>
                              </a:ext>
                            </a:extLst>
                          </a:blip>
                          <a:srcRect l="8952" r="9031"/>
                          <a:stretch/>
                        </pic:blipFill>
                        <pic:spPr bwMode="auto">
                          <a:xfrm>
                            <a:off x="0" y="0"/>
                            <a:ext cx="1080000" cy="7814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c>
          <w:tcPr>
            <w:tcW w:w="670" w:type="pct"/>
            <w:vAlign w:val="center"/>
          </w:tcPr>
          <w:p w14:paraId="6B2BCB80" w14:textId="77777777" w:rsidR="00DF7CDB" w:rsidRPr="00264C34" w:rsidRDefault="00DF7CDB" w:rsidP="00A3387C">
            <w:pPr>
              <w:rPr>
                <w:iCs/>
                <w:color w:val="000000" w:themeColor="text1"/>
                <w:sz w:val="20"/>
                <w:szCs w:val="22"/>
              </w:rPr>
            </w:pPr>
            <w:r w:rsidRPr="00264C34">
              <w:rPr>
                <w:iCs/>
                <w:color w:val="000000" w:themeColor="text1"/>
                <w:sz w:val="20"/>
                <w:szCs w:val="22"/>
              </w:rPr>
              <w:t>Height: 66cm</w:t>
            </w:r>
          </w:p>
          <w:p w14:paraId="0A2AE1B8" w14:textId="77777777" w:rsidR="00DF7CDB" w:rsidRPr="00264C34" w:rsidRDefault="00DF7CDB" w:rsidP="00A3387C">
            <w:pPr>
              <w:rPr>
                <w:iCs/>
                <w:color w:val="000000" w:themeColor="text1"/>
                <w:sz w:val="20"/>
                <w:szCs w:val="22"/>
              </w:rPr>
            </w:pPr>
            <w:r w:rsidRPr="00264C34">
              <w:rPr>
                <w:iCs/>
                <w:color w:val="000000" w:themeColor="text1"/>
                <w:sz w:val="20"/>
                <w:szCs w:val="22"/>
              </w:rPr>
              <w:t>Width: 138cm</w:t>
            </w:r>
          </w:p>
        </w:tc>
        <w:tc>
          <w:tcPr>
            <w:tcW w:w="573" w:type="pct"/>
            <w:vAlign w:val="center"/>
          </w:tcPr>
          <w:p w14:paraId="2A21F8D5" w14:textId="77777777" w:rsidR="00DF7CDB" w:rsidRPr="00264C34" w:rsidRDefault="00DF7CDB" w:rsidP="00A3387C">
            <w:pPr>
              <w:rPr>
                <w:iCs/>
                <w:color w:val="000000" w:themeColor="text1"/>
                <w:sz w:val="20"/>
                <w:szCs w:val="22"/>
              </w:rPr>
            </w:pPr>
            <w:r w:rsidRPr="00264C34">
              <w:rPr>
                <w:iCs/>
                <w:color w:val="000000" w:themeColor="text1"/>
                <w:sz w:val="20"/>
                <w:szCs w:val="22"/>
              </w:rPr>
              <w:t>Shang</w:t>
            </w:r>
          </w:p>
          <w:p w14:paraId="7453C490" w14:textId="77777777" w:rsidR="00DF7CDB" w:rsidRPr="00264C34" w:rsidRDefault="00DF7CDB" w:rsidP="00A3387C">
            <w:pPr>
              <w:rPr>
                <w:iCs/>
                <w:color w:val="000000" w:themeColor="text1"/>
                <w:sz w:val="20"/>
                <w:szCs w:val="22"/>
              </w:rPr>
            </w:pPr>
            <w:r w:rsidRPr="00264C34">
              <w:rPr>
                <w:iCs/>
                <w:color w:val="000000" w:themeColor="text1"/>
                <w:sz w:val="20"/>
                <w:szCs w:val="22"/>
              </w:rPr>
              <w:t>1600-1046 B.C.</w:t>
            </w:r>
          </w:p>
        </w:tc>
        <w:tc>
          <w:tcPr>
            <w:tcW w:w="734" w:type="pct"/>
            <w:vAlign w:val="center"/>
          </w:tcPr>
          <w:p w14:paraId="4CA8C990" w14:textId="77777777" w:rsidR="00DF7CDB" w:rsidRPr="00264C34" w:rsidRDefault="00DF7CDB" w:rsidP="00A3387C">
            <w:pPr>
              <w:rPr>
                <w:iCs/>
                <w:color w:val="000000" w:themeColor="text1"/>
                <w:sz w:val="20"/>
                <w:szCs w:val="22"/>
              </w:rPr>
            </w:pPr>
            <w:r w:rsidRPr="00264C34">
              <w:rPr>
                <w:iCs/>
                <w:color w:val="000000" w:themeColor="text1"/>
                <w:sz w:val="20"/>
                <w:szCs w:val="22"/>
              </w:rPr>
              <w:t>Sanxingdui Museum</w:t>
            </w:r>
          </w:p>
        </w:tc>
        <w:tc>
          <w:tcPr>
            <w:tcW w:w="878" w:type="pct"/>
            <w:vAlign w:val="center"/>
          </w:tcPr>
          <w:p w14:paraId="02497FE5" w14:textId="77777777" w:rsidR="00DF7CDB" w:rsidRPr="00264C34" w:rsidRDefault="00DF7CDB" w:rsidP="00A3387C">
            <w:pPr>
              <w:rPr>
                <w:iCs/>
                <w:color w:val="000000" w:themeColor="text1"/>
                <w:sz w:val="20"/>
                <w:szCs w:val="22"/>
              </w:rPr>
            </w:pPr>
            <w:r w:rsidRPr="00264C34">
              <w:rPr>
                <w:iCs/>
                <w:color w:val="000000" w:themeColor="text1"/>
                <w:sz w:val="20"/>
                <w:szCs w:val="22"/>
              </w:rPr>
              <w:t>Bronze</w:t>
            </w:r>
          </w:p>
        </w:tc>
      </w:tr>
      <w:tr w:rsidR="00DF7CDB" w:rsidRPr="007B061A" w14:paraId="511F0545" w14:textId="77777777" w:rsidTr="00A3387C">
        <w:tc>
          <w:tcPr>
            <w:tcW w:w="267" w:type="pct"/>
            <w:vAlign w:val="center"/>
          </w:tcPr>
          <w:p w14:paraId="435F12E9"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2</w:t>
            </w:r>
          </w:p>
        </w:tc>
        <w:tc>
          <w:tcPr>
            <w:tcW w:w="810" w:type="pct"/>
            <w:vAlign w:val="center"/>
          </w:tcPr>
          <w:p w14:paraId="31654CD6"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B</w:t>
            </w:r>
            <w:r w:rsidRPr="00264C34">
              <w:rPr>
                <w:iCs/>
                <w:color w:val="000000" w:themeColor="text1"/>
                <w:sz w:val="20"/>
                <w:szCs w:val="22"/>
              </w:rPr>
              <w:t>ronze Music Instrument</w:t>
            </w:r>
          </w:p>
        </w:tc>
        <w:tc>
          <w:tcPr>
            <w:tcW w:w="1068" w:type="pct"/>
            <w:vAlign w:val="center"/>
          </w:tcPr>
          <w:p w14:paraId="16417F91" w14:textId="77777777" w:rsidR="00DF7CDB" w:rsidRPr="00264C34" w:rsidRDefault="00DF7CDB" w:rsidP="00A3387C">
            <w:pPr>
              <w:rPr>
                <w:iCs/>
                <w:noProof/>
                <w:color w:val="000000" w:themeColor="text1"/>
                <w:sz w:val="20"/>
                <w:szCs w:val="22"/>
              </w:rPr>
            </w:pPr>
            <w:ins w:id="129" w:author="admin" w:date="2021-08-15T11:53:00Z">
              <w:r w:rsidRPr="00264C34">
                <w:rPr>
                  <w:noProof/>
                  <w:sz w:val="20"/>
                </w:rPr>
                <w:drawing>
                  <wp:inline distT="0" distB="0" distL="0" distR="0" wp14:anchorId="22E0278B" wp14:editId="0C59C0D6">
                    <wp:extent cx="1079500" cy="760837"/>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31105" cy="797208"/>
                            </a:xfrm>
                            <a:prstGeom prst="rect">
                              <a:avLst/>
                            </a:prstGeom>
                          </pic:spPr>
                        </pic:pic>
                      </a:graphicData>
                    </a:graphic>
                  </wp:inline>
                </w:drawing>
              </w:r>
            </w:ins>
          </w:p>
        </w:tc>
        <w:tc>
          <w:tcPr>
            <w:tcW w:w="670" w:type="pct"/>
            <w:vAlign w:val="center"/>
          </w:tcPr>
          <w:p w14:paraId="69C79EA3"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H</w:t>
            </w:r>
            <w:r w:rsidRPr="00264C34">
              <w:rPr>
                <w:iCs/>
                <w:color w:val="000000" w:themeColor="text1"/>
                <w:sz w:val="20"/>
                <w:szCs w:val="22"/>
              </w:rPr>
              <w:t>eight: 63cm</w:t>
            </w:r>
          </w:p>
        </w:tc>
        <w:tc>
          <w:tcPr>
            <w:tcW w:w="573" w:type="pct"/>
            <w:vAlign w:val="center"/>
          </w:tcPr>
          <w:p w14:paraId="2A1DBF90"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W</w:t>
            </w:r>
            <w:r w:rsidRPr="00264C34">
              <w:rPr>
                <w:iCs/>
                <w:color w:val="000000" w:themeColor="text1"/>
                <w:sz w:val="20"/>
                <w:szCs w:val="22"/>
              </w:rPr>
              <w:t>estern Zhou</w:t>
            </w:r>
          </w:p>
          <w:p w14:paraId="524AC3D0"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046-771 B.C.</w:t>
            </w:r>
          </w:p>
        </w:tc>
        <w:tc>
          <w:tcPr>
            <w:tcW w:w="734" w:type="pct"/>
            <w:vAlign w:val="center"/>
          </w:tcPr>
          <w:p w14:paraId="1946EDDD"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T</w:t>
            </w:r>
            <w:r w:rsidRPr="00264C34">
              <w:rPr>
                <w:iCs/>
                <w:color w:val="000000" w:themeColor="text1"/>
                <w:sz w:val="20"/>
                <w:szCs w:val="22"/>
              </w:rPr>
              <w:t>ianjin Museum</w:t>
            </w:r>
          </w:p>
        </w:tc>
        <w:tc>
          <w:tcPr>
            <w:tcW w:w="878" w:type="pct"/>
            <w:vAlign w:val="center"/>
          </w:tcPr>
          <w:p w14:paraId="511FEEF5"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B</w:t>
            </w:r>
            <w:r w:rsidRPr="00264C34">
              <w:rPr>
                <w:iCs/>
                <w:color w:val="000000" w:themeColor="text1"/>
                <w:sz w:val="20"/>
                <w:szCs w:val="22"/>
              </w:rPr>
              <w:t>ronze</w:t>
            </w:r>
          </w:p>
        </w:tc>
      </w:tr>
      <w:tr w:rsidR="00DF7CDB" w:rsidRPr="007B061A" w14:paraId="56EB940B" w14:textId="77777777" w:rsidTr="00A3387C">
        <w:tc>
          <w:tcPr>
            <w:tcW w:w="267" w:type="pct"/>
            <w:vAlign w:val="center"/>
          </w:tcPr>
          <w:p w14:paraId="2E1A00DC" w14:textId="77777777" w:rsidR="00DF7CDB" w:rsidRPr="00264C34" w:rsidRDefault="00DF7CDB" w:rsidP="00A3387C">
            <w:pPr>
              <w:rPr>
                <w:iCs/>
                <w:color w:val="000000" w:themeColor="text1"/>
                <w:sz w:val="20"/>
                <w:szCs w:val="22"/>
              </w:rPr>
            </w:pPr>
            <w:r w:rsidRPr="00264C34">
              <w:rPr>
                <w:iCs/>
                <w:color w:val="000000" w:themeColor="text1"/>
                <w:sz w:val="20"/>
                <w:szCs w:val="22"/>
              </w:rPr>
              <w:t>3</w:t>
            </w:r>
          </w:p>
        </w:tc>
        <w:tc>
          <w:tcPr>
            <w:tcW w:w="810" w:type="pct"/>
            <w:vAlign w:val="center"/>
          </w:tcPr>
          <w:p w14:paraId="369FB4C4" w14:textId="77777777" w:rsidR="00DF7CDB" w:rsidRPr="00264C34" w:rsidRDefault="00DF7CDB" w:rsidP="00A3387C">
            <w:pPr>
              <w:rPr>
                <w:iCs/>
                <w:color w:val="000000" w:themeColor="text1"/>
                <w:sz w:val="20"/>
                <w:szCs w:val="22"/>
              </w:rPr>
            </w:pPr>
            <w:r w:rsidRPr="00264C34">
              <w:rPr>
                <w:iCs/>
                <w:color w:val="000000" w:themeColor="text1"/>
                <w:sz w:val="20"/>
                <w:szCs w:val="22"/>
              </w:rPr>
              <w:t>Kneeling Archer</w:t>
            </w:r>
          </w:p>
        </w:tc>
        <w:tc>
          <w:tcPr>
            <w:tcW w:w="1068" w:type="pct"/>
            <w:vAlign w:val="center"/>
          </w:tcPr>
          <w:p w14:paraId="27E68990" w14:textId="77777777" w:rsidR="00DF7CDB" w:rsidRPr="00264C34" w:rsidRDefault="00DF7CDB" w:rsidP="00A3387C">
            <w:pPr>
              <w:rPr>
                <w:iCs/>
                <w:color w:val="000000" w:themeColor="text1"/>
                <w:sz w:val="20"/>
                <w:szCs w:val="22"/>
                <w:lang w:eastAsia="en-US"/>
              </w:rPr>
            </w:pPr>
            <w:r w:rsidRPr="00264C34">
              <w:rPr>
                <w:noProof/>
                <w:sz w:val="20"/>
              </w:rPr>
              <w:drawing>
                <wp:inline distT="0" distB="0" distL="0" distR="0" wp14:anchorId="6A479434" wp14:editId="570D6D26">
                  <wp:extent cx="1088390" cy="7803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1185073" cy="849623"/>
                          </a:xfrm>
                          <a:prstGeom prst="rect">
                            <a:avLst/>
                          </a:prstGeom>
                        </pic:spPr>
                      </pic:pic>
                    </a:graphicData>
                  </a:graphic>
                </wp:inline>
              </w:drawing>
            </w:r>
          </w:p>
        </w:tc>
        <w:tc>
          <w:tcPr>
            <w:tcW w:w="670" w:type="pct"/>
            <w:vAlign w:val="center"/>
          </w:tcPr>
          <w:p w14:paraId="5238224B" w14:textId="77777777" w:rsidR="00DF7CDB" w:rsidRPr="00264C34" w:rsidRDefault="00DF7CDB" w:rsidP="00A3387C">
            <w:pPr>
              <w:rPr>
                <w:iCs/>
                <w:color w:val="000000" w:themeColor="text1"/>
                <w:sz w:val="20"/>
                <w:szCs w:val="22"/>
              </w:rPr>
            </w:pPr>
            <w:r w:rsidRPr="00264C34">
              <w:rPr>
                <w:iCs/>
                <w:color w:val="000000" w:themeColor="text1"/>
                <w:sz w:val="20"/>
                <w:szCs w:val="22"/>
              </w:rPr>
              <w:t>Height: 182cm</w:t>
            </w:r>
          </w:p>
          <w:p w14:paraId="4E886DF0" w14:textId="77777777" w:rsidR="00DF7CDB" w:rsidRPr="00264C34" w:rsidRDefault="00DF7CDB" w:rsidP="00A3387C">
            <w:pPr>
              <w:rPr>
                <w:iCs/>
                <w:color w:val="000000" w:themeColor="text1"/>
                <w:sz w:val="20"/>
                <w:szCs w:val="22"/>
              </w:rPr>
            </w:pPr>
            <w:r w:rsidRPr="00264C34">
              <w:rPr>
                <w:iCs/>
                <w:color w:val="000000" w:themeColor="text1"/>
                <w:sz w:val="20"/>
                <w:szCs w:val="22"/>
              </w:rPr>
              <w:t>Width: 64cm</w:t>
            </w:r>
          </w:p>
        </w:tc>
        <w:tc>
          <w:tcPr>
            <w:tcW w:w="573" w:type="pct"/>
            <w:vAlign w:val="center"/>
          </w:tcPr>
          <w:p w14:paraId="62EE7018" w14:textId="77777777" w:rsidR="009F6A3B" w:rsidRPr="00264C34" w:rsidRDefault="00DF7CDB" w:rsidP="00A3387C">
            <w:pPr>
              <w:rPr>
                <w:iCs/>
                <w:color w:val="000000" w:themeColor="text1"/>
                <w:sz w:val="20"/>
                <w:szCs w:val="22"/>
              </w:rPr>
            </w:pPr>
            <w:r w:rsidRPr="00264C34">
              <w:rPr>
                <w:iCs/>
                <w:color w:val="000000" w:themeColor="text1"/>
                <w:sz w:val="20"/>
                <w:szCs w:val="22"/>
              </w:rPr>
              <w:t>Qin</w:t>
            </w:r>
            <w:r w:rsidR="009F6A3B" w:rsidRPr="00264C34">
              <w:rPr>
                <w:rFonts w:hint="eastAsia"/>
                <w:iCs/>
                <w:color w:val="000000" w:themeColor="text1"/>
                <w:sz w:val="20"/>
                <w:szCs w:val="22"/>
              </w:rPr>
              <w:t>g</w:t>
            </w:r>
          </w:p>
          <w:p w14:paraId="704F35BD"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2</w:t>
            </w:r>
            <w:r w:rsidR="009F6A3B" w:rsidRPr="00264C34">
              <w:rPr>
                <w:iCs/>
                <w:color w:val="000000" w:themeColor="text1"/>
                <w:sz w:val="20"/>
                <w:szCs w:val="22"/>
              </w:rPr>
              <w:t>21-207 B.C.</w:t>
            </w:r>
          </w:p>
        </w:tc>
        <w:tc>
          <w:tcPr>
            <w:tcW w:w="734" w:type="pct"/>
            <w:vAlign w:val="center"/>
          </w:tcPr>
          <w:p w14:paraId="29CD7884" w14:textId="77777777" w:rsidR="00DF7CDB" w:rsidRPr="00264C34" w:rsidRDefault="00DF7CDB" w:rsidP="00A3387C">
            <w:pPr>
              <w:rPr>
                <w:iCs/>
                <w:color w:val="000000" w:themeColor="text1"/>
                <w:sz w:val="20"/>
                <w:szCs w:val="22"/>
              </w:rPr>
            </w:pPr>
            <w:r w:rsidRPr="00264C34">
              <w:rPr>
                <w:iCs/>
                <w:color w:val="000000" w:themeColor="text1"/>
                <w:sz w:val="20"/>
                <w:szCs w:val="22"/>
              </w:rPr>
              <w:t>Warriors Museum</w:t>
            </w:r>
          </w:p>
        </w:tc>
        <w:tc>
          <w:tcPr>
            <w:tcW w:w="878" w:type="pct"/>
            <w:vAlign w:val="center"/>
          </w:tcPr>
          <w:p w14:paraId="4A95264F" w14:textId="77777777" w:rsidR="00DF7CDB" w:rsidRPr="00264C34" w:rsidRDefault="00DF7CDB" w:rsidP="00A3387C">
            <w:pPr>
              <w:rPr>
                <w:b/>
                <w:iCs/>
                <w:color w:val="000000" w:themeColor="text1"/>
                <w:sz w:val="20"/>
                <w:szCs w:val="22"/>
              </w:rPr>
            </w:pPr>
            <w:r w:rsidRPr="00264C34">
              <w:rPr>
                <w:iCs/>
                <w:color w:val="000000" w:themeColor="text1"/>
                <w:sz w:val="20"/>
                <w:szCs w:val="22"/>
              </w:rPr>
              <w:t>Earthenware</w:t>
            </w:r>
          </w:p>
        </w:tc>
      </w:tr>
      <w:tr w:rsidR="00DF7CDB" w:rsidRPr="007B061A" w14:paraId="20E3CD06" w14:textId="77777777" w:rsidTr="00A3387C">
        <w:tc>
          <w:tcPr>
            <w:tcW w:w="267" w:type="pct"/>
            <w:vAlign w:val="center"/>
          </w:tcPr>
          <w:p w14:paraId="269B40B1" w14:textId="77777777" w:rsidR="00DF7CDB" w:rsidRPr="00264C34" w:rsidRDefault="00DF7CDB" w:rsidP="00A3387C">
            <w:pPr>
              <w:rPr>
                <w:iCs/>
                <w:color w:val="000000" w:themeColor="text1"/>
                <w:sz w:val="20"/>
                <w:szCs w:val="22"/>
              </w:rPr>
            </w:pPr>
            <w:r w:rsidRPr="00264C34">
              <w:rPr>
                <w:iCs/>
                <w:color w:val="000000" w:themeColor="text1"/>
                <w:sz w:val="20"/>
                <w:szCs w:val="22"/>
              </w:rPr>
              <w:t>4</w:t>
            </w:r>
          </w:p>
        </w:tc>
        <w:tc>
          <w:tcPr>
            <w:tcW w:w="810" w:type="pct"/>
            <w:vAlign w:val="center"/>
          </w:tcPr>
          <w:p w14:paraId="2D0D7FD9" w14:textId="77777777" w:rsidR="00DF7CDB" w:rsidRPr="00264C34" w:rsidRDefault="00DF7CDB" w:rsidP="00A3387C">
            <w:pPr>
              <w:rPr>
                <w:iCs/>
                <w:color w:val="000000" w:themeColor="text1"/>
                <w:sz w:val="20"/>
                <w:szCs w:val="22"/>
              </w:rPr>
            </w:pPr>
            <w:r w:rsidRPr="00264C34">
              <w:rPr>
                <w:iCs/>
                <w:color w:val="000000" w:themeColor="text1"/>
                <w:sz w:val="20"/>
                <w:szCs w:val="22"/>
              </w:rPr>
              <w:t>Tri-coloured camel</w:t>
            </w:r>
          </w:p>
        </w:tc>
        <w:tc>
          <w:tcPr>
            <w:tcW w:w="1068" w:type="pct"/>
            <w:vAlign w:val="center"/>
          </w:tcPr>
          <w:p w14:paraId="79EE6E7C" w14:textId="77777777" w:rsidR="00DF7CDB" w:rsidRPr="00264C34" w:rsidRDefault="00DF7CDB" w:rsidP="00A3387C">
            <w:pPr>
              <w:rPr>
                <w:iCs/>
                <w:color w:val="000000" w:themeColor="text1"/>
                <w:sz w:val="20"/>
                <w:szCs w:val="22"/>
              </w:rPr>
            </w:pPr>
            <w:r w:rsidRPr="00264C34">
              <w:rPr>
                <w:iCs/>
                <w:noProof/>
                <w:color w:val="000000" w:themeColor="text1"/>
                <w:sz w:val="20"/>
              </w:rPr>
              <w:drawing>
                <wp:inline distT="0" distB="0" distL="0" distR="0" wp14:anchorId="392137FA" wp14:editId="4A6D3E3F">
                  <wp:extent cx="1095375" cy="7772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517" r="8515"/>
                          <a:stretch/>
                        </pic:blipFill>
                        <pic:spPr bwMode="auto">
                          <a:xfrm>
                            <a:off x="0" y="0"/>
                            <a:ext cx="1101863" cy="7818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 w:type="pct"/>
            <w:vAlign w:val="center"/>
          </w:tcPr>
          <w:p w14:paraId="4B119643" w14:textId="77777777" w:rsidR="00DF7CDB" w:rsidRPr="00264C34" w:rsidRDefault="00DF7CDB" w:rsidP="00A3387C">
            <w:pPr>
              <w:rPr>
                <w:iCs/>
                <w:color w:val="000000" w:themeColor="text1"/>
                <w:sz w:val="20"/>
                <w:szCs w:val="22"/>
              </w:rPr>
            </w:pPr>
            <w:r w:rsidRPr="00264C34">
              <w:rPr>
                <w:iCs/>
                <w:color w:val="000000" w:themeColor="text1"/>
                <w:sz w:val="20"/>
                <w:szCs w:val="22"/>
              </w:rPr>
              <w:t>Height: 87cm</w:t>
            </w:r>
          </w:p>
        </w:tc>
        <w:tc>
          <w:tcPr>
            <w:tcW w:w="573" w:type="pct"/>
            <w:vAlign w:val="center"/>
          </w:tcPr>
          <w:p w14:paraId="7CBE750F" w14:textId="77777777" w:rsidR="00DF7CDB" w:rsidRPr="00264C34" w:rsidRDefault="00DF7CDB" w:rsidP="00A3387C">
            <w:pPr>
              <w:rPr>
                <w:iCs/>
                <w:color w:val="000000" w:themeColor="text1"/>
                <w:sz w:val="20"/>
                <w:szCs w:val="22"/>
              </w:rPr>
            </w:pPr>
            <w:r w:rsidRPr="00264C34">
              <w:rPr>
                <w:iCs/>
                <w:color w:val="000000" w:themeColor="text1"/>
                <w:sz w:val="20"/>
                <w:szCs w:val="22"/>
              </w:rPr>
              <w:t>Tang</w:t>
            </w:r>
          </w:p>
          <w:p w14:paraId="319DAFCB" w14:textId="77777777" w:rsidR="00DF7CDB" w:rsidRPr="00264C34" w:rsidRDefault="00DF7CDB" w:rsidP="00A3387C">
            <w:pPr>
              <w:rPr>
                <w:iCs/>
                <w:color w:val="000000" w:themeColor="text1"/>
                <w:sz w:val="20"/>
                <w:szCs w:val="22"/>
              </w:rPr>
            </w:pPr>
            <w:r w:rsidRPr="00264C34">
              <w:rPr>
                <w:iCs/>
                <w:color w:val="000000" w:themeColor="text1"/>
                <w:sz w:val="20"/>
                <w:szCs w:val="22"/>
              </w:rPr>
              <w:t>618-907 A.D.</w:t>
            </w:r>
          </w:p>
        </w:tc>
        <w:tc>
          <w:tcPr>
            <w:tcW w:w="734" w:type="pct"/>
            <w:vAlign w:val="center"/>
          </w:tcPr>
          <w:p w14:paraId="096DD597" w14:textId="77777777" w:rsidR="00DF7CDB" w:rsidRPr="00264C34" w:rsidRDefault="00DF7CDB" w:rsidP="00A3387C">
            <w:pPr>
              <w:rPr>
                <w:iCs/>
                <w:color w:val="000000" w:themeColor="text1"/>
                <w:sz w:val="20"/>
                <w:szCs w:val="22"/>
              </w:rPr>
            </w:pPr>
            <w:r w:rsidRPr="00264C34">
              <w:rPr>
                <w:iCs/>
                <w:color w:val="000000" w:themeColor="text1"/>
                <w:sz w:val="20"/>
                <w:szCs w:val="22"/>
              </w:rPr>
              <w:t>Nanjing Museum</w:t>
            </w:r>
          </w:p>
        </w:tc>
        <w:tc>
          <w:tcPr>
            <w:tcW w:w="878" w:type="pct"/>
            <w:vAlign w:val="center"/>
          </w:tcPr>
          <w:p w14:paraId="55A7C956" w14:textId="77777777" w:rsidR="00DF7CDB" w:rsidRPr="00264C34" w:rsidRDefault="00DF7CDB" w:rsidP="00A3387C">
            <w:pPr>
              <w:rPr>
                <w:iCs/>
                <w:color w:val="000000" w:themeColor="text1"/>
                <w:sz w:val="20"/>
                <w:szCs w:val="22"/>
              </w:rPr>
            </w:pPr>
            <w:r w:rsidRPr="00264C34">
              <w:rPr>
                <w:iCs/>
                <w:color w:val="000000" w:themeColor="text1"/>
                <w:sz w:val="20"/>
                <w:szCs w:val="22"/>
              </w:rPr>
              <w:t>Ceramics</w:t>
            </w:r>
          </w:p>
        </w:tc>
      </w:tr>
      <w:tr w:rsidR="00DF7CDB" w:rsidRPr="007B061A" w14:paraId="26089759" w14:textId="77777777" w:rsidTr="00A3387C">
        <w:tc>
          <w:tcPr>
            <w:tcW w:w="267" w:type="pct"/>
            <w:tcBorders>
              <w:bottom w:val="single" w:sz="4" w:space="0" w:color="auto"/>
            </w:tcBorders>
            <w:vAlign w:val="center"/>
          </w:tcPr>
          <w:p w14:paraId="5E3D1E6B" w14:textId="77777777" w:rsidR="00DF7CDB" w:rsidRPr="00264C34" w:rsidRDefault="00DF7CDB" w:rsidP="00A3387C">
            <w:pPr>
              <w:rPr>
                <w:iCs/>
                <w:color w:val="000000" w:themeColor="text1"/>
                <w:sz w:val="20"/>
                <w:szCs w:val="22"/>
              </w:rPr>
            </w:pPr>
            <w:r w:rsidRPr="00264C34">
              <w:rPr>
                <w:iCs/>
                <w:color w:val="000000" w:themeColor="text1"/>
                <w:sz w:val="20"/>
                <w:szCs w:val="22"/>
              </w:rPr>
              <w:t>5</w:t>
            </w:r>
          </w:p>
        </w:tc>
        <w:tc>
          <w:tcPr>
            <w:tcW w:w="810" w:type="pct"/>
            <w:tcBorders>
              <w:bottom w:val="single" w:sz="4" w:space="0" w:color="auto"/>
            </w:tcBorders>
            <w:vAlign w:val="center"/>
          </w:tcPr>
          <w:p w14:paraId="69C4D466" w14:textId="77777777" w:rsidR="00DF7CDB" w:rsidRPr="00264C34" w:rsidRDefault="00DF7CDB" w:rsidP="00A3387C">
            <w:pPr>
              <w:rPr>
                <w:iCs/>
                <w:color w:val="000000" w:themeColor="text1"/>
                <w:sz w:val="20"/>
                <w:szCs w:val="22"/>
              </w:rPr>
            </w:pPr>
            <w:r w:rsidRPr="00264C34">
              <w:rPr>
                <w:iCs/>
                <w:color w:val="000000" w:themeColor="text1"/>
                <w:sz w:val="20"/>
                <w:szCs w:val="22"/>
              </w:rPr>
              <w:t>Pottery Figure of a standing Lady</w:t>
            </w:r>
          </w:p>
        </w:tc>
        <w:tc>
          <w:tcPr>
            <w:tcW w:w="1068" w:type="pct"/>
            <w:tcBorders>
              <w:bottom w:val="single" w:sz="4" w:space="0" w:color="auto"/>
            </w:tcBorders>
            <w:vAlign w:val="center"/>
          </w:tcPr>
          <w:p w14:paraId="3F152B9D" w14:textId="77777777" w:rsidR="00DF7CDB" w:rsidRPr="00264C34" w:rsidRDefault="00DF7CDB" w:rsidP="00A3387C">
            <w:pPr>
              <w:rPr>
                <w:iCs/>
                <w:color w:val="000000" w:themeColor="text1"/>
                <w:sz w:val="20"/>
                <w:szCs w:val="22"/>
                <w:lang w:eastAsia="en-US"/>
              </w:rPr>
            </w:pPr>
            <w:r w:rsidRPr="00264C34">
              <w:rPr>
                <w:iCs/>
                <w:noProof/>
                <w:color w:val="000000" w:themeColor="text1"/>
                <w:sz w:val="20"/>
              </w:rPr>
              <w:drawing>
                <wp:inline distT="0" distB="0" distL="0" distR="0" wp14:anchorId="5BF9DB37" wp14:editId="1B5BAF24">
                  <wp:extent cx="1080000" cy="764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764839"/>
                          </a:xfrm>
                          <a:prstGeom prst="rect">
                            <a:avLst/>
                          </a:prstGeom>
                          <a:noFill/>
                          <a:ln>
                            <a:noFill/>
                          </a:ln>
                        </pic:spPr>
                      </pic:pic>
                    </a:graphicData>
                  </a:graphic>
                </wp:inline>
              </w:drawing>
            </w:r>
          </w:p>
        </w:tc>
        <w:tc>
          <w:tcPr>
            <w:tcW w:w="670" w:type="pct"/>
            <w:tcBorders>
              <w:bottom w:val="single" w:sz="4" w:space="0" w:color="auto"/>
            </w:tcBorders>
            <w:vAlign w:val="center"/>
          </w:tcPr>
          <w:p w14:paraId="2A3708B8" w14:textId="77777777" w:rsidR="00DF7CDB" w:rsidRPr="00264C34" w:rsidRDefault="00DF7CDB" w:rsidP="00A3387C">
            <w:pPr>
              <w:rPr>
                <w:iCs/>
                <w:color w:val="000000" w:themeColor="text1"/>
                <w:sz w:val="20"/>
                <w:szCs w:val="22"/>
              </w:rPr>
            </w:pPr>
            <w:r w:rsidRPr="00264C34">
              <w:rPr>
                <w:iCs/>
                <w:color w:val="000000" w:themeColor="text1"/>
                <w:sz w:val="20"/>
                <w:szCs w:val="22"/>
              </w:rPr>
              <w:t>Height: 138cm</w:t>
            </w:r>
          </w:p>
          <w:p w14:paraId="1C5636CA" w14:textId="77777777" w:rsidR="00DF7CDB" w:rsidRPr="00264C34" w:rsidRDefault="00DF7CDB" w:rsidP="00A3387C">
            <w:pPr>
              <w:rPr>
                <w:iCs/>
                <w:color w:val="000000" w:themeColor="text1"/>
                <w:sz w:val="20"/>
                <w:szCs w:val="22"/>
              </w:rPr>
            </w:pPr>
            <w:r w:rsidRPr="00264C34">
              <w:rPr>
                <w:iCs/>
                <w:color w:val="000000" w:themeColor="text1"/>
                <w:sz w:val="20"/>
                <w:szCs w:val="22"/>
              </w:rPr>
              <w:t>Width: 26.6cm</w:t>
            </w:r>
          </w:p>
        </w:tc>
        <w:tc>
          <w:tcPr>
            <w:tcW w:w="573" w:type="pct"/>
            <w:tcBorders>
              <w:bottom w:val="single" w:sz="4" w:space="0" w:color="auto"/>
            </w:tcBorders>
            <w:vAlign w:val="center"/>
          </w:tcPr>
          <w:p w14:paraId="3280A2D9" w14:textId="77777777" w:rsidR="00DF7CDB" w:rsidRPr="00264C34" w:rsidRDefault="00DF7CDB" w:rsidP="00A3387C">
            <w:pPr>
              <w:rPr>
                <w:iCs/>
                <w:color w:val="000000" w:themeColor="text1"/>
                <w:sz w:val="20"/>
                <w:szCs w:val="22"/>
              </w:rPr>
            </w:pPr>
            <w:r w:rsidRPr="00264C34">
              <w:rPr>
                <w:iCs/>
                <w:color w:val="000000" w:themeColor="text1"/>
                <w:sz w:val="20"/>
                <w:szCs w:val="22"/>
              </w:rPr>
              <w:t>Tang</w:t>
            </w:r>
          </w:p>
          <w:p w14:paraId="0BF432E8" w14:textId="77777777" w:rsidR="00DF7CDB" w:rsidRPr="00264C34" w:rsidRDefault="00DF7CDB" w:rsidP="00A3387C">
            <w:pPr>
              <w:rPr>
                <w:iCs/>
                <w:color w:val="000000" w:themeColor="text1"/>
                <w:sz w:val="20"/>
                <w:szCs w:val="22"/>
              </w:rPr>
            </w:pPr>
            <w:r w:rsidRPr="00264C34">
              <w:rPr>
                <w:iCs/>
                <w:color w:val="000000" w:themeColor="text1"/>
                <w:sz w:val="20"/>
                <w:szCs w:val="22"/>
              </w:rPr>
              <w:t>618-907 A.D.</w:t>
            </w:r>
          </w:p>
        </w:tc>
        <w:tc>
          <w:tcPr>
            <w:tcW w:w="734" w:type="pct"/>
            <w:tcBorders>
              <w:bottom w:val="single" w:sz="4" w:space="0" w:color="auto"/>
            </w:tcBorders>
            <w:vAlign w:val="center"/>
          </w:tcPr>
          <w:p w14:paraId="32519A1E" w14:textId="77777777" w:rsidR="00DF7CDB" w:rsidRPr="00264C34" w:rsidRDefault="00DF7CDB" w:rsidP="00A3387C">
            <w:pPr>
              <w:rPr>
                <w:iCs/>
                <w:color w:val="000000" w:themeColor="text1"/>
                <w:sz w:val="20"/>
                <w:szCs w:val="22"/>
              </w:rPr>
            </w:pPr>
            <w:r w:rsidRPr="00264C34">
              <w:rPr>
                <w:iCs/>
                <w:color w:val="000000" w:themeColor="text1"/>
                <w:sz w:val="20"/>
                <w:szCs w:val="22"/>
              </w:rPr>
              <w:t>National Palace Museum, Taipei</w:t>
            </w:r>
          </w:p>
        </w:tc>
        <w:tc>
          <w:tcPr>
            <w:tcW w:w="878" w:type="pct"/>
            <w:tcBorders>
              <w:bottom w:val="single" w:sz="4" w:space="0" w:color="auto"/>
            </w:tcBorders>
            <w:vAlign w:val="center"/>
          </w:tcPr>
          <w:p w14:paraId="7F922E56" w14:textId="77777777" w:rsidR="00DF7CDB" w:rsidRPr="00264C34" w:rsidRDefault="00DF7CDB" w:rsidP="00A3387C">
            <w:pPr>
              <w:rPr>
                <w:color w:val="000000" w:themeColor="text1"/>
                <w:sz w:val="20"/>
                <w:szCs w:val="22"/>
              </w:rPr>
            </w:pPr>
            <w:r w:rsidRPr="00264C34">
              <w:rPr>
                <w:color w:val="000000" w:themeColor="text1"/>
                <w:sz w:val="20"/>
                <w:szCs w:val="22"/>
              </w:rPr>
              <w:t>Ceramics</w:t>
            </w:r>
          </w:p>
        </w:tc>
      </w:tr>
      <w:tr w:rsidR="00DF7CDB" w:rsidRPr="007B061A" w14:paraId="172579D4" w14:textId="77777777" w:rsidTr="00A3387C">
        <w:tc>
          <w:tcPr>
            <w:tcW w:w="267" w:type="pct"/>
            <w:tcBorders>
              <w:bottom w:val="single" w:sz="4" w:space="0" w:color="auto"/>
            </w:tcBorders>
            <w:vAlign w:val="center"/>
          </w:tcPr>
          <w:p w14:paraId="32A2FFC8" w14:textId="77777777" w:rsidR="00DF7CDB" w:rsidRPr="00264C34" w:rsidDel="003B6618" w:rsidRDefault="00DF7CDB" w:rsidP="00A3387C">
            <w:pPr>
              <w:rPr>
                <w:iCs/>
                <w:color w:val="000000" w:themeColor="text1"/>
                <w:sz w:val="20"/>
                <w:szCs w:val="22"/>
              </w:rPr>
            </w:pPr>
            <w:r w:rsidRPr="00264C34">
              <w:rPr>
                <w:rFonts w:hint="eastAsia"/>
                <w:iCs/>
                <w:color w:val="000000" w:themeColor="text1"/>
                <w:sz w:val="20"/>
                <w:szCs w:val="22"/>
              </w:rPr>
              <w:t>6</w:t>
            </w:r>
          </w:p>
        </w:tc>
        <w:tc>
          <w:tcPr>
            <w:tcW w:w="810" w:type="pct"/>
            <w:tcBorders>
              <w:bottom w:val="single" w:sz="4" w:space="0" w:color="auto"/>
            </w:tcBorders>
            <w:vAlign w:val="center"/>
          </w:tcPr>
          <w:p w14:paraId="323B7C51"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M</w:t>
            </w:r>
            <w:r w:rsidRPr="00264C34">
              <w:rPr>
                <w:iCs/>
                <w:color w:val="000000" w:themeColor="text1"/>
                <w:sz w:val="20"/>
                <w:szCs w:val="22"/>
              </w:rPr>
              <w:t>arble Statue of Sakyamuni</w:t>
            </w:r>
          </w:p>
        </w:tc>
        <w:tc>
          <w:tcPr>
            <w:tcW w:w="1068" w:type="pct"/>
            <w:tcBorders>
              <w:bottom w:val="single" w:sz="4" w:space="0" w:color="auto"/>
            </w:tcBorders>
            <w:vAlign w:val="center"/>
          </w:tcPr>
          <w:p w14:paraId="2F1CEF0B" w14:textId="77777777" w:rsidR="00DF7CDB" w:rsidRPr="00264C34" w:rsidRDefault="00DF7CDB" w:rsidP="00A3387C">
            <w:pPr>
              <w:rPr>
                <w:iCs/>
                <w:noProof/>
                <w:color w:val="000000" w:themeColor="text1"/>
                <w:sz w:val="20"/>
                <w:szCs w:val="22"/>
              </w:rPr>
            </w:pPr>
            <w:r w:rsidRPr="00264C34">
              <w:rPr>
                <w:noProof/>
                <w:sz w:val="20"/>
              </w:rPr>
              <w:drawing>
                <wp:inline distT="0" distB="0" distL="0" distR="0" wp14:anchorId="275AA99C" wp14:editId="5C297B9E">
                  <wp:extent cx="1082877" cy="77288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1158102" cy="826576"/>
                          </a:xfrm>
                          <a:prstGeom prst="rect">
                            <a:avLst/>
                          </a:prstGeom>
                        </pic:spPr>
                      </pic:pic>
                    </a:graphicData>
                  </a:graphic>
                </wp:inline>
              </w:drawing>
            </w:r>
          </w:p>
        </w:tc>
        <w:tc>
          <w:tcPr>
            <w:tcW w:w="670" w:type="pct"/>
            <w:tcBorders>
              <w:bottom w:val="single" w:sz="4" w:space="0" w:color="auto"/>
            </w:tcBorders>
            <w:vAlign w:val="center"/>
          </w:tcPr>
          <w:p w14:paraId="040B34A5"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W</w:t>
            </w:r>
            <w:r w:rsidRPr="00264C34">
              <w:rPr>
                <w:iCs/>
                <w:color w:val="000000" w:themeColor="text1"/>
                <w:sz w:val="20"/>
                <w:szCs w:val="22"/>
              </w:rPr>
              <w:t>idth: 40cm</w:t>
            </w:r>
          </w:p>
        </w:tc>
        <w:tc>
          <w:tcPr>
            <w:tcW w:w="573" w:type="pct"/>
            <w:tcBorders>
              <w:bottom w:val="single" w:sz="4" w:space="0" w:color="auto"/>
            </w:tcBorders>
            <w:vAlign w:val="center"/>
          </w:tcPr>
          <w:p w14:paraId="3CEF4188"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L</w:t>
            </w:r>
            <w:r w:rsidRPr="00264C34">
              <w:rPr>
                <w:iCs/>
                <w:color w:val="000000" w:themeColor="text1"/>
                <w:sz w:val="20"/>
                <w:szCs w:val="22"/>
              </w:rPr>
              <w:t>iao</w:t>
            </w:r>
          </w:p>
          <w:p w14:paraId="41B1E2F6"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9</w:t>
            </w:r>
            <w:r w:rsidRPr="00264C34">
              <w:rPr>
                <w:iCs/>
                <w:color w:val="000000" w:themeColor="text1"/>
                <w:sz w:val="20"/>
                <w:szCs w:val="22"/>
              </w:rPr>
              <w:t>07-1125 A.D.</w:t>
            </w:r>
          </w:p>
        </w:tc>
        <w:tc>
          <w:tcPr>
            <w:tcW w:w="734" w:type="pct"/>
            <w:tcBorders>
              <w:bottom w:val="single" w:sz="4" w:space="0" w:color="auto"/>
            </w:tcBorders>
            <w:vAlign w:val="center"/>
          </w:tcPr>
          <w:p w14:paraId="605CC810"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T</w:t>
            </w:r>
            <w:r w:rsidRPr="00264C34">
              <w:rPr>
                <w:iCs/>
                <w:color w:val="000000" w:themeColor="text1"/>
                <w:sz w:val="20"/>
                <w:szCs w:val="22"/>
              </w:rPr>
              <w:t>he Capital Museum</w:t>
            </w:r>
          </w:p>
        </w:tc>
        <w:tc>
          <w:tcPr>
            <w:tcW w:w="878" w:type="pct"/>
            <w:tcBorders>
              <w:bottom w:val="single" w:sz="4" w:space="0" w:color="auto"/>
            </w:tcBorders>
            <w:vAlign w:val="center"/>
          </w:tcPr>
          <w:p w14:paraId="6273FFB4" w14:textId="77777777" w:rsidR="00DF7CDB" w:rsidRPr="00264C34" w:rsidRDefault="00DF7CDB" w:rsidP="00A3387C">
            <w:pPr>
              <w:rPr>
                <w:color w:val="000000" w:themeColor="text1"/>
                <w:sz w:val="20"/>
                <w:szCs w:val="22"/>
              </w:rPr>
            </w:pPr>
            <w:r w:rsidRPr="00264C34">
              <w:rPr>
                <w:rFonts w:hint="eastAsia"/>
                <w:color w:val="000000" w:themeColor="text1"/>
                <w:sz w:val="20"/>
                <w:szCs w:val="22"/>
              </w:rPr>
              <w:t>M</w:t>
            </w:r>
            <w:r w:rsidRPr="00264C34">
              <w:rPr>
                <w:color w:val="000000" w:themeColor="text1"/>
                <w:sz w:val="20"/>
                <w:szCs w:val="22"/>
              </w:rPr>
              <w:t>arble</w:t>
            </w:r>
          </w:p>
        </w:tc>
      </w:tr>
      <w:tr w:rsidR="00DF7CDB" w:rsidRPr="007B061A" w14:paraId="23E65A34" w14:textId="77777777" w:rsidTr="00A3387C">
        <w:tc>
          <w:tcPr>
            <w:tcW w:w="267" w:type="pct"/>
            <w:tcBorders>
              <w:bottom w:val="single" w:sz="4" w:space="0" w:color="auto"/>
            </w:tcBorders>
            <w:vAlign w:val="center"/>
          </w:tcPr>
          <w:p w14:paraId="13BF80E7"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lastRenderedPageBreak/>
              <w:t>7</w:t>
            </w:r>
          </w:p>
        </w:tc>
        <w:tc>
          <w:tcPr>
            <w:tcW w:w="810" w:type="pct"/>
            <w:tcBorders>
              <w:bottom w:val="single" w:sz="4" w:space="0" w:color="auto"/>
            </w:tcBorders>
            <w:vAlign w:val="center"/>
          </w:tcPr>
          <w:p w14:paraId="34C0CAF3" w14:textId="77777777" w:rsidR="00DF7CDB" w:rsidRPr="00264C34" w:rsidRDefault="00DF7CDB" w:rsidP="00A3387C">
            <w:pPr>
              <w:rPr>
                <w:iCs/>
                <w:color w:val="000000" w:themeColor="text1"/>
                <w:sz w:val="20"/>
                <w:szCs w:val="22"/>
              </w:rPr>
            </w:pPr>
            <w:bookmarkStart w:id="130" w:name="_Hlk79761699"/>
            <w:r w:rsidRPr="00264C34">
              <w:rPr>
                <w:iCs/>
                <w:color w:val="000000" w:themeColor="text1"/>
                <w:sz w:val="20"/>
                <w:szCs w:val="22"/>
              </w:rPr>
              <w:t>Gilded Bull</w:t>
            </w:r>
            <w:bookmarkEnd w:id="130"/>
          </w:p>
        </w:tc>
        <w:tc>
          <w:tcPr>
            <w:tcW w:w="1068" w:type="pct"/>
            <w:tcBorders>
              <w:bottom w:val="single" w:sz="4" w:space="0" w:color="auto"/>
            </w:tcBorders>
            <w:vAlign w:val="center"/>
          </w:tcPr>
          <w:p w14:paraId="6336AC7C" w14:textId="77777777" w:rsidR="00DF7CDB" w:rsidRPr="00264C34" w:rsidRDefault="00DF7CDB" w:rsidP="00A3387C">
            <w:pPr>
              <w:rPr>
                <w:iCs/>
                <w:noProof/>
                <w:color w:val="000000" w:themeColor="text1"/>
                <w:sz w:val="20"/>
                <w:szCs w:val="22"/>
              </w:rPr>
            </w:pPr>
            <w:r w:rsidRPr="00264C34">
              <w:rPr>
                <w:noProof/>
                <w:sz w:val="20"/>
              </w:rPr>
              <w:drawing>
                <wp:inline distT="0" distB="0" distL="0" distR="0" wp14:anchorId="3E785436" wp14:editId="2943601A">
                  <wp:extent cx="1082675" cy="967202"/>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31" r="14278"/>
                          <a:stretch/>
                        </pic:blipFill>
                        <pic:spPr bwMode="auto">
                          <a:xfrm>
                            <a:off x="0" y="0"/>
                            <a:ext cx="1194324" cy="106694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4383F394"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H</w:t>
            </w:r>
            <w:r w:rsidRPr="00264C34">
              <w:rPr>
                <w:iCs/>
                <w:color w:val="000000" w:themeColor="text1"/>
                <w:sz w:val="20"/>
                <w:szCs w:val="22"/>
              </w:rPr>
              <w:t>eight: 45cm</w:t>
            </w:r>
          </w:p>
          <w:p w14:paraId="38244923"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W</w:t>
            </w:r>
            <w:r w:rsidRPr="00264C34">
              <w:rPr>
                <w:iCs/>
                <w:color w:val="000000" w:themeColor="text1"/>
                <w:sz w:val="20"/>
                <w:szCs w:val="22"/>
              </w:rPr>
              <w:t>idth: 38cm</w:t>
            </w:r>
          </w:p>
        </w:tc>
        <w:tc>
          <w:tcPr>
            <w:tcW w:w="573" w:type="pct"/>
            <w:tcBorders>
              <w:bottom w:val="single" w:sz="4" w:space="0" w:color="auto"/>
            </w:tcBorders>
            <w:vAlign w:val="center"/>
          </w:tcPr>
          <w:p w14:paraId="63168B6B"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W</w:t>
            </w:r>
            <w:r w:rsidRPr="00264C34">
              <w:rPr>
                <w:iCs/>
                <w:color w:val="000000" w:themeColor="text1"/>
                <w:sz w:val="20"/>
                <w:szCs w:val="22"/>
              </w:rPr>
              <w:t>estern Xia</w:t>
            </w:r>
          </w:p>
          <w:p w14:paraId="72EF818D"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038-1227 A.D.</w:t>
            </w:r>
          </w:p>
        </w:tc>
        <w:tc>
          <w:tcPr>
            <w:tcW w:w="734" w:type="pct"/>
            <w:tcBorders>
              <w:bottom w:val="single" w:sz="4" w:space="0" w:color="auto"/>
            </w:tcBorders>
            <w:vAlign w:val="center"/>
          </w:tcPr>
          <w:p w14:paraId="6949FDD3"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N</w:t>
            </w:r>
            <w:r w:rsidRPr="00264C34">
              <w:rPr>
                <w:iCs/>
                <w:color w:val="000000" w:themeColor="text1"/>
                <w:sz w:val="20"/>
                <w:szCs w:val="22"/>
              </w:rPr>
              <w:t>ingxi</w:t>
            </w:r>
            <w:r w:rsidRPr="00264C34">
              <w:rPr>
                <w:rFonts w:hint="eastAsia"/>
                <w:iCs/>
                <w:color w:val="000000" w:themeColor="text1"/>
                <w:sz w:val="20"/>
                <w:szCs w:val="22"/>
              </w:rPr>
              <w:t>a</w:t>
            </w:r>
            <w:r w:rsidRPr="00264C34">
              <w:rPr>
                <w:iCs/>
                <w:color w:val="000000" w:themeColor="text1"/>
                <w:sz w:val="20"/>
                <w:szCs w:val="22"/>
              </w:rPr>
              <w:t xml:space="preserve"> Museum</w:t>
            </w:r>
          </w:p>
        </w:tc>
        <w:tc>
          <w:tcPr>
            <w:tcW w:w="878" w:type="pct"/>
            <w:tcBorders>
              <w:bottom w:val="single" w:sz="4" w:space="0" w:color="auto"/>
            </w:tcBorders>
            <w:vAlign w:val="center"/>
          </w:tcPr>
          <w:p w14:paraId="569B6E61" w14:textId="77777777" w:rsidR="00DF7CDB" w:rsidRPr="00264C34" w:rsidRDefault="00DF7CDB" w:rsidP="00A3387C">
            <w:pPr>
              <w:rPr>
                <w:color w:val="000000" w:themeColor="text1"/>
                <w:sz w:val="20"/>
                <w:szCs w:val="22"/>
              </w:rPr>
            </w:pPr>
            <w:r w:rsidRPr="00264C34">
              <w:rPr>
                <w:iCs/>
                <w:color w:val="000000" w:themeColor="text1"/>
                <w:sz w:val="20"/>
                <w:szCs w:val="22"/>
              </w:rPr>
              <w:t>Bronze</w:t>
            </w:r>
          </w:p>
        </w:tc>
      </w:tr>
      <w:tr w:rsidR="00DF7CDB" w:rsidRPr="007B061A" w14:paraId="388E0722" w14:textId="77777777" w:rsidTr="00A3387C">
        <w:tc>
          <w:tcPr>
            <w:tcW w:w="267" w:type="pct"/>
            <w:tcBorders>
              <w:bottom w:val="single" w:sz="4" w:space="0" w:color="auto"/>
            </w:tcBorders>
            <w:vAlign w:val="center"/>
          </w:tcPr>
          <w:p w14:paraId="571F43FF" w14:textId="77777777" w:rsidR="00DF7CDB" w:rsidRPr="00264C34" w:rsidDel="003B6618" w:rsidRDefault="00DF7CDB" w:rsidP="00A3387C">
            <w:pPr>
              <w:rPr>
                <w:iCs/>
                <w:color w:val="000000" w:themeColor="text1"/>
                <w:sz w:val="20"/>
                <w:szCs w:val="22"/>
              </w:rPr>
            </w:pPr>
            <w:r w:rsidRPr="00264C34">
              <w:rPr>
                <w:rFonts w:hint="eastAsia"/>
                <w:iCs/>
                <w:color w:val="000000" w:themeColor="text1"/>
                <w:sz w:val="20"/>
                <w:szCs w:val="22"/>
              </w:rPr>
              <w:t>8</w:t>
            </w:r>
          </w:p>
        </w:tc>
        <w:tc>
          <w:tcPr>
            <w:tcW w:w="810" w:type="pct"/>
            <w:tcBorders>
              <w:bottom w:val="single" w:sz="4" w:space="0" w:color="auto"/>
            </w:tcBorders>
            <w:vAlign w:val="center"/>
          </w:tcPr>
          <w:p w14:paraId="658075EF" w14:textId="77777777" w:rsidR="00DF7CDB" w:rsidRPr="00264C34" w:rsidRDefault="00DF7CDB" w:rsidP="00A3387C">
            <w:pPr>
              <w:rPr>
                <w:iCs/>
                <w:color w:val="000000" w:themeColor="text1"/>
                <w:sz w:val="20"/>
                <w:szCs w:val="22"/>
              </w:rPr>
            </w:pPr>
            <w:r w:rsidRPr="00264C34">
              <w:rPr>
                <w:iCs/>
                <w:color w:val="000000" w:themeColor="text1"/>
                <w:sz w:val="20"/>
                <w:szCs w:val="22"/>
              </w:rPr>
              <w:t xml:space="preserve">Vajrasattva Bronze Status </w:t>
            </w:r>
          </w:p>
        </w:tc>
        <w:tc>
          <w:tcPr>
            <w:tcW w:w="1068" w:type="pct"/>
            <w:tcBorders>
              <w:bottom w:val="single" w:sz="4" w:space="0" w:color="auto"/>
            </w:tcBorders>
            <w:vAlign w:val="center"/>
          </w:tcPr>
          <w:p w14:paraId="0C394C09" w14:textId="77777777" w:rsidR="00DF7CDB" w:rsidRPr="00264C34" w:rsidRDefault="00DF7CDB" w:rsidP="00A3387C">
            <w:pPr>
              <w:rPr>
                <w:iCs/>
                <w:noProof/>
                <w:color w:val="000000" w:themeColor="text1"/>
                <w:sz w:val="20"/>
                <w:szCs w:val="22"/>
              </w:rPr>
            </w:pPr>
            <w:r w:rsidRPr="00264C34">
              <w:rPr>
                <w:noProof/>
                <w:sz w:val="20"/>
              </w:rPr>
              <w:drawing>
                <wp:inline distT="0" distB="0" distL="0" distR="0" wp14:anchorId="18CAA009" wp14:editId="306A43E6">
                  <wp:extent cx="1088390" cy="966694"/>
                  <wp:effectExtent l="0" t="0" r="0" b="508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19" r="10642"/>
                          <a:stretch/>
                        </pic:blipFill>
                        <pic:spPr bwMode="auto">
                          <a:xfrm>
                            <a:off x="0" y="0"/>
                            <a:ext cx="1111690" cy="987388"/>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0D26B290" w14:textId="77777777" w:rsidR="00DF7CDB" w:rsidRPr="00264C34" w:rsidRDefault="00DF7CDB" w:rsidP="00A3387C">
            <w:pPr>
              <w:rPr>
                <w:iCs/>
                <w:color w:val="000000" w:themeColor="text1"/>
                <w:sz w:val="20"/>
                <w:szCs w:val="22"/>
              </w:rPr>
            </w:pPr>
            <w:r w:rsidRPr="00264C34">
              <w:rPr>
                <w:iCs/>
                <w:color w:val="000000" w:themeColor="text1"/>
                <w:sz w:val="20"/>
                <w:szCs w:val="22"/>
              </w:rPr>
              <w:t>Height: 58.5cm</w:t>
            </w:r>
          </w:p>
          <w:p w14:paraId="209D081E" w14:textId="77777777" w:rsidR="00DF7CDB" w:rsidRPr="00264C34" w:rsidRDefault="00DF7CDB" w:rsidP="00A3387C">
            <w:pPr>
              <w:rPr>
                <w:iCs/>
                <w:color w:val="000000" w:themeColor="text1"/>
                <w:sz w:val="20"/>
                <w:szCs w:val="22"/>
              </w:rPr>
            </w:pPr>
            <w:r w:rsidRPr="00264C34">
              <w:rPr>
                <w:iCs/>
                <w:color w:val="000000" w:themeColor="text1"/>
                <w:sz w:val="20"/>
                <w:szCs w:val="22"/>
              </w:rPr>
              <w:t>Width</w:t>
            </w:r>
            <w:r w:rsidRPr="00264C34">
              <w:rPr>
                <w:rFonts w:hint="eastAsia"/>
                <w:iCs/>
                <w:color w:val="000000" w:themeColor="text1"/>
                <w:sz w:val="20"/>
                <w:szCs w:val="22"/>
              </w:rPr>
              <w:t>：</w:t>
            </w:r>
            <w:r w:rsidRPr="00264C34">
              <w:rPr>
                <w:iCs/>
                <w:color w:val="000000" w:themeColor="text1"/>
                <w:sz w:val="20"/>
                <w:szCs w:val="22"/>
              </w:rPr>
              <w:t>46.5</w:t>
            </w:r>
            <w:r w:rsidRPr="00264C34">
              <w:rPr>
                <w:rFonts w:hint="eastAsia"/>
                <w:iCs/>
                <w:color w:val="000000" w:themeColor="text1"/>
                <w:sz w:val="20"/>
                <w:szCs w:val="22"/>
              </w:rPr>
              <w:t>cm</w:t>
            </w:r>
          </w:p>
        </w:tc>
        <w:tc>
          <w:tcPr>
            <w:tcW w:w="573" w:type="pct"/>
            <w:tcBorders>
              <w:bottom w:val="single" w:sz="4" w:space="0" w:color="auto"/>
            </w:tcBorders>
            <w:vAlign w:val="center"/>
          </w:tcPr>
          <w:p w14:paraId="434D3D84" w14:textId="77777777" w:rsidR="00DF7CDB" w:rsidRPr="00264C34" w:rsidRDefault="00DF7CDB" w:rsidP="00A3387C">
            <w:pPr>
              <w:rPr>
                <w:iCs/>
                <w:color w:val="000000" w:themeColor="text1"/>
                <w:sz w:val="20"/>
                <w:szCs w:val="22"/>
              </w:rPr>
            </w:pPr>
            <w:r w:rsidRPr="00264C34">
              <w:rPr>
                <w:iCs/>
                <w:color w:val="000000" w:themeColor="text1"/>
                <w:sz w:val="20"/>
                <w:szCs w:val="22"/>
              </w:rPr>
              <w:t xml:space="preserve">Western Xia  </w:t>
            </w:r>
          </w:p>
          <w:p w14:paraId="053DC9E6" w14:textId="77777777" w:rsidR="00DF7CDB" w:rsidRPr="00264C34" w:rsidRDefault="00DF7CDB" w:rsidP="00A3387C">
            <w:pPr>
              <w:rPr>
                <w:iCs/>
                <w:color w:val="000000" w:themeColor="text1"/>
                <w:sz w:val="20"/>
                <w:szCs w:val="22"/>
              </w:rPr>
            </w:pPr>
            <w:r w:rsidRPr="00264C34">
              <w:rPr>
                <w:iCs/>
                <w:color w:val="000000" w:themeColor="text1"/>
                <w:sz w:val="20"/>
                <w:szCs w:val="22"/>
              </w:rPr>
              <w:t>1038-1227 A.D.</w:t>
            </w:r>
          </w:p>
        </w:tc>
        <w:tc>
          <w:tcPr>
            <w:tcW w:w="734" w:type="pct"/>
            <w:tcBorders>
              <w:bottom w:val="single" w:sz="4" w:space="0" w:color="auto"/>
            </w:tcBorders>
            <w:vAlign w:val="center"/>
          </w:tcPr>
          <w:p w14:paraId="2E7720F9" w14:textId="77777777" w:rsidR="00DF7CDB" w:rsidRPr="00264C34" w:rsidRDefault="00DF7CDB" w:rsidP="00A3387C">
            <w:pPr>
              <w:rPr>
                <w:iCs/>
                <w:color w:val="000000" w:themeColor="text1"/>
                <w:sz w:val="20"/>
                <w:szCs w:val="22"/>
              </w:rPr>
            </w:pPr>
            <w:r w:rsidRPr="00264C34">
              <w:rPr>
                <w:iCs/>
                <w:color w:val="000000" w:themeColor="text1"/>
                <w:sz w:val="20"/>
                <w:szCs w:val="22"/>
              </w:rPr>
              <w:t>Ningxia Museum</w:t>
            </w:r>
          </w:p>
        </w:tc>
        <w:tc>
          <w:tcPr>
            <w:tcW w:w="878" w:type="pct"/>
            <w:tcBorders>
              <w:bottom w:val="single" w:sz="4" w:space="0" w:color="auto"/>
            </w:tcBorders>
            <w:vAlign w:val="center"/>
          </w:tcPr>
          <w:p w14:paraId="2B38AE93" w14:textId="77777777" w:rsidR="00DF7CDB" w:rsidRPr="00264C34" w:rsidRDefault="00DF7CDB" w:rsidP="00A3387C">
            <w:pPr>
              <w:rPr>
                <w:color w:val="000000" w:themeColor="text1"/>
                <w:sz w:val="20"/>
                <w:szCs w:val="22"/>
              </w:rPr>
            </w:pPr>
            <w:r w:rsidRPr="00264C34">
              <w:rPr>
                <w:iCs/>
                <w:color w:val="000000" w:themeColor="text1"/>
                <w:sz w:val="20"/>
                <w:szCs w:val="22"/>
              </w:rPr>
              <w:t>Bronze</w:t>
            </w:r>
          </w:p>
        </w:tc>
      </w:tr>
      <w:tr w:rsidR="00DF7CDB" w:rsidRPr="007B061A" w14:paraId="47DDC3BC" w14:textId="77777777" w:rsidTr="00A3387C">
        <w:tc>
          <w:tcPr>
            <w:tcW w:w="267" w:type="pct"/>
            <w:tcBorders>
              <w:bottom w:val="single" w:sz="4" w:space="0" w:color="auto"/>
            </w:tcBorders>
            <w:vAlign w:val="center"/>
          </w:tcPr>
          <w:p w14:paraId="3BB47300"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9</w:t>
            </w:r>
          </w:p>
        </w:tc>
        <w:tc>
          <w:tcPr>
            <w:tcW w:w="810" w:type="pct"/>
            <w:tcBorders>
              <w:bottom w:val="single" w:sz="4" w:space="0" w:color="auto"/>
            </w:tcBorders>
            <w:vAlign w:val="center"/>
          </w:tcPr>
          <w:p w14:paraId="14ACA410"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B</w:t>
            </w:r>
            <w:r w:rsidRPr="00264C34">
              <w:rPr>
                <w:iCs/>
                <w:color w:val="000000" w:themeColor="text1"/>
                <w:sz w:val="20"/>
                <w:szCs w:val="22"/>
              </w:rPr>
              <w:t>lue-and-White Vase with Peons Scrools Design</w:t>
            </w:r>
          </w:p>
        </w:tc>
        <w:tc>
          <w:tcPr>
            <w:tcW w:w="1068" w:type="pct"/>
            <w:tcBorders>
              <w:bottom w:val="single" w:sz="4" w:space="0" w:color="auto"/>
            </w:tcBorders>
            <w:vAlign w:val="center"/>
          </w:tcPr>
          <w:p w14:paraId="3E1EC437" w14:textId="77777777" w:rsidR="00DF7CDB" w:rsidRPr="00264C34" w:rsidRDefault="00DF7CDB" w:rsidP="00A3387C">
            <w:pPr>
              <w:rPr>
                <w:noProof/>
                <w:sz w:val="20"/>
              </w:rPr>
            </w:pPr>
            <w:r w:rsidRPr="00264C34">
              <w:rPr>
                <w:noProof/>
                <w:sz w:val="20"/>
              </w:rPr>
              <w:drawing>
                <wp:inline distT="0" distB="0" distL="0" distR="0" wp14:anchorId="77BBA518" wp14:editId="74B9820D">
                  <wp:extent cx="1082675" cy="9551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198" r="6838"/>
                          <a:stretch/>
                        </pic:blipFill>
                        <pic:spPr bwMode="auto">
                          <a:xfrm>
                            <a:off x="0" y="0"/>
                            <a:ext cx="1131093" cy="997875"/>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3D5A59FB"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H</w:t>
            </w:r>
            <w:r w:rsidRPr="00264C34">
              <w:rPr>
                <w:iCs/>
                <w:color w:val="000000" w:themeColor="text1"/>
                <w:sz w:val="20"/>
                <w:szCs w:val="22"/>
              </w:rPr>
              <w:t>eight: 44cm</w:t>
            </w:r>
          </w:p>
        </w:tc>
        <w:tc>
          <w:tcPr>
            <w:tcW w:w="573" w:type="pct"/>
            <w:tcBorders>
              <w:bottom w:val="single" w:sz="4" w:space="0" w:color="auto"/>
            </w:tcBorders>
            <w:vAlign w:val="center"/>
          </w:tcPr>
          <w:p w14:paraId="4E3AD085"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Y</w:t>
            </w:r>
            <w:r w:rsidRPr="00264C34">
              <w:rPr>
                <w:iCs/>
                <w:color w:val="000000" w:themeColor="text1"/>
                <w:sz w:val="20"/>
                <w:szCs w:val="22"/>
              </w:rPr>
              <w:t>uan</w:t>
            </w:r>
          </w:p>
          <w:p w14:paraId="415E4C18"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271-1368 A.D.</w:t>
            </w:r>
          </w:p>
        </w:tc>
        <w:tc>
          <w:tcPr>
            <w:tcW w:w="734" w:type="pct"/>
            <w:tcBorders>
              <w:bottom w:val="single" w:sz="4" w:space="0" w:color="auto"/>
            </w:tcBorders>
            <w:vAlign w:val="center"/>
          </w:tcPr>
          <w:p w14:paraId="5999FD06"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N</w:t>
            </w:r>
            <w:r w:rsidRPr="00264C34">
              <w:rPr>
                <w:iCs/>
                <w:color w:val="000000" w:themeColor="text1"/>
                <w:sz w:val="20"/>
                <w:szCs w:val="22"/>
              </w:rPr>
              <w:t>anjing Museum</w:t>
            </w:r>
          </w:p>
        </w:tc>
        <w:tc>
          <w:tcPr>
            <w:tcW w:w="878" w:type="pct"/>
            <w:tcBorders>
              <w:bottom w:val="single" w:sz="4" w:space="0" w:color="auto"/>
            </w:tcBorders>
            <w:vAlign w:val="center"/>
          </w:tcPr>
          <w:p w14:paraId="038CB3E3" w14:textId="77777777" w:rsidR="00DF7CDB" w:rsidRPr="00264C34" w:rsidRDefault="00DF7CDB" w:rsidP="00A3387C">
            <w:pPr>
              <w:rPr>
                <w:iCs/>
                <w:color w:val="000000" w:themeColor="text1"/>
                <w:sz w:val="20"/>
                <w:szCs w:val="22"/>
              </w:rPr>
            </w:pPr>
            <w:r w:rsidRPr="00264C34">
              <w:rPr>
                <w:color w:val="000000" w:themeColor="text1"/>
                <w:sz w:val="20"/>
                <w:szCs w:val="22"/>
              </w:rPr>
              <w:t>Ceramics</w:t>
            </w:r>
          </w:p>
        </w:tc>
      </w:tr>
      <w:tr w:rsidR="00DF7CDB" w:rsidRPr="007B061A" w14:paraId="7E729E25" w14:textId="77777777" w:rsidTr="00A3387C">
        <w:tc>
          <w:tcPr>
            <w:tcW w:w="267" w:type="pct"/>
            <w:tcBorders>
              <w:bottom w:val="single" w:sz="4" w:space="0" w:color="auto"/>
            </w:tcBorders>
            <w:vAlign w:val="center"/>
          </w:tcPr>
          <w:p w14:paraId="21AAECF3"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0</w:t>
            </w:r>
          </w:p>
        </w:tc>
        <w:tc>
          <w:tcPr>
            <w:tcW w:w="810" w:type="pct"/>
            <w:tcBorders>
              <w:bottom w:val="single" w:sz="4" w:space="0" w:color="auto"/>
            </w:tcBorders>
            <w:vAlign w:val="center"/>
          </w:tcPr>
          <w:p w14:paraId="3550DE1A"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F</w:t>
            </w:r>
            <w:r w:rsidRPr="00264C34">
              <w:rPr>
                <w:iCs/>
                <w:color w:val="000000" w:themeColor="text1"/>
                <w:sz w:val="20"/>
                <w:szCs w:val="22"/>
              </w:rPr>
              <w:t>igure of an Assistant to the Judge of Hell</w:t>
            </w:r>
          </w:p>
        </w:tc>
        <w:tc>
          <w:tcPr>
            <w:tcW w:w="1068" w:type="pct"/>
            <w:tcBorders>
              <w:bottom w:val="single" w:sz="4" w:space="0" w:color="auto"/>
            </w:tcBorders>
            <w:vAlign w:val="center"/>
          </w:tcPr>
          <w:p w14:paraId="7A654B48" w14:textId="77777777" w:rsidR="00DF7CDB" w:rsidRPr="00264C34" w:rsidRDefault="00DF7CDB" w:rsidP="00A3387C">
            <w:pPr>
              <w:rPr>
                <w:noProof/>
                <w:sz w:val="20"/>
              </w:rPr>
            </w:pPr>
            <w:r w:rsidRPr="00264C34">
              <w:rPr>
                <w:noProof/>
                <w:sz w:val="20"/>
              </w:rPr>
              <w:drawing>
                <wp:inline distT="0" distB="0" distL="0" distR="0" wp14:anchorId="0BBF2224" wp14:editId="3E8D6478">
                  <wp:extent cx="1072243" cy="9786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31" t="-1" r="7525" b="-115"/>
                          <a:stretch/>
                        </pic:blipFill>
                        <pic:spPr bwMode="auto">
                          <a:xfrm>
                            <a:off x="0" y="0"/>
                            <a:ext cx="1191622" cy="108764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1B060012"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H</w:t>
            </w:r>
            <w:r w:rsidRPr="00264C34">
              <w:rPr>
                <w:iCs/>
                <w:color w:val="000000" w:themeColor="text1"/>
                <w:sz w:val="20"/>
                <w:szCs w:val="22"/>
              </w:rPr>
              <w:t>eight: 148cm</w:t>
            </w:r>
          </w:p>
          <w:p w14:paraId="503D7034"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W</w:t>
            </w:r>
            <w:r w:rsidRPr="00264C34">
              <w:rPr>
                <w:iCs/>
                <w:color w:val="000000" w:themeColor="text1"/>
                <w:sz w:val="20"/>
                <w:szCs w:val="22"/>
              </w:rPr>
              <w:t>idth: 36cm</w:t>
            </w:r>
          </w:p>
        </w:tc>
        <w:tc>
          <w:tcPr>
            <w:tcW w:w="573" w:type="pct"/>
            <w:tcBorders>
              <w:bottom w:val="single" w:sz="4" w:space="0" w:color="auto"/>
            </w:tcBorders>
            <w:vAlign w:val="center"/>
          </w:tcPr>
          <w:p w14:paraId="60066789"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368-1644 A.D.</w:t>
            </w:r>
          </w:p>
        </w:tc>
        <w:tc>
          <w:tcPr>
            <w:tcW w:w="734" w:type="pct"/>
            <w:tcBorders>
              <w:bottom w:val="single" w:sz="4" w:space="0" w:color="auto"/>
            </w:tcBorders>
            <w:vAlign w:val="center"/>
          </w:tcPr>
          <w:p w14:paraId="70BEDB24"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T</w:t>
            </w:r>
            <w:r w:rsidRPr="00264C34">
              <w:rPr>
                <w:iCs/>
                <w:color w:val="000000" w:themeColor="text1"/>
                <w:sz w:val="20"/>
                <w:szCs w:val="22"/>
              </w:rPr>
              <w:t>he British Museum</w:t>
            </w:r>
          </w:p>
        </w:tc>
        <w:tc>
          <w:tcPr>
            <w:tcW w:w="878" w:type="pct"/>
            <w:tcBorders>
              <w:bottom w:val="single" w:sz="4" w:space="0" w:color="auto"/>
            </w:tcBorders>
            <w:vAlign w:val="center"/>
          </w:tcPr>
          <w:p w14:paraId="64E9F541" w14:textId="77777777" w:rsidR="00DF7CDB" w:rsidRPr="00264C34" w:rsidRDefault="00DF7CDB" w:rsidP="00A3387C">
            <w:pPr>
              <w:rPr>
                <w:color w:val="000000" w:themeColor="text1"/>
                <w:sz w:val="20"/>
                <w:szCs w:val="22"/>
              </w:rPr>
            </w:pPr>
            <w:r w:rsidRPr="00264C34">
              <w:rPr>
                <w:rFonts w:hint="eastAsia"/>
                <w:color w:val="000000" w:themeColor="text1"/>
                <w:sz w:val="20"/>
                <w:szCs w:val="22"/>
              </w:rPr>
              <w:t>C</w:t>
            </w:r>
            <w:r w:rsidRPr="00264C34">
              <w:rPr>
                <w:color w:val="000000" w:themeColor="text1"/>
                <w:sz w:val="20"/>
                <w:szCs w:val="22"/>
              </w:rPr>
              <w:t>eramics</w:t>
            </w:r>
          </w:p>
        </w:tc>
      </w:tr>
      <w:tr w:rsidR="00DF7CDB" w:rsidRPr="007B061A" w14:paraId="489D5586" w14:textId="77777777" w:rsidTr="00A3387C">
        <w:tc>
          <w:tcPr>
            <w:tcW w:w="267" w:type="pct"/>
            <w:tcBorders>
              <w:bottom w:val="single" w:sz="4" w:space="0" w:color="auto"/>
            </w:tcBorders>
            <w:vAlign w:val="center"/>
          </w:tcPr>
          <w:p w14:paraId="0E29E1FD" w14:textId="77777777" w:rsidR="00DF7CDB" w:rsidRPr="00264C34" w:rsidRDefault="00DF7CDB" w:rsidP="00A3387C">
            <w:pPr>
              <w:rPr>
                <w:iCs/>
                <w:color w:val="000000" w:themeColor="text1"/>
                <w:sz w:val="20"/>
                <w:szCs w:val="22"/>
              </w:rPr>
            </w:pPr>
            <w:r w:rsidRPr="00264C34">
              <w:rPr>
                <w:rFonts w:hint="eastAsia"/>
                <w:iCs/>
                <w:color w:val="000000" w:themeColor="text1"/>
                <w:sz w:val="20"/>
                <w:szCs w:val="22"/>
              </w:rPr>
              <w:t>1</w:t>
            </w:r>
            <w:r w:rsidRPr="00264C34">
              <w:rPr>
                <w:iCs/>
                <w:color w:val="000000" w:themeColor="text1"/>
                <w:sz w:val="20"/>
                <w:szCs w:val="22"/>
              </w:rPr>
              <w:t>1</w:t>
            </w:r>
          </w:p>
        </w:tc>
        <w:tc>
          <w:tcPr>
            <w:tcW w:w="810" w:type="pct"/>
            <w:tcBorders>
              <w:bottom w:val="single" w:sz="4" w:space="0" w:color="auto"/>
            </w:tcBorders>
            <w:vAlign w:val="center"/>
          </w:tcPr>
          <w:p w14:paraId="77CF53CA" w14:textId="77777777" w:rsidR="00DF7CDB" w:rsidRPr="00264C34" w:rsidRDefault="00DF7CDB" w:rsidP="00A3387C">
            <w:pPr>
              <w:rPr>
                <w:iCs/>
                <w:color w:val="000000" w:themeColor="text1"/>
                <w:sz w:val="20"/>
                <w:szCs w:val="22"/>
              </w:rPr>
            </w:pPr>
            <w:r w:rsidRPr="00264C34">
              <w:rPr>
                <w:iCs/>
                <w:color w:val="000000" w:themeColor="text1"/>
                <w:sz w:val="20"/>
                <w:szCs w:val="22"/>
              </w:rPr>
              <w:t>Eight Corners Case (Black)</w:t>
            </w:r>
          </w:p>
        </w:tc>
        <w:tc>
          <w:tcPr>
            <w:tcW w:w="1068" w:type="pct"/>
            <w:tcBorders>
              <w:bottom w:val="single" w:sz="4" w:space="0" w:color="auto"/>
            </w:tcBorders>
            <w:vAlign w:val="center"/>
          </w:tcPr>
          <w:p w14:paraId="67CE6504" w14:textId="77777777" w:rsidR="00DF7CDB" w:rsidRPr="00264C34" w:rsidRDefault="00DF7CDB" w:rsidP="00A3387C">
            <w:pPr>
              <w:rPr>
                <w:noProof/>
                <w:sz w:val="20"/>
              </w:rPr>
            </w:pPr>
            <w:r w:rsidRPr="00264C34">
              <w:rPr>
                <w:noProof/>
                <w:sz w:val="20"/>
              </w:rPr>
              <w:drawing>
                <wp:inline distT="0" distB="0" distL="0" distR="0" wp14:anchorId="51541B92" wp14:editId="22B290EC">
                  <wp:extent cx="1083310" cy="762000"/>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58" t="466" r="5179"/>
                          <a:stretch/>
                        </pic:blipFill>
                        <pic:spPr bwMode="auto">
                          <a:xfrm>
                            <a:off x="0" y="0"/>
                            <a:ext cx="1084580" cy="762893"/>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7406355F" w14:textId="77777777" w:rsidR="00DF7CDB" w:rsidRPr="00264C34" w:rsidRDefault="00DF7CDB" w:rsidP="00A3387C">
            <w:pPr>
              <w:rPr>
                <w:iCs/>
                <w:color w:val="000000" w:themeColor="text1"/>
                <w:sz w:val="20"/>
                <w:szCs w:val="22"/>
              </w:rPr>
            </w:pPr>
            <w:r w:rsidRPr="00264C34">
              <w:rPr>
                <w:iCs/>
                <w:color w:val="000000" w:themeColor="text1"/>
                <w:sz w:val="20"/>
                <w:szCs w:val="22"/>
              </w:rPr>
              <w:t>Height: 31cm</w:t>
            </w:r>
          </w:p>
          <w:p w14:paraId="2D3A856F" w14:textId="77777777" w:rsidR="00DF7CDB" w:rsidRPr="00264C34" w:rsidRDefault="00DF7CDB" w:rsidP="00A3387C">
            <w:pPr>
              <w:rPr>
                <w:iCs/>
                <w:color w:val="000000" w:themeColor="text1"/>
                <w:sz w:val="20"/>
                <w:szCs w:val="22"/>
              </w:rPr>
            </w:pPr>
            <w:r w:rsidRPr="00264C34">
              <w:rPr>
                <w:iCs/>
                <w:color w:val="000000" w:themeColor="text1"/>
                <w:sz w:val="20"/>
                <w:szCs w:val="22"/>
              </w:rPr>
              <w:t>Width: 27.3cm</w:t>
            </w:r>
          </w:p>
        </w:tc>
        <w:tc>
          <w:tcPr>
            <w:tcW w:w="573" w:type="pct"/>
            <w:tcBorders>
              <w:bottom w:val="single" w:sz="4" w:space="0" w:color="auto"/>
            </w:tcBorders>
            <w:vAlign w:val="center"/>
          </w:tcPr>
          <w:p w14:paraId="391DB9FB" w14:textId="77777777" w:rsidR="00DF7CDB" w:rsidRPr="00264C34" w:rsidRDefault="00DF7CDB" w:rsidP="00A3387C">
            <w:pPr>
              <w:rPr>
                <w:iCs/>
                <w:color w:val="000000" w:themeColor="text1"/>
                <w:sz w:val="20"/>
                <w:szCs w:val="22"/>
              </w:rPr>
            </w:pPr>
            <w:r w:rsidRPr="00264C34">
              <w:rPr>
                <w:iCs/>
                <w:color w:val="000000" w:themeColor="text1"/>
                <w:sz w:val="20"/>
                <w:szCs w:val="22"/>
              </w:rPr>
              <w:t>Ming</w:t>
            </w:r>
          </w:p>
          <w:p w14:paraId="4474B70A" w14:textId="77777777" w:rsidR="00DF7CDB" w:rsidRPr="00264C34" w:rsidRDefault="00DF7CDB" w:rsidP="00A3387C">
            <w:pPr>
              <w:rPr>
                <w:iCs/>
                <w:color w:val="000000" w:themeColor="text1"/>
                <w:sz w:val="20"/>
                <w:szCs w:val="22"/>
              </w:rPr>
            </w:pPr>
            <w:r w:rsidRPr="00264C34">
              <w:rPr>
                <w:iCs/>
                <w:color w:val="000000" w:themeColor="text1"/>
                <w:sz w:val="20"/>
                <w:szCs w:val="22"/>
              </w:rPr>
              <w:t>1368-1644 A.D.</w:t>
            </w:r>
          </w:p>
        </w:tc>
        <w:tc>
          <w:tcPr>
            <w:tcW w:w="734" w:type="pct"/>
            <w:tcBorders>
              <w:bottom w:val="single" w:sz="4" w:space="0" w:color="auto"/>
            </w:tcBorders>
            <w:vAlign w:val="center"/>
          </w:tcPr>
          <w:p w14:paraId="4C9EC0D7" w14:textId="77777777" w:rsidR="00DF7CDB" w:rsidRPr="00264C34" w:rsidRDefault="00DF7CDB" w:rsidP="00A3387C">
            <w:pPr>
              <w:rPr>
                <w:iCs/>
                <w:color w:val="000000" w:themeColor="text1"/>
                <w:sz w:val="20"/>
                <w:szCs w:val="22"/>
              </w:rPr>
            </w:pPr>
            <w:r w:rsidRPr="00264C34">
              <w:rPr>
                <w:iCs/>
                <w:color w:val="000000" w:themeColor="text1"/>
                <w:sz w:val="20"/>
                <w:szCs w:val="22"/>
              </w:rPr>
              <w:t>Zhejiang Museum</w:t>
            </w:r>
          </w:p>
        </w:tc>
        <w:tc>
          <w:tcPr>
            <w:tcW w:w="878" w:type="pct"/>
            <w:tcBorders>
              <w:bottom w:val="single" w:sz="4" w:space="0" w:color="auto"/>
            </w:tcBorders>
            <w:vAlign w:val="center"/>
          </w:tcPr>
          <w:p w14:paraId="0158D984" w14:textId="77777777" w:rsidR="00DF7CDB" w:rsidRPr="00264C34" w:rsidRDefault="00DF7CDB" w:rsidP="00A3387C">
            <w:pPr>
              <w:rPr>
                <w:iCs/>
                <w:color w:val="000000" w:themeColor="text1"/>
                <w:sz w:val="20"/>
                <w:szCs w:val="22"/>
              </w:rPr>
            </w:pPr>
            <w:r w:rsidRPr="00264C34">
              <w:rPr>
                <w:iCs/>
                <w:color w:val="000000" w:themeColor="text1"/>
                <w:sz w:val="20"/>
                <w:szCs w:val="22"/>
              </w:rPr>
              <w:t>Lacquerware</w:t>
            </w:r>
          </w:p>
        </w:tc>
      </w:tr>
      <w:tr w:rsidR="00DF7CDB" w:rsidRPr="007B061A" w14:paraId="1F1687DF" w14:textId="77777777" w:rsidTr="00A3387C">
        <w:tc>
          <w:tcPr>
            <w:tcW w:w="267" w:type="pct"/>
            <w:tcBorders>
              <w:bottom w:val="single" w:sz="4" w:space="0" w:color="auto"/>
            </w:tcBorders>
            <w:vAlign w:val="center"/>
          </w:tcPr>
          <w:p w14:paraId="56E6D4D7" w14:textId="77777777" w:rsidR="00DF7CDB" w:rsidRPr="00264C34" w:rsidRDefault="00DF7CDB" w:rsidP="00A3387C">
            <w:pPr>
              <w:rPr>
                <w:iCs/>
                <w:color w:val="000000" w:themeColor="text1"/>
                <w:sz w:val="20"/>
                <w:szCs w:val="22"/>
              </w:rPr>
            </w:pPr>
            <w:r w:rsidRPr="00264C34">
              <w:rPr>
                <w:iCs/>
                <w:color w:val="000000" w:themeColor="text1"/>
                <w:sz w:val="20"/>
                <w:szCs w:val="22"/>
              </w:rPr>
              <w:t>12</w:t>
            </w:r>
          </w:p>
        </w:tc>
        <w:tc>
          <w:tcPr>
            <w:tcW w:w="810" w:type="pct"/>
            <w:tcBorders>
              <w:bottom w:val="single" w:sz="4" w:space="0" w:color="auto"/>
            </w:tcBorders>
            <w:vAlign w:val="center"/>
          </w:tcPr>
          <w:p w14:paraId="70801544" w14:textId="77777777" w:rsidR="00DF7CDB" w:rsidRPr="00264C34" w:rsidRDefault="00DF7CDB" w:rsidP="00A3387C">
            <w:pPr>
              <w:rPr>
                <w:iCs/>
                <w:color w:val="000000" w:themeColor="text1"/>
                <w:sz w:val="20"/>
                <w:szCs w:val="22"/>
              </w:rPr>
            </w:pPr>
            <w:r w:rsidRPr="00264C34">
              <w:rPr>
                <w:iCs/>
                <w:color w:val="000000" w:themeColor="text1"/>
                <w:sz w:val="20"/>
                <w:szCs w:val="22"/>
              </w:rPr>
              <w:t>Imari Covered Bowl with Floral Sprays</w:t>
            </w:r>
          </w:p>
        </w:tc>
        <w:tc>
          <w:tcPr>
            <w:tcW w:w="1068" w:type="pct"/>
            <w:tcBorders>
              <w:bottom w:val="single" w:sz="4" w:space="0" w:color="auto"/>
            </w:tcBorders>
            <w:vAlign w:val="center"/>
          </w:tcPr>
          <w:p w14:paraId="7CBCD7BF" w14:textId="77777777" w:rsidR="00DF7CDB" w:rsidRPr="00264C34" w:rsidRDefault="00DF7CDB" w:rsidP="00A3387C">
            <w:pPr>
              <w:rPr>
                <w:iCs/>
                <w:noProof/>
                <w:color w:val="000000" w:themeColor="text1"/>
                <w:sz w:val="20"/>
                <w:szCs w:val="22"/>
              </w:rPr>
            </w:pPr>
            <w:r w:rsidRPr="00264C34">
              <w:rPr>
                <w:noProof/>
                <w:sz w:val="20"/>
              </w:rPr>
              <w:drawing>
                <wp:inline distT="0" distB="0" distL="0" distR="0" wp14:anchorId="376E8241" wp14:editId="2587CD42">
                  <wp:extent cx="1079500" cy="952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014" t="14071" r="15859" b="1846"/>
                          <a:stretch/>
                        </pic:blipFill>
                        <pic:spPr bwMode="auto">
                          <a:xfrm>
                            <a:off x="0" y="0"/>
                            <a:ext cx="10795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670" w:type="pct"/>
            <w:tcBorders>
              <w:bottom w:val="single" w:sz="4" w:space="0" w:color="auto"/>
            </w:tcBorders>
            <w:vAlign w:val="center"/>
          </w:tcPr>
          <w:p w14:paraId="73ADB8F0" w14:textId="77777777" w:rsidR="00DF7CDB" w:rsidRPr="00264C34" w:rsidRDefault="00DF7CDB" w:rsidP="00A3387C">
            <w:pPr>
              <w:rPr>
                <w:iCs/>
                <w:color w:val="000000" w:themeColor="text1"/>
                <w:sz w:val="20"/>
                <w:szCs w:val="22"/>
              </w:rPr>
            </w:pPr>
            <w:r w:rsidRPr="00264C34">
              <w:rPr>
                <w:iCs/>
                <w:color w:val="000000" w:themeColor="text1"/>
                <w:sz w:val="20"/>
                <w:szCs w:val="22"/>
              </w:rPr>
              <w:t>Height: 32cm</w:t>
            </w:r>
          </w:p>
          <w:p w14:paraId="6A9CC772" w14:textId="77777777" w:rsidR="00DF7CDB" w:rsidRPr="00264C34" w:rsidRDefault="00DF7CDB" w:rsidP="00A3387C">
            <w:pPr>
              <w:rPr>
                <w:iCs/>
                <w:color w:val="000000" w:themeColor="text1"/>
                <w:sz w:val="20"/>
                <w:szCs w:val="22"/>
              </w:rPr>
            </w:pPr>
            <w:r w:rsidRPr="00264C34">
              <w:rPr>
                <w:iCs/>
                <w:color w:val="000000" w:themeColor="text1"/>
                <w:sz w:val="20"/>
                <w:szCs w:val="22"/>
              </w:rPr>
              <w:t>Width</w:t>
            </w:r>
            <w:r w:rsidRPr="00264C34">
              <w:rPr>
                <w:rFonts w:hint="eastAsia"/>
                <w:iCs/>
                <w:color w:val="000000" w:themeColor="text1"/>
                <w:sz w:val="20"/>
                <w:szCs w:val="22"/>
              </w:rPr>
              <w:t>：2</w:t>
            </w:r>
            <w:r w:rsidRPr="00264C34">
              <w:rPr>
                <w:iCs/>
                <w:color w:val="000000" w:themeColor="text1"/>
                <w:sz w:val="20"/>
                <w:szCs w:val="22"/>
              </w:rPr>
              <w:t>8</w:t>
            </w:r>
            <w:r w:rsidRPr="00264C34">
              <w:rPr>
                <w:rFonts w:hint="eastAsia"/>
                <w:iCs/>
                <w:color w:val="000000" w:themeColor="text1"/>
                <w:sz w:val="20"/>
                <w:szCs w:val="22"/>
              </w:rPr>
              <w:t>cm</w:t>
            </w:r>
          </w:p>
        </w:tc>
        <w:tc>
          <w:tcPr>
            <w:tcW w:w="573" w:type="pct"/>
            <w:tcBorders>
              <w:bottom w:val="single" w:sz="4" w:space="0" w:color="auto"/>
            </w:tcBorders>
            <w:vAlign w:val="center"/>
          </w:tcPr>
          <w:p w14:paraId="1B9C4EC9" w14:textId="77777777" w:rsidR="00DF7CDB" w:rsidRPr="00264C34" w:rsidRDefault="00DF7CDB" w:rsidP="00A3387C">
            <w:pPr>
              <w:rPr>
                <w:iCs/>
                <w:color w:val="000000" w:themeColor="text1"/>
                <w:sz w:val="20"/>
                <w:szCs w:val="22"/>
              </w:rPr>
            </w:pPr>
            <w:r w:rsidRPr="00264C34">
              <w:rPr>
                <w:iCs/>
                <w:color w:val="000000" w:themeColor="text1"/>
                <w:sz w:val="20"/>
                <w:szCs w:val="22"/>
              </w:rPr>
              <w:t>Qing</w:t>
            </w:r>
          </w:p>
          <w:p w14:paraId="56873DD9" w14:textId="77777777" w:rsidR="00DF7CDB" w:rsidRPr="00264C34" w:rsidRDefault="00DF7CDB" w:rsidP="00A3387C">
            <w:pPr>
              <w:rPr>
                <w:iCs/>
                <w:color w:val="000000" w:themeColor="text1"/>
                <w:sz w:val="20"/>
                <w:szCs w:val="22"/>
              </w:rPr>
            </w:pPr>
            <w:r w:rsidRPr="00264C34">
              <w:rPr>
                <w:iCs/>
                <w:color w:val="000000" w:themeColor="text1"/>
                <w:sz w:val="20"/>
                <w:szCs w:val="22"/>
              </w:rPr>
              <w:t>1622-1795 A.D.</w:t>
            </w:r>
          </w:p>
        </w:tc>
        <w:tc>
          <w:tcPr>
            <w:tcW w:w="734" w:type="pct"/>
            <w:tcBorders>
              <w:bottom w:val="single" w:sz="4" w:space="0" w:color="auto"/>
            </w:tcBorders>
            <w:vAlign w:val="center"/>
          </w:tcPr>
          <w:p w14:paraId="1D5C9CF4" w14:textId="77777777" w:rsidR="00DF7CDB" w:rsidRPr="00264C34" w:rsidRDefault="00DF7CDB" w:rsidP="00A3387C">
            <w:pPr>
              <w:rPr>
                <w:iCs/>
                <w:color w:val="000000" w:themeColor="text1"/>
                <w:sz w:val="20"/>
                <w:szCs w:val="22"/>
              </w:rPr>
            </w:pPr>
            <w:r w:rsidRPr="00264C34">
              <w:rPr>
                <w:iCs/>
                <w:color w:val="000000" w:themeColor="text1"/>
                <w:sz w:val="20"/>
                <w:szCs w:val="22"/>
              </w:rPr>
              <w:t>Palace Museum</w:t>
            </w:r>
          </w:p>
        </w:tc>
        <w:tc>
          <w:tcPr>
            <w:tcW w:w="878" w:type="pct"/>
            <w:tcBorders>
              <w:bottom w:val="single" w:sz="4" w:space="0" w:color="auto"/>
            </w:tcBorders>
            <w:vAlign w:val="center"/>
          </w:tcPr>
          <w:p w14:paraId="04FDFE6E" w14:textId="77777777" w:rsidR="00DF7CDB" w:rsidRPr="00264C34" w:rsidRDefault="00DF7CDB" w:rsidP="00A3387C">
            <w:pPr>
              <w:rPr>
                <w:color w:val="000000" w:themeColor="text1"/>
                <w:sz w:val="20"/>
                <w:szCs w:val="22"/>
              </w:rPr>
            </w:pPr>
            <w:r w:rsidRPr="00264C34">
              <w:rPr>
                <w:iCs/>
                <w:color w:val="000000" w:themeColor="text1"/>
                <w:sz w:val="20"/>
                <w:szCs w:val="22"/>
              </w:rPr>
              <w:t>Ceramics</w:t>
            </w:r>
          </w:p>
        </w:tc>
      </w:tr>
    </w:tbl>
    <w:p w14:paraId="3E673B8C" w14:textId="77777777" w:rsidR="00DF7CDB" w:rsidRPr="00A3104B" w:rsidRDefault="00DF7CDB" w:rsidP="00652129">
      <w:pPr>
        <w:widowControl/>
        <w:jc w:val="left"/>
        <w:rPr>
          <w:b/>
          <w:sz w:val="24"/>
        </w:rPr>
      </w:pPr>
    </w:p>
    <w:p w14:paraId="196432EB" w14:textId="77777777" w:rsidR="00FF44C1" w:rsidRPr="009E75C4" w:rsidRDefault="00DF7CDB" w:rsidP="009E75C4">
      <w:pPr>
        <w:rPr>
          <w:b/>
          <w:sz w:val="24"/>
        </w:rPr>
      </w:pPr>
      <w:r w:rsidRPr="009E75C4">
        <w:rPr>
          <w:b/>
          <w:sz w:val="24"/>
        </w:rPr>
        <w:t>Study Design</w:t>
      </w:r>
    </w:p>
    <w:p w14:paraId="340218AB" w14:textId="77777777" w:rsidR="00FF44C1" w:rsidRPr="009E75C4" w:rsidRDefault="00FF44C1" w:rsidP="00DF7CDB">
      <w:pPr>
        <w:rPr>
          <w:rStyle w:val="src"/>
          <w:rFonts w:ascii="Arial" w:hAnsi="Arial" w:cs="Arial"/>
          <w:color w:val="333333"/>
          <w:szCs w:val="20"/>
        </w:rPr>
      </w:pPr>
      <w:r w:rsidRPr="009E75C4">
        <w:rPr>
          <w:rStyle w:val="src"/>
          <w:rFonts w:ascii="Arial" w:hAnsi="Arial" w:cs="Arial"/>
          <w:color w:val="333333"/>
          <w:szCs w:val="20"/>
        </w:rPr>
        <w:t>In order to investigate how different interaction interfaces can affect intrinsic motivation, engagement and learning outcome, we used a within-subjects design across three conditions (Leaflet, Postcard AR and CubeMuseum AR) for the learning of museum art</w:t>
      </w:r>
      <w:r w:rsidR="006C4345">
        <w:rPr>
          <w:rStyle w:val="src"/>
          <w:rFonts w:ascii="Arial" w:hAnsi="Arial" w:cs="Arial"/>
          <w:color w:val="333333"/>
          <w:szCs w:val="20"/>
        </w:rPr>
        <w:t>i</w:t>
      </w:r>
      <w:r w:rsidRPr="009E75C4">
        <w:rPr>
          <w:rStyle w:val="src"/>
          <w:rFonts w:ascii="Arial" w:hAnsi="Arial" w:cs="Arial"/>
          <w:color w:val="333333"/>
          <w:szCs w:val="20"/>
        </w:rPr>
        <w:t>facts. Each participant experienced all three conditions (see Table 2) and the sequence of the three conditions w</w:t>
      </w:r>
      <w:r w:rsidR="006C4345">
        <w:rPr>
          <w:rStyle w:val="src"/>
          <w:rFonts w:ascii="Arial" w:hAnsi="Arial" w:cs="Arial"/>
          <w:color w:val="333333"/>
          <w:szCs w:val="20"/>
        </w:rPr>
        <w:t>as</w:t>
      </w:r>
      <w:r w:rsidRPr="009E75C4">
        <w:rPr>
          <w:rStyle w:val="src"/>
          <w:rFonts w:ascii="Arial" w:hAnsi="Arial" w:cs="Arial"/>
          <w:color w:val="333333"/>
          <w:szCs w:val="20"/>
        </w:rPr>
        <w:t xml:space="preserve"> counterbalanced. We used questionnaires to measure participants’ learning outcome, instinct motivation and user engagement. Ethics approval was obtained from the University Ethics Committee prior to any data collection.</w:t>
      </w:r>
    </w:p>
    <w:p w14:paraId="4F7933E8" w14:textId="77777777" w:rsidR="00FF44C1" w:rsidRPr="009E75C4" w:rsidRDefault="00FF44C1" w:rsidP="00DF7CDB">
      <w:pPr>
        <w:rPr>
          <w:ins w:id="131" w:author="Johnny" w:date="2021-08-20T16:54:00Z"/>
          <w:rStyle w:val="src"/>
          <w:rFonts w:ascii="Arial" w:hAnsi="Arial" w:cs="Arial"/>
          <w:color w:val="333333"/>
          <w:szCs w:val="20"/>
        </w:rPr>
      </w:pPr>
    </w:p>
    <w:p w14:paraId="77C938AC" w14:textId="77777777" w:rsidR="00DF7CDB" w:rsidRPr="009E75C4" w:rsidRDefault="00DF7CDB" w:rsidP="00DF7CDB">
      <w:pPr>
        <w:rPr>
          <w:rStyle w:val="src"/>
          <w:rFonts w:ascii="Arial" w:hAnsi="Arial" w:cs="Arial"/>
          <w:color w:val="333333"/>
          <w:szCs w:val="20"/>
        </w:rPr>
      </w:pPr>
      <w:r w:rsidRPr="009E75C4">
        <w:rPr>
          <w:rStyle w:val="src"/>
          <w:rFonts w:ascii="Arial" w:hAnsi="Arial" w:cs="Arial"/>
          <w:color w:val="333333"/>
          <w:szCs w:val="20"/>
        </w:rPr>
        <w:t xml:space="preserve">Each participant will experience these three </w:t>
      </w:r>
      <w:r w:rsidR="002E7D29" w:rsidRPr="009E75C4">
        <w:rPr>
          <w:rStyle w:val="src"/>
          <w:rFonts w:ascii="Arial" w:hAnsi="Arial" w:cs="Arial"/>
          <w:color w:val="333333"/>
          <w:szCs w:val="20"/>
        </w:rPr>
        <w:t>conditions</w:t>
      </w:r>
      <w:r w:rsidRPr="009E75C4">
        <w:rPr>
          <w:rStyle w:val="src"/>
          <w:rFonts w:ascii="Arial" w:hAnsi="Arial" w:cs="Arial"/>
          <w:color w:val="333333"/>
          <w:szCs w:val="20"/>
        </w:rPr>
        <w:t xml:space="preserve"> after finish </w:t>
      </w:r>
      <w:r w:rsidR="006C4345">
        <w:rPr>
          <w:rStyle w:val="src"/>
          <w:rFonts w:ascii="Arial" w:hAnsi="Arial" w:cs="Arial"/>
          <w:color w:val="333333"/>
          <w:szCs w:val="20"/>
        </w:rPr>
        <w:t xml:space="preserve">the </w:t>
      </w:r>
      <w:r w:rsidRPr="009E75C4">
        <w:rPr>
          <w:rStyle w:val="src"/>
          <w:rFonts w:ascii="Arial" w:hAnsi="Arial" w:cs="Arial"/>
          <w:color w:val="333333"/>
          <w:szCs w:val="20"/>
        </w:rPr>
        <w:t>pretest questionnaire and complete the questionnaire</w:t>
      </w:r>
      <w:r w:rsidRPr="009E75C4">
        <w:rPr>
          <w:rStyle w:val="src"/>
          <w:rFonts w:ascii="Arial" w:hAnsi="Arial" w:cs="Arial" w:hint="eastAsia"/>
          <w:color w:val="333333"/>
          <w:szCs w:val="20"/>
        </w:rPr>
        <w:t>s</w:t>
      </w:r>
      <w:r w:rsidRPr="009E75C4">
        <w:rPr>
          <w:rStyle w:val="src"/>
          <w:rFonts w:ascii="Arial" w:hAnsi="Arial" w:cs="Arial"/>
          <w:color w:val="333333"/>
          <w:szCs w:val="20"/>
        </w:rPr>
        <w:t xml:space="preserve"> after finish each one to measure intrinsic motivation and engagement in different groups. In order to eliminate the order effect for evaluating the </w:t>
      </w:r>
      <w:r w:rsidRPr="009E75C4">
        <w:rPr>
          <w:rStyle w:val="src"/>
          <w:rFonts w:ascii="Arial" w:hAnsi="Arial" w:cs="Arial"/>
          <w:color w:val="333333"/>
          <w:szCs w:val="20"/>
        </w:rPr>
        <w:lastRenderedPageBreak/>
        <w:t xml:space="preserve">learning outcome, we did balance for all of </w:t>
      </w:r>
      <w:r w:rsidR="00134371">
        <w:rPr>
          <w:rStyle w:val="src"/>
          <w:rFonts w:ascii="Arial" w:hAnsi="Arial" w:cs="Arial"/>
          <w:color w:val="333333"/>
          <w:szCs w:val="20"/>
        </w:rPr>
        <w:t xml:space="preserve">the </w:t>
      </w:r>
      <w:r w:rsidRPr="009E75C4">
        <w:rPr>
          <w:rStyle w:val="src"/>
          <w:rFonts w:ascii="Arial" w:hAnsi="Arial" w:cs="Arial"/>
          <w:color w:val="333333"/>
          <w:szCs w:val="20"/>
        </w:rPr>
        <w:t>possible order</w:t>
      </w:r>
      <w:r w:rsidR="00134371">
        <w:rPr>
          <w:rStyle w:val="src"/>
          <w:rFonts w:ascii="Arial" w:hAnsi="Arial" w:cs="Arial"/>
          <w:color w:val="333333"/>
          <w:szCs w:val="20"/>
        </w:rPr>
        <w:t>s</w:t>
      </w:r>
      <w:r w:rsidRPr="009E75C4">
        <w:rPr>
          <w:rStyle w:val="src"/>
          <w:rFonts w:ascii="Arial" w:hAnsi="Arial" w:cs="Arial"/>
          <w:color w:val="333333"/>
          <w:szCs w:val="20"/>
        </w:rPr>
        <w:t xml:space="preserve"> between the three conditions.</w:t>
      </w:r>
    </w:p>
    <w:p w14:paraId="7D90262D" w14:textId="77777777" w:rsidR="00A71A10" w:rsidRPr="00A3104B" w:rsidRDefault="00A71A10" w:rsidP="00A71A10">
      <w:pPr>
        <w:jc w:val="center"/>
        <w:rPr>
          <w:rStyle w:val="src"/>
          <w:rFonts w:ascii="Arial" w:hAnsi="Arial" w:cs="Arial"/>
          <w:color w:val="333333"/>
          <w:sz w:val="20"/>
          <w:szCs w:val="20"/>
        </w:rPr>
      </w:pPr>
      <w:r>
        <w:rPr>
          <w:rStyle w:val="src"/>
          <w:rFonts w:ascii="Arial" w:hAnsi="Arial" w:cs="Arial"/>
          <w:color w:val="333333"/>
          <w:sz w:val="20"/>
          <w:szCs w:val="20"/>
        </w:rPr>
        <w:t xml:space="preserve">Table2: </w:t>
      </w:r>
      <w:r>
        <w:rPr>
          <w:rStyle w:val="src"/>
          <w:rFonts w:ascii="Arial" w:hAnsi="Arial" w:cs="Arial" w:hint="eastAsia"/>
          <w:color w:val="333333"/>
          <w:sz w:val="20"/>
          <w:szCs w:val="20"/>
        </w:rPr>
        <w:t>T</w:t>
      </w:r>
      <w:r>
        <w:rPr>
          <w:rStyle w:val="src"/>
          <w:rFonts w:ascii="Arial" w:hAnsi="Arial" w:cs="Arial"/>
          <w:color w:val="333333"/>
          <w:sz w:val="20"/>
          <w:szCs w:val="20"/>
        </w:rPr>
        <w:t>he overview of three conditions</w:t>
      </w:r>
    </w:p>
    <w:p w14:paraId="1E158AC1" w14:textId="77777777" w:rsidR="00E67D1F" w:rsidRPr="00A71A10" w:rsidRDefault="00E67D1F" w:rsidP="00DF7CDB">
      <w:pPr>
        <w:rPr>
          <w:rStyle w:val="src"/>
          <w:rFonts w:ascii="Arial" w:hAnsi="Arial" w:cs="Arial"/>
          <w:color w:val="333333"/>
          <w:sz w:val="20"/>
          <w:szCs w:val="20"/>
        </w:rPr>
      </w:pPr>
    </w:p>
    <w:tbl>
      <w:tblPr>
        <w:tblW w:w="8330" w:type="dxa"/>
        <w:tblInd w:w="-5" w:type="dxa"/>
        <w:tblLook w:val="04A0" w:firstRow="1" w:lastRow="0" w:firstColumn="1" w:lastColumn="0" w:noHBand="0" w:noVBand="1"/>
      </w:tblPr>
      <w:tblGrid>
        <w:gridCol w:w="1339"/>
        <w:gridCol w:w="1912"/>
        <w:gridCol w:w="751"/>
        <w:gridCol w:w="1163"/>
        <w:gridCol w:w="1211"/>
        <w:gridCol w:w="923"/>
        <w:gridCol w:w="1031"/>
      </w:tblGrid>
      <w:tr w:rsidR="00C030D0" w:rsidRPr="00E67D1F" w14:paraId="4FD0E828" w14:textId="77777777" w:rsidTr="00C030D0">
        <w:trPr>
          <w:trHeight w:val="238"/>
        </w:trPr>
        <w:tc>
          <w:tcPr>
            <w:tcW w:w="13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8D213"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Condition</w:t>
            </w:r>
          </w:p>
        </w:tc>
        <w:tc>
          <w:tcPr>
            <w:tcW w:w="5037" w:type="dxa"/>
            <w:gridSpan w:val="4"/>
            <w:tcBorders>
              <w:top w:val="single" w:sz="4" w:space="0" w:color="auto"/>
              <w:left w:val="nil"/>
              <w:bottom w:val="single" w:sz="4" w:space="0" w:color="auto"/>
              <w:right w:val="single" w:sz="4" w:space="0" w:color="auto"/>
            </w:tcBorders>
            <w:shd w:val="clear" w:color="auto" w:fill="auto"/>
            <w:noWrap/>
            <w:vAlign w:val="center"/>
            <w:hideMark/>
          </w:tcPr>
          <w:p w14:paraId="251FF314"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Reading Style</w:t>
            </w:r>
          </w:p>
        </w:tc>
        <w:tc>
          <w:tcPr>
            <w:tcW w:w="195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D0761"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Interaction Style</w:t>
            </w:r>
          </w:p>
        </w:tc>
      </w:tr>
      <w:tr w:rsidR="00C030D0" w:rsidRPr="00E67D1F" w14:paraId="3EA867E9" w14:textId="77777777" w:rsidTr="00C030D0">
        <w:trPr>
          <w:trHeight w:val="238"/>
        </w:trPr>
        <w:tc>
          <w:tcPr>
            <w:tcW w:w="1339" w:type="dxa"/>
            <w:vMerge/>
            <w:tcBorders>
              <w:top w:val="single" w:sz="4" w:space="0" w:color="auto"/>
              <w:left w:val="single" w:sz="4" w:space="0" w:color="auto"/>
              <w:bottom w:val="single" w:sz="4" w:space="0" w:color="auto"/>
              <w:right w:val="single" w:sz="4" w:space="0" w:color="auto"/>
            </w:tcBorders>
            <w:vAlign w:val="center"/>
            <w:hideMark/>
          </w:tcPr>
          <w:p w14:paraId="1C673128" w14:textId="77777777" w:rsidR="00C030D0" w:rsidRPr="00E67D1F" w:rsidRDefault="00C030D0" w:rsidP="00E67D1F">
            <w:pPr>
              <w:widowControl/>
              <w:jc w:val="left"/>
              <w:rPr>
                <w:rFonts w:ascii="DengXian" w:eastAsia="DengXian" w:hAnsi="DengXian" w:cs="宋体"/>
                <w:color w:val="000000"/>
                <w:kern w:val="0"/>
                <w:sz w:val="15"/>
              </w:rPr>
            </w:pPr>
          </w:p>
        </w:tc>
        <w:tc>
          <w:tcPr>
            <w:tcW w:w="19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D59137"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 xml:space="preserve">Paper </w:t>
            </w:r>
          </w:p>
        </w:tc>
        <w:tc>
          <w:tcPr>
            <w:tcW w:w="3125" w:type="dxa"/>
            <w:gridSpan w:val="3"/>
            <w:tcBorders>
              <w:top w:val="single" w:sz="4" w:space="0" w:color="auto"/>
              <w:left w:val="nil"/>
              <w:bottom w:val="single" w:sz="4" w:space="0" w:color="auto"/>
              <w:right w:val="single" w:sz="4" w:space="0" w:color="auto"/>
            </w:tcBorders>
            <w:shd w:val="clear" w:color="auto" w:fill="auto"/>
            <w:noWrap/>
            <w:vAlign w:val="center"/>
            <w:hideMark/>
          </w:tcPr>
          <w:p w14:paraId="4530C1F9"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AR System</w:t>
            </w:r>
          </w:p>
        </w:tc>
        <w:tc>
          <w:tcPr>
            <w:tcW w:w="1954" w:type="dxa"/>
            <w:gridSpan w:val="2"/>
            <w:vMerge/>
            <w:tcBorders>
              <w:top w:val="single" w:sz="4" w:space="0" w:color="auto"/>
              <w:left w:val="single" w:sz="4" w:space="0" w:color="auto"/>
              <w:bottom w:val="single" w:sz="4" w:space="0" w:color="auto"/>
              <w:right w:val="single" w:sz="4" w:space="0" w:color="auto"/>
            </w:tcBorders>
            <w:vAlign w:val="center"/>
            <w:hideMark/>
          </w:tcPr>
          <w:p w14:paraId="7A8E42DF" w14:textId="77777777" w:rsidR="00C030D0" w:rsidRPr="00E67D1F" w:rsidRDefault="00C030D0" w:rsidP="00E67D1F">
            <w:pPr>
              <w:widowControl/>
              <w:jc w:val="left"/>
              <w:rPr>
                <w:rFonts w:ascii="DengXian" w:eastAsia="DengXian" w:hAnsi="DengXian" w:cs="宋体"/>
                <w:color w:val="000000"/>
                <w:kern w:val="0"/>
                <w:sz w:val="15"/>
              </w:rPr>
            </w:pPr>
          </w:p>
        </w:tc>
      </w:tr>
      <w:tr w:rsidR="00C030D0" w:rsidRPr="00E67D1F" w14:paraId="0338B489" w14:textId="77777777" w:rsidTr="00C030D0">
        <w:trPr>
          <w:trHeight w:val="718"/>
        </w:trPr>
        <w:tc>
          <w:tcPr>
            <w:tcW w:w="1339" w:type="dxa"/>
            <w:vMerge/>
            <w:tcBorders>
              <w:top w:val="single" w:sz="4" w:space="0" w:color="auto"/>
              <w:left w:val="single" w:sz="4" w:space="0" w:color="auto"/>
              <w:bottom w:val="single" w:sz="4" w:space="0" w:color="auto"/>
              <w:right w:val="single" w:sz="4" w:space="0" w:color="auto"/>
            </w:tcBorders>
            <w:vAlign w:val="center"/>
            <w:hideMark/>
          </w:tcPr>
          <w:p w14:paraId="5DA73C12" w14:textId="77777777" w:rsidR="00C030D0" w:rsidRPr="00E67D1F" w:rsidRDefault="00C030D0" w:rsidP="00E67D1F">
            <w:pPr>
              <w:widowControl/>
              <w:jc w:val="left"/>
              <w:rPr>
                <w:rFonts w:ascii="DengXian" w:eastAsia="DengXian" w:hAnsi="DengXian" w:cs="宋体"/>
                <w:color w:val="000000"/>
                <w:kern w:val="0"/>
                <w:sz w:val="15"/>
              </w:rPr>
            </w:pPr>
          </w:p>
        </w:tc>
        <w:tc>
          <w:tcPr>
            <w:tcW w:w="1912" w:type="dxa"/>
            <w:vMerge/>
            <w:tcBorders>
              <w:top w:val="nil"/>
              <w:left w:val="single" w:sz="4" w:space="0" w:color="auto"/>
              <w:bottom w:val="single" w:sz="4" w:space="0" w:color="auto"/>
              <w:right w:val="single" w:sz="4" w:space="0" w:color="auto"/>
            </w:tcBorders>
            <w:vAlign w:val="center"/>
            <w:hideMark/>
          </w:tcPr>
          <w:p w14:paraId="73B863FD" w14:textId="77777777" w:rsidR="00C030D0" w:rsidRPr="00E67D1F" w:rsidRDefault="00C030D0" w:rsidP="00E67D1F">
            <w:pPr>
              <w:widowControl/>
              <w:jc w:val="left"/>
              <w:rPr>
                <w:rFonts w:ascii="DengXian" w:eastAsia="DengXian" w:hAnsi="DengXian" w:cs="宋体"/>
                <w:color w:val="000000"/>
                <w:kern w:val="0"/>
                <w:sz w:val="15"/>
              </w:rPr>
            </w:pPr>
          </w:p>
        </w:tc>
        <w:tc>
          <w:tcPr>
            <w:tcW w:w="751" w:type="dxa"/>
            <w:tcBorders>
              <w:top w:val="nil"/>
              <w:left w:val="nil"/>
              <w:bottom w:val="single" w:sz="4" w:space="0" w:color="auto"/>
              <w:right w:val="single" w:sz="4" w:space="0" w:color="auto"/>
            </w:tcBorders>
            <w:shd w:val="clear" w:color="auto" w:fill="auto"/>
            <w:noWrap/>
            <w:vAlign w:val="center"/>
            <w:hideMark/>
          </w:tcPr>
          <w:p w14:paraId="03E0DEDE"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3D model</w:t>
            </w:r>
          </w:p>
        </w:tc>
        <w:tc>
          <w:tcPr>
            <w:tcW w:w="1163" w:type="dxa"/>
            <w:tcBorders>
              <w:top w:val="nil"/>
              <w:left w:val="nil"/>
              <w:bottom w:val="single" w:sz="4" w:space="0" w:color="auto"/>
              <w:right w:val="single" w:sz="4" w:space="0" w:color="auto"/>
            </w:tcBorders>
            <w:shd w:val="clear" w:color="auto" w:fill="auto"/>
            <w:vAlign w:val="center"/>
            <w:hideMark/>
          </w:tcPr>
          <w:p w14:paraId="64D2AB29"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Basic Information （Size)</w:t>
            </w:r>
          </w:p>
        </w:tc>
        <w:tc>
          <w:tcPr>
            <w:tcW w:w="1210" w:type="dxa"/>
            <w:tcBorders>
              <w:top w:val="nil"/>
              <w:left w:val="nil"/>
              <w:bottom w:val="single" w:sz="4" w:space="0" w:color="auto"/>
              <w:right w:val="single" w:sz="4" w:space="0" w:color="auto"/>
            </w:tcBorders>
            <w:shd w:val="clear" w:color="auto" w:fill="auto"/>
            <w:noWrap/>
            <w:vAlign w:val="center"/>
            <w:hideMark/>
          </w:tcPr>
          <w:p w14:paraId="00FD2CCC"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Introduction</w:t>
            </w:r>
          </w:p>
        </w:tc>
        <w:tc>
          <w:tcPr>
            <w:tcW w:w="923" w:type="dxa"/>
            <w:tcBorders>
              <w:top w:val="nil"/>
              <w:left w:val="nil"/>
              <w:bottom w:val="single" w:sz="4" w:space="0" w:color="auto"/>
              <w:right w:val="single" w:sz="4" w:space="0" w:color="auto"/>
            </w:tcBorders>
            <w:shd w:val="clear" w:color="auto" w:fill="auto"/>
            <w:vAlign w:val="center"/>
            <w:hideMark/>
          </w:tcPr>
          <w:p w14:paraId="0BAC4CFA"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Tangible (</w:t>
            </w:r>
            <w:r w:rsidRPr="00E67D1F">
              <w:rPr>
                <w:rFonts w:ascii="DengXian" w:eastAsia="DengXian" w:hAnsi="DengXian" w:cs="宋体"/>
                <w:color w:val="000000"/>
                <w:kern w:val="0"/>
                <w:sz w:val="15"/>
              </w:rPr>
              <w:t>Physic</w:t>
            </w:r>
            <w:r>
              <w:rPr>
                <w:rFonts w:ascii="DengXian" w:eastAsia="DengXian" w:hAnsi="DengXian" w:cs="宋体"/>
                <w:color w:val="000000"/>
                <w:kern w:val="0"/>
                <w:sz w:val="15"/>
              </w:rPr>
              <w:t>al</w:t>
            </w:r>
            <w:r w:rsidRPr="00E67D1F">
              <w:rPr>
                <w:rFonts w:ascii="DengXian" w:eastAsia="DengXian" w:hAnsi="DengXian" w:cs="宋体" w:hint="eastAsia"/>
                <w:color w:val="000000"/>
                <w:kern w:val="0"/>
                <w:sz w:val="15"/>
              </w:rPr>
              <w:t xml:space="preserve"> Object)</w:t>
            </w:r>
          </w:p>
        </w:tc>
        <w:tc>
          <w:tcPr>
            <w:tcW w:w="1031" w:type="dxa"/>
            <w:tcBorders>
              <w:top w:val="nil"/>
              <w:left w:val="nil"/>
              <w:bottom w:val="single" w:sz="4" w:space="0" w:color="auto"/>
              <w:right w:val="single" w:sz="4" w:space="0" w:color="auto"/>
            </w:tcBorders>
            <w:shd w:val="clear" w:color="auto" w:fill="auto"/>
            <w:vAlign w:val="center"/>
            <w:hideMark/>
          </w:tcPr>
          <w:p w14:paraId="6C11D581"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Intangible ( Finger Gesture)</w:t>
            </w:r>
          </w:p>
        </w:tc>
      </w:tr>
      <w:tr w:rsidR="00C030D0" w:rsidRPr="00E67D1F" w14:paraId="3905F5EC" w14:textId="77777777" w:rsidTr="00C030D0">
        <w:trPr>
          <w:trHeight w:val="477"/>
        </w:trPr>
        <w:tc>
          <w:tcPr>
            <w:tcW w:w="1339" w:type="dxa"/>
            <w:tcBorders>
              <w:top w:val="nil"/>
              <w:left w:val="single" w:sz="4" w:space="0" w:color="auto"/>
              <w:bottom w:val="single" w:sz="4" w:space="0" w:color="auto"/>
              <w:right w:val="single" w:sz="4" w:space="0" w:color="auto"/>
            </w:tcBorders>
            <w:shd w:val="clear" w:color="auto" w:fill="auto"/>
            <w:noWrap/>
            <w:vAlign w:val="center"/>
            <w:hideMark/>
          </w:tcPr>
          <w:p w14:paraId="31728E9D"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Leaflet</w:t>
            </w:r>
          </w:p>
        </w:tc>
        <w:tc>
          <w:tcPr>
            <w:tcW w:w="1912" w:type="dxa"/>
            <w:tcBorders>
              <w:top w:val="nil"/>
              <w:left w:val="nil"/>
              <w:bottom w:val="single" w:sz="4" w:space="0" w:color="auto"/>
              <w:right w:val="single" w:sz="4" w:space="0" w:color="auto"/>
            </w:tcBorders>
            <w:shd w:val="clear" w:color="auto" w:fill="auto"/>
            <w:noWrap/>
            <w:vAlign w:val="center"/>
            <w:hideMark/>
          </w:tcPr>
          <w:p w14:paraId="12D5E246" w14:textId="77777777" w:rsidR="00C030D0" w:rsidRPr="00E67D1F" w:rsidRDefault="00C030D0" w:rsidP="00E67D1F">
            <w:pPr>
              <w:widowControl/>
              <w:jc w:val="center"/>
              <w:rPr>
                <w:rFonts w:ascii="DengXian" w:eastAsia="DengXian" w:hAnsi="DengXian" w:cs="宋体"/>
                <w:color w:val="000000"/>
                <w:kern w:val="0"/>
                <w:sz w:val="15"/>
              </w:rPr>
            </w:pPr>
            <w:bookmarkStart w:id="132" w:name="OLE_LINK27"/>
            <w:bookmarkStart w:id="133" w:name="OLE_LINK28"/>
            <w:r>
              <w:rPr>
                <w:rFonts w:ascii="DengXian" w:eastAsia="DengXian" w:hAnsi="DengXian" w:cs="宋体" w:hint="eastAsia"/>
                <w:color w:val="000000"/>
                <w:kern w:val="0"/>
                <w:sz w:val="15"/>
              </w:rPr>
              <w:t>√</w:t>
            </w:r>
            <w:bookmarkEnd w:id="132"/>
            <w:bookmarkEnd w:id="133"/>
          </w:p>
        </w:tc>
        <w:tc>
          <w:tcPr>
            <w:tcW w:w="751" w:type="dxa"/>
            <w:tcBorders>
              <w:top w:val="nil"/>
              <w:left w:val="nil"/>
              <w:bottom w:val="single" w:sz="4" w:space="0" w:color="auto"/>
              <w:right w:val="single" w:sz="4" w:space="0" w:color="auto"/>
            </w:tcBorders>
            <w:shd w:val="clear" w:color="auto" w:fill="auto"/>
            <w:noWrap/>
            <w:vAlign w:val="center"/>
            <w:hideMark/>
          </w:tcPr>
          <w:p w14:paraId="32565B9E"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1163" w:type="dxa"/>
            <w:tcBorders>
              <w:top w:val="nil"/>
              <w:left w:val="nil"/>
              <w:bottom w:val="single" w:sz="4" w:space="0" w:color="auto"/>
              <w:right w:val="single" w:sz="4" w:space="0" w:color="auto"/>
            </w:tcBorders>
            <w:shd w:val="clear" w:color="auto" w:fill="auto"/>
            <w:noWrap/>
            <w:vAlign w:val="center"/>
            <w:hideMark/>
          </w:tcPr>
          <w:p w14:paraId="36057B1D"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1210" w:type="dxa"/>
            <w:tcBorders>
              <w:top w:val="nil"/>
              <w:left w:val="nil"/>
              <w:bottom w:val="single" w:sz="4" w:space="0" w:color="auto"/>
              <w:right w:val="single" w:sz="4" w:space="0" w:color="auto"/>
            </w:tcBorders>
            <w:shd w:val="clear" w:color="auto" w:fill="auto"/>
            <w:noWrap/>
            <w:vAlign w:val="center"/>
            <w:hideMark/>
          </w:tcPr>
          <w:p w14:paraId="0B50E2A7"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923" w:type="dxa"/>
            <w:tcBorders>
              <w:top w:val="nil"/>
              <w:left w:val="nil"/>
              <w:bottom w:val="single" w:sz="4" w:space="0" w:color="auto"/>
              <w:right w:val="single" w:sz="4" w:space="0" w:color="auto"/>
            </w:tcBorders>
            <w:shd w:val="clear" w:color="auto" w:fill="auto"/>
            <w:noWrap/>
            <w:vAlign w:val="center"/>
            <w:hideMark/>
          </w:tcPr>
          <w:p w14:paraId="3913CF59"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1031" w:type="dxa"/>
            <w:tcBorders>
              <w:top w:val="nil"/>
              <w:left w:val="nil"/>
              <w:bottom w:val="single" w:sz="4" w:space="0" w:color="auto"/>
              <w:right w:val="single" w:sz="4" w:space="0" w:color="auto"/>
            </w:tcBorders>
            <w:shd w:val="clear" w:color="auto" w:fill="auto"/>
            <w:noWrap/>
            <w:vAlign w:val="center"/>
            <w:hideMark/>
          </w:tcPr>
          <w:p w14:paraId="48066964"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r>
      <w:tr w:rsidR="00C030D0" w:rsidRPr="00E67D1F" w14:paraId="34462C9F" w14:textId="77777777" w:rsidTr="00C030D0">
        <w:trPr>
          <w:trHeight w:val="238"/>
        </w:trPr>
        <w:tc>
          <w:tcPr>
            <w:tcW w:w="1339" w:type="dxa"/>
            <w:tcBorders>
              <w:top w:val="nil"/>
              <w:left w:val="single" w:sz="4" w:space="0" w:color="auto"/>
              <w:bottom w:val="single" w:sz="4" w:space="0" w:color="auto"/>
              <w:right w:val="single" w:sz="4" w:space="0" w:color="auto"/>
            </w:tcBorders>
            <w:shd w:val="clear" w:color="auto" w:fill="auto"/>
            <w:noWrap/>
            <w:vAlign w:val="center"/>
            <w:hideMark/>
          </w:tcPr>
          <w:p w14:paraId="34B83B59"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Postcard</w:t>
            </w:r>
          </w:p>
        </w:tc>
        <w:tc>
          <w:tcPr>
            <w:tcW w:w="1912" w:type="dxa"/>
            <w:tcBorders>
              <w:top w:val="nil"/>
              <w:left w:val="nil"/>
              <w:bottom w:val="single" w:sz="4" w:space="0" w:color="auto"/>
              <w:right w:val="single" w:sz="4" w:space="0" w:color="auto"/>
            </w:tcBorders>
            <w:shd w:val="clear" w:color="auto" w:fill="auto"/>
            <w:noWrap/>
            <w:vAlign w:val="center"/>
            <w:hideMark/>
          </w:tcPr>
          <w:p w14:paraId="1AC98C4B"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751" w:type="dxa"/>
            <w:tcBorders>
              <w:top w:val="nil"/>
              <w:left w:val="nil"/>
              <w:bottom w:val="single" w:sz="4" w:space="0" w:color="auto"/>
              <w:right w:val="single" w:sz="4" w:space="0" w:color="auto"/>
            </w:tcBorders>
            <w:shd w:val="clear" w:color="auto" w:fill="auto"/>
            <w:noWrap/>
            <w:vAlign w:val="center"/>
            <w:hideMark/>
          </w:tcPr>
          <w:p w14:paraId="4117CD3F"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163" w:type="dxa"/>
            <w:tcBorders>
              <w:top w:val="nil"/>
              <w:left w:val="nil"/>
              <w:bottom w:val="single" w:sz="4" w:space="0" w:color="auto"/>
              <w:right w:val="single" w:sz="4" w:space="0" w:color="auto"/>
            </w:tcBorders>
            <w:shd w:val="clear" w:color="auto" w:fill="auto"/>
            <w:noWrap/>
            <w:vAlign w:val="center"/>
            <w:hideMark/>
          </w:tcPr>
          <w:p w14:paraId="4929C5F9"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210" w:type="dxa"/>
            <w:tcBorders>
              <w:top w:val="nil"/>
              <w:left w:val="nil"/>
              <w:bottom w:val="single" w:sz="4" w:space="0" w:color="auto"/>
              <w:right w:val="single" w:sz="4" w:space="0" w:color="auto"/>
            </w:tcBorders>
            <w:shd w:val="clear" w:color="auto" w:fill="auto"/>
            <w:noWrap/>
            <w:vAlign w:val="center"/>
            <w:hideMark/>
          </w:tcPr>
          <w:p w14:paraId="629CC45C"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923" w:type="dxa"/>
            <w:tcBorders>
              <w:top w:val="nil"/>
              <w:left w:val="nil"/>
              <w:bottom w:val="single" w:sz="4" w:space="0" w:color="auto"/>
              <w:right w:val="single" w:sz="4" w:space="0" w:color="auto"/>
            </w:tcBorders>
            <w:shd w:val="clear" w:color="auto" w:fill="auto"/>
            <w:noWrap/>
            <w:vAlign w:val="center"/>
            <w:hideMark/>
          </w:tcPr>
          <w:p w14:paraId="3325F4A2"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031" w:type="dxa"/>
            <w:tcBorders>
              <w:top w:val="nil"/>
              <w:left w:val="nil"/>
              <w:bottom w:val="single" w:sz="4" w:space="0" w:color="auto"/>
              <w:right w:val="single" w:sz="4" w:space="0" w:color="auto"/>
            </w:tcBorders>
            <w:shd w:val="clear" w:color="auto" w:fill="auto"/>
            <w:noWrap/>
            <w:vAlign w:val="center"/>
            <w:hideMark/>
          </w:tcPr>
          <w:p w14:paraId="5226C451"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r>
      <w:tr w:rsidR="00C030D0" w:rsidRPr="00E67D1F" w14:paraId="70C7BF01" w14:textId="77777777" w:rsidTr="00C030D0">
        <w:trPr>
          <w:trHeight w:val="238"/>
        </w:trPr>
        <w:tc>
          <w:tcPr>
            <w:tcW w:w="1339" w:type="dxa"/>
            <w:tcBorders>
              <w:top w:val="nil"/>
              <w:left w:val="single" w:sz="4" w:space="0" w:color="auto"/>
              <w:bottom w:val="single" w:sz="4" w:space="0" w:color="auto"/>
              <w:right w:val="single" w:sz="4" w:space="0" w:color="auto"/>
            </w:tcBorders>
            <w:shd w:val="clear" w:color="auto" w:fill="auto"/>
            <w:noWrap/>
            <w:vAlign w:val="center"/>
            <w:hideMark/>
          </w:tcPr>
          <w:p w14:paraId="032A9766"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Cube</w:t>
            </w:r>
            <w:r>
              <w:rPr>
                <w:rFonts w:ascii="DengXian" w:eastAsia="DengXian" w:hAnsi="DengXian" w:cs="宋体"/>
                <w:color w:val="000000"/>
                <w:kern w:val="0"/>
                <w:sz w:val="15"/>
              </w:rPr>
              <w:t>M</w:t>
            </w:r>
            <w:r w:rsidRPr="00E67D1F">
              <w:rPr>
                <w:rFonts w:ascii="DengXian" w:eastAsia="DengXian" w:hAnsi="DengXian" w:cs="宋体" w:hint="eastAsia"/>
                <w:color w:val="000000"/>
                <w:kern w:val="0"/>
                <w:sz w:val="15"/>
              </w:rPr>
              <w:t>useum</w:t>
            </w:r>
          </w:p>
        </w:tc>
        <w:tc>
          <w:tcPr>
            <w:tcW w:w="1912" w:type="dxa"/>
            <w:tcBorders>
              <w:top w:val="nil"/>
              <w:left w:val="nil"/>
              <w:bottom w:val="single" w:sz="4" w:space="0" w:color="auto"/>
              <w:right w:val="single" w:sz="4" w:space="0" w:color="auto"/>
            </w:tcBorders>
            <w:shd w:val="clear" w:color="auto" w:fill="auto"/>
            <w:noWrap/>
            <w:vAlign w:val="center"/>
            <w:hideMark/>
          </w:tcPr>
          <w:p w14:paraId="13FECA0C" w14:textId="77777777" w:rsidR="00C030D0" w:rsidRPr="00E67D1F" w:rsidRDefault="00C030D0" w:rsidP="00E67D1F">
            <w:pPr>
              <w:widowControl/>
              <w:jc w:val="center"/>
              <w:rPr>
                <w:rFonts w:ascii="DengXian" w:eastAsia="DengXian" w:hAnsi="DengXian" w:cs="宋体"/>
                <w:color w:val="000000"/>
                <w:kern w:val="0"/>
                <w:sz w:val="15"/>
              </w:rPr>
            </w:pPr>
            <w:r w:rsidRPr="00E67D1F">
              <w:rPr>
                <w:rFonts w:ascii="DengXian" w:eastAsia="DengXian" w:hAnsi="DengXian" w:cs="宋体" w:hint="eastAsia"/>
                <w:color w:val="000000"/>
                <w:kern w:val="0"/>
                <w:sz w:val="15"/>
              </w:rPr>
              <w:t>X</w:t>
            </w:r>
          </w:p>
        </w:tc>
        <w:tc>
          <w:tcPr>
            <w:tcW w:w="751" w:type="dxa"/>
            <w:tcBorders>
              <w:top w:val="nil"/>
              <w:left w:val="nil"/>
              <w:bottom w:val="single" w:sz="4" w:space="0" w:color="auto"/>
              <w:right w:val="single" w:sz="4" w:space="0" w:color="auto"/>
            </w:tcBorders>
            <w:shd w:val="clear" w:color="auto" w:fill="auto"/>
            <w:noWrap/>
            <w:vAlign w:val="center"/>
            <w:hideMark/>
          </w:tcPr>
          <w:p w14:paraId="3099E55C"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163" w:type="dxa"/>
            <w:tcBorders>
              <w:top w:val="nil"/>
              <w:left w:val="nil"/>
              <w:bottom w:val="single" w:sz="4" w:space="0" w:color="auto"/>
              <w:right w:val="single" w:sz="4" w:space="0" w:color="auto"/>
            </w:tcBorders>
            <w:shd w:val="clear" w:color="auto" w:fill="auto"/>
            <w:noWrap/>
            <w:vAlign w:val="center"/>
            <w:hideMark/>
          </w:tcPr>
          <w:p w14:paraId="1B00D157"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210" w:type="dxa"/>
            <w:tcBorders>
              <w:top w:val="nil"/>
              <w:left w:val="nil"/>
              <w:bottom w:val="single" w:sz="4" w:space="0" w:color="auto"/>
              <w:right w:val="single" w:sz="4" w:space="0" w:color="auto"/>
            </w:tcBorders>
            <w:shd w:val="clear" w:color="auto" w:fill="auto"/>
            <w:noWrap/>
            <w:vAlign w:val="center"/>
            <w:hideMark/>
          </w:tcPr>
          <w:p w14:paraId="096BC50F"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923" w:type="dxa"/>
            <w:tcBorders>
              <w:top w:val="nil"/>
              <w:left w:val="nil"/>
              <w:bottom w:val="single" w:sz="4" w:space="0" w:color="auto"/>
              <w:right w:val="single" w:sz="4" w:space="0" w:color="auto"/>
            </w:tcBorders>
            <w:shd w:val="clear" w:color="auto" w:fill="auto"/>
            <w:noWrap/>
            <w:vAlign w:val="center"/>
            <w:hideMark/>
          </w:tcPr>
          <w:p w14:paraId="06738ABF"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c>
          <w:tcPr>
            <w:tcW w:w="1031" w:type="dxa"/>
            <w:tcBorders>
              <w:top w:val="nil"/>
              <w:left w:val="nil"/>
              <w:bottom w:val="single" w:sz="4" w:space="0" w:color="auto"/>
              <w:right w:val="single" w:sz="4" w:space="0" w:color="auto"/>
            </w:tcBorders>
            <w:shd w:val="clear" w:color="auto" w:fill="auto"/>
            <w:noWrap/>
            <w:vAlign w:val="center"/>
            <w:hideMark/>
          </w:tcPr>
          <w:p w14:paraId="199E8101" w14:textId="77777777" w:rsidR="00C030D0" w:rsidRPr="00E67D1F" w:rsidRDefault="00C030D0" w:rsidP="00E67D1F">
            <w:pPr>
              <w:widowControl/>
              <w:jc w:val="center"/>
              <w:rPr>
                <w:rFonts w:ascii="DengXian" w:eastAsia="DengXian" w:hAnsi="DengXian" w:cs="宋体"/>
                <w:color w:val="000000"/>
                <w:kern w:val="0"/>
                <w:sz w:val="15"/>
              </w:rPr>
            </w:pPr>
            <w:r>
              <w:rPr>
                <w:rFonts w:ascii="DengXian" w:eastAsia="DengXian" w:hAnsi="DengXian" w:cs="宋体" w:hint="eastAsia"/>
                <w:color w:val="000000"/>
                <w:kern w:val="0"/>
                <w:sz w:val="15"/>
              </w:rPr>
              <w:t>√</w:t>
            </w:r>
          </w:p>
        </w:tc>
      </w:tr>
    </w:tbl>
    <w:p w14:paraId="39F779AE" w14:textId="77777777" w:rsidR="00DF7CDB" w:rsidRPr="009E75C4" w:rsidRDefault="00DF7CDB" w:rsidP="009E75C4">
      <w:pPr>
        <w:rPr>
          <w:b/>
          <w:sz w:val="24"/>
        </w:rPr>
      </w:pPr>
      <w:r w:rsidRPr="009E75C4">
        <w:rPr>
          <w:b/>
          <w:sz w:val="24"/>
        </w:rPr>
        <w:t>Participants</w:t>
      </w:r>
    </w:p>
    <w:p w14:paraId="6603ECD6" w14:textId="77777777" w:rsidR="00B65B35" w:rsidRPr="009E75C4" w:rsidRDefault="00DF7CDB" w:rsidP="00EB75AA">
      <w:pPr>
        <w:autoSpaceDE w:val="0"/>
        <w:autoSpaceDN w:val="0"/>
        <w:adjustRightInd w:val="0"/>
        <w:rPr>
          <w:sz w:val="22"/>
        </w:rPr>
      </w:pPr>
      <w:r w:rsidRPr="009E75C4">
        <w:rPr>
          <w:rStyle w:val="src"/>
          <w:rFonts w:ascii="Arial" w:hAnsi="Arial" w:cs="Arial"/>
          <w:szCs w:val="20"/>
        </w:rPr>
        <w:t xml:space="preserve">24 participants </w:t>
      </w:r>
      <w:ins w:id="134" w:author="Johnny" w:date="2021-08-20T16:58:00Z">
        <w:r w:rsidRPr="009E75C4">
          <w:rPr>
            <w:rStyle w:val="src"/>
            <w:rFonts w:ascii="Arial" w:hAnsi="Arial" w:cs="Arial"/>
            <w:szCs w:val="20"/>
          </w:rPr>
          <w:t>(</w:t>
        </w:r>
      </w:ins>
      <w:ins w:id="135" w:author="Johnny" w:date="2021-08-20T16:59:00Z">
        <w:r w:rsidRPr="009E75C4">
          <w:rPr>
            <w:rStyle w:val="src"/>
            <w:rFonts w:ascii="Arial" w:hAnsi="Arial" w:cs="Arial"/>
            <w:szCs w:val="20"/>
          </w:rPr>
          <w:t>12</w:t>
        </w:r>
      </w:ins>
      <w:ins w:id="136" w:author="Johnny" w:date="2021-08-20T16:58:00Z">
        <w:r w:rsidRPr="009E75C4">
          <w:rPr>
            <w:rStyle w:val="src"/>
            <w:rFonts w:ascii="Arial" w:hAnsi="Arial" w:cs="Arial"/>
            <w:szCs w:val="20"/>
          </w:rPr>
          <w:t xml:space="preserve"> male, </w:t>
        </w:r>
      </w:ins>
      <w:ins w:id="137" w:author="Johnny" w:date="2021-08-20T16:59:00Z">
        <w:r w:rsidRPr="009E75C4">
          <w:rPr>
            <w:rStyle w:val="src"/>
            <w:rFonts w:ascii="Arial" w:hAnsi="Arial" w:cs="Arial"/>
            <w:szCs w:val="20"/>
          </w:rPr>
          <w:t>12 female</w:t>
        </w:r>
      </w:ins>
      <w:ins w:id="138" w:author="Johnny" w:date="2021-08-20T16:58:00Z">
        <w:r w:rsidRPr="009E75C4">
          <w:rPr>
            <w:rStyle w:val="src"/>
            <w:rFonts w:ascii="Arial" w:hAnsi="Arial" w:cs="Arial"/>
            <w:szCs w:val="20"/>
          </w:rPr>
          <w:t xml:space="preserve">) </w:t>
        </w:r>
      </w:ins>
      <w:del w:id="139" w:author="Johnny" w:date="2021-08-20T16:57:00Z">
        <w:r w:rsidRPr="009E75C4" w:rsidDel="00640E51">
          <w:rPr>
            <w:rStyle w:val="src"/>
            <w:rFonts w:ascii="Arial" w:hAnsi="Arial" w:cs="Arial"/>
            <w:szCs w:val="20"/>
          </w:rPr>
          <w:delText xml:space="preserve">are </w:delText>
        </w:r>
      </w:del>
      <w:ins w:id="140" w:author="Johnny" w:date="2021-08-20T16:57:00Z">
        <w:r w:rsidRPr="009E75C4">
          <w:rPr>
            <w:rStyle w:val="src"/>
            <w:rFonts w:ascii="Arial" w:hAnsi="Arial" w:cs="Arial"/>
            <w:szCs w:val="20"/>
          </w:rPr>
          <w:t>took</w:t>
        </w:r>
      </w:ins>
      <w:del w:id="141" w:author="Johnny" w:date="2021-08-20T16:57:00Z">
        <w:r w:rsidRPr="009E75C4" w:rsidDel="00640E51">
          <w:rPr>
            <w:rStyle w:val="src"/>
            <w:rFonts w:ascii="Arial" w:hAnsi="Arial" w:cs="Arial"/>
            <w:szCs w:val="20"/>
          </w:rPr>
          <w:delText>invited to take</w:delText>
        </w:r>
      </w:del>
      <w:r w:rsidRPr="009E75C4">
        <w:rPr>
          <w:rStyle w:val="src"/>
          <w:rFonts w:ascii="Arial" w:hAnsi="Arial" w:cs="Arial"/>
          <w:szCs w:val="20"/>
        </w:rPr>
        <w:t xml:space="preserve"> part in the experiment</w:t>
      </w:r>
      <w:ins w:id="142" w:author="Johnny" w:date="2021-08-20T16:58:00Z">
        <w:r w:rsidRPr="009E75C4">
          <w:rPr>
            <w:rStyle w:val="src"/>
            <w:rFonts w:ascii="Arial" w:hAnsi="Arial" w:cs="Arial"/>
            <w:szCs w:val="20"/>
          </w:rPr>
          <w:t xml:space="preserve"> (age </w:t>
        </w:r>
        <w:r w:rsidRPr="009E75C4">
          <w:rPr>
            <w:rStyle w:val="src"/>
            <w:rFonts w:ascii="Arial" w:hAnsi="Arial" w:cs="Arial"/>
            <w:i/>
            <w:iCs/>
            <w:szCs w:val="20"/>
            <w:rPrChange w:id="143" w:author="Johnny" w:date="2021-08-20T16:58:00Z">
              <w:rPr>
                <w:rStyle w:val="src"/>
                <w:rFonts w:ascii="Arial" w:hAnsi="Arial" w:cs="Arial"/>
                <w:sz w:val="20"/>
                <w:szCs w:val="20"/>
              </w:rPr>
            </w:rPrChange>
          </w:rPr>
          <w:t>M</w:t>
        </w:r>
        <w:r w:rsidRPr="009E75C4">
          <w:rPr>
            <w:rStyle w:val="src"/>
            <w:rFonts w:ascii="Arial" w:hAnsi="Arial" w:cs="Arial"/>
            <w:szCs w:val="20"/>
          </w:rPr>
          <w:t xml:space="preserve"> = </w:t>
        </w:r>
      </w:ins>
      <w:r w:rsidR="00EE728B" w:rsidRPr="009E75C4">
        <w:rPr>
          <w:rStyle w:val="src"/>
          <w:rFonts w:ascii="Arial" w:hAnsi="Arial" w:cs="Arial"/>
          <w:szCs w:val="20"/>
        </w:rPr>
        <w:t>22.04</w:t>
      </w:r>
      <w:ins w:id="144" w:author="Johnny" w:date="2021-08-20T16:58:00Z">
        <w:r w:rsidRPr="009E75C4">
          <w:rPr>
            <w:rStyle w:val="src"/>
            <w:rFonts w:ascii="Arial" w:hAnsi="Arial" w:cs="Arial"/>
            <w:szCs w:val="20"/>
          </w:rPr>
          <w:t xml:space="preserve">, </w:t>
        </w:r>
        <w:r w:rsidRPr="009E75C4">
          <w:rPr>
            <w:rStyle w:val="src"/>
            <w:rFonts w:ascii="Arial" w:hAnsi="Arial" w:cs="Arial"/>
            <w:i/>
            <w:iCs/>
            <w:szCs w:val="20"/>
            <w:rPrChange w:id="145" w:author="Johnny" w:date="2021-08-20T16:58:00Z">
              <w:rPr>
                <w:rStyle w:val="src"/>
                <w:rFonts w:ascii="Arial" w:hAnsi="Arial" w:cs="Arial"/>
                <w:sz w:val="20"/>
                <w:szCs w:val="20"/>
              </w:rPr>
            </w:rPrChange>
          </w:rPr>
          <w:t>SD</w:t>
        </w:r>
        <w:r w:rsidRPr="009E75C4">
          <w:rPr>
            <w:rStyle w:val="src"/>
            <w:rFonts w:ascii="Arial" w:hAnsi="Arial" w:cs="Arial"/>
            <w:szCs w:val="20"/>
          </w:rPr>
          <w:t xml:space="preserve"> = </w:t>
        </w:r>
      </w:ins>
      <w:r w:rsidR="00EE728B" w:rsidRPr="009E75C4">
        <w:rPr>
          <w:rStyle w:val="src"/>
          <w:rFonts w:ascii="Arial" w:hAnsi="Arial" w:cs="Arial"/>
          <w:szCs w:val="20"/>
        </w:rPr>
        <w:t>2.074</w:t>
      </w:r>
      <w:ins w:id="146" w:author="Johnny" w:date="2021-08-20T16:58:00Z">
        <w:r w:rsidRPr="009E75C4">
          <w:rPr>
            <w:rStyle w:val="src"/>
            <w:rFonts w:ascii="Arial" w:hAnsi="Arial" w:cs="Arial"/>
            <w:szCs w:val="20"/>
          </w:rPr>
          <w:t>)</w:t>
        </w:r>
      </w:ins>
      <w:r w:rsidRPr="009E75C4">
        <w:rPr>
          <w:rStyle w:val="src"/>
          <w:rFonts w:ascii="Arial" w:hAnsi="Arial" w:cs="Arial"/>
          <w:szCs w:val="20"/>
        </w:rPr>
        <w:t xml:space="preserve"> (</w:t>
      </w:r>
      <w:r w:rsidRPr="009E75C4">
        <w:rPr>
          <w:rStyle w:val="src"/>
          <w:rFonts w:ascii="Arial" w:hAnsi="Arial" w:cs="Arial"/>
          <w:color w:val="333333"/>
          <w:szCs w:val="20"/>
        </w:rPr>
        <w:t>ages ranging from 20 to 27, with different experience</w:t>
      </w:r>
      <w:r w:rsidR="001B6A3E">
        <w:rPr>
          <w:rStyle w:val="src"/>
          <w:rFonts w:ascii="Arial" w:hAnsi="Arial" w:cs="Arial"/>
          <w:color w:val="333333"/>
          <w:szCs w:val="20"/>
        </w:rPr>
        <w:t>s</w:t>
      </w:r>
      <w:r w:rsidRPr="009E75C4">
        <w:rPr>
          <w:rStyle w:val="src"/>
          <w:rFonts w:ascii="Arial" w:hAnsi="Arial" w:cs="Arial"/>
          <w:color w:val="333333"/>
          <w:szCs w:val="20"/>
        </w:rPr>
        <w:t xml:space="preserve"> about </w:t>
      </w:r>
      <w:r w:rsidR="009E5292">
        <w:rPr>
          <w:rStyle w:val="src"/>
          <w:rFonts w:ascii="Arial" w:hAnsi="Arial" w:cs="Arial"/>
          <w:color w:val="333333"/>
          <w:szCs w:val="20"/>
        </w:rPr>
        <w:t xml:space="preserve">the </w:t>
      </w:r>
      <w:r w:rsidRPr="009E75C4">
        <w:rPr>
          <w:rStyle w:val="src"/>
          <w:rFonts w:ascii="Arial" w:hAnsi="Arial" w:cs="Arial"/>
          <w:color w:val="333333"/>
          <w:szCs w:val="20"/>
        </w:rPr>
        <w:t xml:space="preserve">museum and AR system). </w:t>
      </w:r>
      <w:r w:rsidRPr="009E75C4">
        <w:rPr>
          <w:rFonts w:ascii="Times-Roman" w:hAnsi="Times-Roman" w:cs="Times-Roman"/>
          <w:kern w:val="0"/>
          <w:szCs w:val="20"/>
        </w:rPr>
        <w:t xml:space="preserve">Users were recruited through the media posts in the university. </w:t>
      </w:r>
      <w:r w:rsidR="00D67773" w:rsidRPr="009E75C4">
        <w:rPr>
          <w:rFonts w:ascii="Times-Roman" w:hAnsi="Times-Roman" w:cs="Times-Roman"/>
          <w:kern w:val="0"/>
          <w:szCs w:val="20"/>
        </w:rPr>
        <w:t>The investigation results</w:t>
      </w:r>
      <w:r w:rsidR="0043519C" w:rsidRPr="009E75C4">
        <w:rPr>
          <w:rFonts w:ascii="Times-Roman" w:hAnsi="Times-Roman" w:cs="Times-Roman"/>
          <w:kern w:val="0"/>
          <w:szCs w:val="20"/>
        </w:rPr>
        <w:t xml:space="preserve"> of users are</w:t>
      </w:r>
      <w:r w:rsidR="0043519C" w:rsidRPr="009E75C4">
        <w:rPr>
          <w:rFonts w:ascii="Times-Roman" w:hAnsi="Times-Roman" w:cs="Times-Roman" w:hint="eastAsia"/>
          <w:kern w:val="0"/>
          <w:szCs w:val="20"/>
        </w:rPr>
        <w:t xml:space="preserve"> </w:t>
      </w:r>
      <w:r w:rsidR="0043519C" w:rsidRPr="009E75C4">
        <w:rPr>
          <w:rFonts w:ascii="Times-Roman" w:hAnsi="Times-Roman" w:cs="Times-Roman"/>
          <w:kern w:val="0"/>
          <w:szCs w:val="20"/>
        </w:rPr>
        <w:t xml:space="preserve">given in </w:t>
      </w:r>
      <w:r w:rsidR="00D67773" w:rsidRPr="009E75C4">
        <w:rPr>
          <w:rFonts w:ascii="Times-Roman" w:hAnsi="Times-Roman" w:cs="Times-Roman"/>
          <w:kern w:val="0"/>
          <w:szCs w:val="20"/>
        </w:rPr>
        <w:t>Figure</w:t>
      </w:r>
      <w:r w:rsidR="0043519C" w:rsidRPr="009E75C4">
        <w:rPr>
          <w:rFonts w:ascii="Times-Roman" w:hAnsi="Times-Roman" w:cs="Times-Roman"/>
          <w:kern w:val="0"/>
          <w:szCs w:val="20"/>
        </w:rPr>
        <w:t xml:space="preserve"> </w:t>
      </w:r>
      <w:r w:rsidR="00FA3347" w:rsidRPr="009E75C4">
        <w:rPr>
          <w:rFonts w:ascii="Times-Roman" w:hAnsi="Times-Roman" w:cs="Times-Roman"/>
          <w:kern w:val="0"/>
          <w:szCs w:val="20"/>
        </w:rPr>
        <w:t>5</w:t>
      </w:r>
      <w:r w:rsidR="0043519C" w:rsidRPr="009E75C4">
        <w:rPr>
          <w:rFonts w:ascii="Times-Roman" w:hAnsi="Times-Roman" w:cs="Times-Roman"/>
          <w:kern w:val="0"/>
          <w:szCs w:val="20"/>
        </w:rPr>
        <w:t>.</w:t>
      </w:r>
      <w:r w:rsidR="0043519C" w:rsidRPr="009E75C4">
        <w:rPr>
          <w:sz w:val="22"/>
        </w:rPr>
        <w:t xml:space="preserve"> </w:t>
      </w:r>
    </w:p>
    <w:p w14:paraId="3FA1CBC6" w14:textId="77777777" w:rsidR="00B65B35" w:rsidRDefault="008D601F" w:rsidP="00DF7CDB">
      <w:pPr>
        <w:autoSpaceDE w:val="0"/>
        <w:autoSpaceDN w:val="0"/>
        <w:adjustRightInd w:val="0"/>
        <w:rPr>
          <w:rFonts w:ascii="Times-Roman" w:hAnsi="Times-Roman" w:cs="Times-Roman"/>
          <w:kern w:val="0"/>
          <w:sz w:val="20"/>
          <w:szCs w:val="20"/>
        </w:rPr>
      </w:pPr>
      <w:r>
        <w:rPr>
          <w:rFonts w:ascii="Times-Roman" w:hAnsi="Times-Roman" w:cs="Times-Roman"/>
          <w:noProof/>
          <w:kern w:val="0"/>
          <w:sz w:val="20"/>
          <w:szCs w:val="20"/>
        </w:rPr>
        <w:pict w14:anchorId="65DA2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1pt;height:239.2pt;mso-width-percent:0;mso-height-percent:0;mso-width-percent:0;mso-height-percent:0">
            <v:imagedata r:id="rId26" o:title="demographic"/>
          </v:shape>
        </w:pict>
      </w:r>
    </w:p>
    <w:p w14:paraId="3D133256" w14:textId="77777777" w:rsidR="0043519C" w:rsidRPr="00264C34" w:rsidRDefault="0043519C" w:rsidP="008D5DE3">
      <w:pPr>
        <w:autoSpaceDE w:val="0"/>
        <w:autoSpaceDN w:val="0"/>
        <w:adjustRightInd w:val="0"/>
        <w:jc w:val="left"/>
        <w:rPr>
          <w:rStyle w:val="src"/>
          <w:rFonts w:ascii="Arial" w:hAnsi="Arial" w:cs="Arial"/>
          <w:color w:val="333333"/>
          <w:sz w:val="18"/>
        </w:rPr>
      </w:pPr>
      <w:r w:rsidRPr="00264C34">
        <w:rPr>
          <w:rStyle w:val="src"/>
          <w:rFonts w:ascii="Arial" w:hAnsi="Arial" w:cs="Arial"/>
          <w:color w:val="333333"/>
          <w:sz w:val="18"/>
        </w:rPr>
        <w:t xml:space="preserve">Figure </w:t>
      </w:r>
      <w:r w:rsidR="00FA3347">
        <w:rPr>
          <w:rStyle w:val="src"/>
          <w:rFonts w:ascii="Arial" w:hAnsi="Arial" w:cs="Arial"/>
          <w:color w:val="333333"/>
          <w:sz w:val="18"/>
        </w:rPr>
        <w:t>5</w:t>
      </w:r>
      <w:r w:rsidRPr="00264C34">
        <w:rPr>
          <w:rStyle w:val="src"/>
          <w:rFonts w:ascii="Arial" w:hAnsi="Arial" w:cs="Arial"/>
          <w:color w:val="333333"/>
          <w:sz w:val="18"/>
        </w:rPr>
        <w:t xml:space="preserve">. </w:t>
      </w:r>
      <w:r w:rsidR="00D67773" w:rsidRPr="00264C34">
        <w:rPr>
          <w:rStyle w:val="src"/>
          <w:rFonts w:ascii="Arial" w:hAnsi="Arial" w:cs="Arial"/>
          <w:color w:val="333333"/>
          <w:sz w:val="18"/>
        </w:rPr>
        <w:t>Investigation results of</w:t>
      </w:r>
      <w:r w:rsidRPr="00264C34">
        <w:rPr>
          <w:rStyle w:val="src"/>
          <w:rFonts w:ascii="Arial" w:hAnsi="Arial" w:cs="Arial"/>
          <w:color w:val="333333"/>
          <w:sz w:val="18"/>
        </w:rPr>
        <w:t xml:space="preserve"> (a) </w:t>
      </w:r>
      <w:r w:rsidR="00D67773" w:rsidRPr="00264C34">
        <w:rPr>
          <w:rStyle w:val="src"/>
          <w:rFonts w:ascii="Arial" w:hAnsi="Arial" w:cs="Arial"/>
          <w:color w:val="333333"/>
          <w:sz w:val="18"/>
        </w:rPr>
        <w:t xml:space="preserve">the demographic </w:t>
      </w:r>
      <w:r w:rsidR="00326124" w:rsidRPr="00264C34">
        <w:rPr>
          <w:rStyle w:val="src"/>
          <w:rFonts w:ascii="Arial" w:hAnsi="Arial" w:cs="Arial"/>
          <w:color w:val="333333"/>
          <w:sz w:val="18"/>
        </w:rPr>
        <w:t>by</w:t>
      </w:r>
      <w:r w:rsidR="00D67773" w:rsidRPr="00264C34">
        <w:rPr>
          <w:rStyle w:val="src"/>
          <w:rFonts w:ascii="Arial" w:hAnsi="Arial" w:cs="Arial"/>
          <w:color w:val="333333"/>
          <w:sz w:val="18"/>
        </w:rPr>
        <w:t xml:space="preserve"> nations</w:t>
      </w:r>
      <w:r w:rsidRPr="00264C34">
        <w:rPr>
          <w:rStyle w:val="src"/>
          <w:rFonts w:ascii="Arial" w:hAnsi="Arial" w:cs="Arial"/>
          <w:color w:val="333333"/>
          <w:sz w:val="18"/>
        </w:rPr>
        <w:t xml:space="preserve">, </w:t>
      </w:r>
      <w:r w:rsidR="00326124" w:rsidRPr="00264C34">
        <w:rPr>
          <w:rStyle w:val="src"/>
          <w:rFonts w:ascii="Arial" w:hAnsi="Arial" w:cs="Arial"/>
          <w:color w:val="333333"/>
          <w:sz w:val="18"/>
        </w:rPr>
        <w:t xml:space="preserve">(b) the </w:t>
      </w:r>
      <w:r w:rsidR="00326124" w:rsidRPr="00264C34">
        <w:rPr>
          <w:rStyle w:val="src"/>
          <w:rFonts w:ascii="Arial" w:hAnsi="Arial" w:cs="Arial"/>
          <w:color w:val="333333"/>
          <w:sz w:val="18"/>
          <w:szCs w:val="20"/>
        </w:rPr>
        <w:t>participants’</w:t>
      </w:r>
      <w:r w:rsidR="00326124" w:rsidRPr="00264C34">
        <w:rPr>
          <w:rStyle w:val="src"/>
          <w:rFonts w:ascii="Arial" w:hAnsi="Arial" w:cs="Arial"/>
          <w:color w:val="333333"/>
          <w:sz w:val="18"/>
        </w:rPr>
        <w:t xml:space="preserve"> interest in cultur</w:t>
      </w:r>
      <w:r w:rsidR="006C4345">
        <w:rPr>
          <w:rStyle w:val="src"/>
          <w:rFonts w:ascii="Arial" w:hAnsi="Arial" w:cs="Arial"/>
          <w:color w:val="333333"/>
          <w:sz w:val="18"/>
        </w:rPr>
        <w:t>al</w:t>
      </w:r>
      <w:r w:rsidR="00326124" w:rsidRPr="00264C34">
        <w:rPr>
          <w:rStyle w:val="src"/>
          <w:rFonts w:ascii="Arial" w:hAnsi="Arial" w:cs="Arial"/>
          <w:color w:val="333333"/>
          <w:sz w:val="18"/>
        </w:rPr>
        <w:t xml:space="preserve"> heritage, </w:t>
      </w:r>
      <w:r w:rsidRPr="00264C34">
        <w:rPr>
          <w:rStyle w:val="src"/>
          <w:rFonts w:ascii="Arial" w:hAnsi="Arial" w:cs="Arial"/>
          <w:color w:val="333333"/>
          <w:sz w:val="18"/>
        </w:rPr>
        <w:t>(</w:t>
      </w:r>
      <w:r w:rsidR="00326124" w:rsidRPr="00264C34">
        <w:rPr>
          <w:rStyle w:val="src"/>
          <w:rFonts w:ascii="Arial" w:hAnsi="Arial" w:cs="Arial"/>
          <w:color w:val="333333"/>
          <w:sz w:val="18"/>
        </w:rPr>
        <w:t>c</w:t>
      </w:r>
      <w:r w:rsidRPr="00264C34">
        <w:rPr>
          <w:rStyle w:val="src"/>
          <w:rFonts w:ascii="Arial" w:hAnsi="Arial" w:cs="Arial"/>
          <w:color w:val="333333"/>
          <w:sz w:val="18"/>
        </w:rPr>
        <w:t xml:space="preserve">) the </w:t>
      </w:r>
      <w:r w:rsidR="00D67773" w:rsidRPr="00264C34">
        <w:rPr>
          <w:rStyle w:val="src"/>
          <w:rFonts w:ascii="Arial" w:hAnsi="Arial" w:cs="Arial"/>
          <w:color w:val="333333"/>
          <w:sz w:val="18"/>
          <w:szCs w:val="20"/>
        </w:rPr>
        <w:t xml:space="preserve">participants’ </w:t>
      </w:r>
      <w:r w:rsidRPr="00264C34">
        <w:rPr>
          <w:rStyle w:val="src"/>
          <w:rFonts w:ascii="Arial" w:hAnsi="Arial" w:cs="Arial"/>
          <w:color w:val="333333"/>
          <w:sz w:val="18"/>
        </w:rPr>
        <w:t xml:space="preserve">experience </w:t>
      </w:r>
      <w:r w:rsidR="006C4345">
        <w:rPr>
          <w:rStyle w:val="src"/>
          <w:rFonts w:ascii="Arial" w:hAnsi="Arial" w:cs="Arial"/>
          <w:color w:val="333333"/>
          <w:sz w:val="18"/>
        </w:rPr>
        <w:t>with</w:t>
      </w:r>
      <w:r w:rsidRPr="00264C34">
        <w:rPr>
          <w:rStyle w:val="src"/>
          <w:rFonts w:ascii="Arial" w:hAnsi="Arial" w:cs="Arial"/>
          <w:color w:val="333333"/>
          <w:sz w:val="18"/>
        </w:rPr>
        <w:t xml:space="preserve"> AR technology.</w:t>
      </w:r>
    </w:p>
    <w:p w14:paraId="247EEB0E" w14:textId="77777777" w:rsidR="00DF7CDB" w:rsidRPr="009E75C4" w:rsidDel="00EA1075" w:rsidRDefault="00DF7CDB" w:rsidP="009E75C4">
      <w:pPr>
        <w:rPr>
          <w:del w:id="147" w:author="Johnny" w:date="2021-08-20T17:02:00Z"/>
          <w:rStyle w:val="src"/>
          <w:rFonts w:ascii="Times-Roman" w:hAnsi="Times-Roman" w:cs="Times-Roman"/>
          <w:kern w:val="0"/>
          <w:sz w:val="20"/>
          <w:szCs w:val="20"/>
        </w:rPr>
      </w:pPr>
      <w:del w:id="148" w:author="Johnny" w:date="2021-08-20T17:02:00Z">
        <w:r w:rsidRPr="009E75C4" w:rsidDel="00EA1075">
          <w:rPr>
            <w:rStyle w:val="src"/>
            <w:rFonts w:ascii="Times-Roman" w:hAnsi="Times-Roman" w:cs="Times-Roman" w:hint="eastAsia"/>
            <w:kern w:val="0"/>
            <w:sz w:val="20"/>
            <w:szCs w:val="20"/>
          </w:rPr>
          <w:delText>Ta</w:delText>
        </w:r>
        <w:r w:rsidRPr="009E75C4" w:rsidDel="00EA1075">
          <w:rPr>
            <w:rStyle w:val="src"/>
            <w:rFonts w:ascii="Times-Roman" w:hAnsi="Times-Roman" w:cs="Times-Roman"/>
            <w:kern w:val="0"/>
            <w:sz w:val="20"/>
            <w:szCs w:val="20"/>
          </w:rPr>
          <w:delText>ble 2: The Statistics Overview Participants</w:delText>
        </w:r>
      </w:del>
    </w:p>
    <w:p w14:paraId="340C3B73" w14:textId="77777777" w:rsidR="00DF7CDB" w:rsidRDefault="00DF7CDB" w:rsidP="009E75C4">
      <w:pPr>
        <w:rPr>
          <w:b/>
          <w:sz w:val="24"/>
        </w:rPr>
      </w:pPr>
      <w:r w:rsidRPr="00BA7D10">
        <w:rPr>
          <w:b/>
          <w:sz w:val="24"/>
        </w:rPr>
        <w:t>Procedure</w:t>
      </w:r>
    </w:p>
    <w:p w14:paraId="54516991" w14:textId="77777777" w:rsidR="00DF7CDB" w:rsidRDefault="00DF7CDB" w:rsidP="00DF7CDB">
      <w:pPr>
        <w:rPr>
          <w:rStyle w:val="src"/>
          <w:rFonts w:ascii="Arial" w:hAnsi="Arial" w:cs="Arial"/>
          <w:color w:val="333333"/>
          <w:sz w:val="20"/>
          <w:szCs w:val="20"/>
        </w:rPr>
      </w:pPr>
      <w:r w:rsidRPr="009E75C4">
        <w:rPr>
          <w:rStyle w:val="src"/>
          <w:rFonts w:ascii="Arial" w:hAnsi="Arial" w:cs="Arial"/>
          <w:color w:val="333333"/>
          <w:szCs w:val="20"/>
        </w:rPr>
        <w:t>Each of the participants completed the</w:t>
      </w:r>
      <w:r w:rsidRPr="009E75C4">
        <w:rPr>
          <w:rStyle w:val="20"/>
          <w:rFonts w:ascii="Arial" w:hAnsi="Arial" w:cs="Arial"/>
          <w:color w:val="333333"/>
          <w:sz w:val="21"/>
          <w:szCs w:val="20"/>
        </w:rPr>
        <w:t xml:space="preserve"> </w:t>
      </w:r>
      <w:r w:rsidRPr="009E75C4">
        <w:rPr>
          <w:rStyle w:val="src"/>
          <w:rFonts w:ascii="Arial" w:hAnsi="Arial" w:cs="Arial"/>
          <w:color w:val="333333"/>
          <w:szCs w:val="20"/>
        </w:rPr>
        <w:t xml:space="preserve">pretest questionnaires (the basic user information and </w:t>
      </w:r>
      <w:r w:rsidR="00510959" w:rsidRPr="009E75C4">
        <w:rPr>
          <w:rStyle w:val="src"/>
          <w:rFonts w:ascii="Arial" w:hAnsi="Arial" w:cs="Arial"/>
          <w:color w:val="333333"/>
          <w:szCs w:val="20"/>
        </w:rPr>
        <w:t>A</w:t>
      </w:r>
      <w:r w:rsidRPr="009E75C4">
        <w:rPr>
          <w:rStyle w:val="src"/>
          <w:rFonts w:ascii="Arial" w:hAnsi="Arial" w:cs="Arial"/>
          <w:color w:val="333333"/>
          <w:szCs w:val="20"/>
        </w:rPr>
        <w:t xml:space="preserve">IT) anonymously, in the respective space, in the presence of the researcher. Prior to their actual interaction with each </w:t>
      </w:r>
      <w:r w:rsidR="00510959" w:rsidRPr="009E75C4">
        <w:rPr>
          <w:rStyle w:val="src"/>
          <w:rFonts w:ascii="Arial" w:hAnsi="Arial" w:cs="Arial"/>
          <w:color w:val="333333"/>
          <w:szCs w:val="20"/>
        </w:rPr>
        <w:t>condition</w:t>
      </w:r>
      <w:r w:rsidRPr="009E75C4">
        <w:rPr>
          <w:rStyle w:val="src"/>
          <w:rFonts w:ascii="Arial" w:hAnsi="Arial" w:cs="Arial"/>
          <w:color w:val="333333"/>
          <w:szCs w:val="20"/>
        </w:rPr>
        <w:t>, the students learned the operation in tutorial mode (except using leaflet) and were given brief oral instructions on its use by the researcher</w:t>
      </w:r>
      <w:r w:rsidR="00460ECF" w:rsidRPr="009E75C4">
        <w:rPr>
          <w:rStyle w:val="src"/>
          <w:rFonts w:ascii="Arial" w:hAnsi="Arial" w:cs="Arial"/>
          <w:color w:val="333333"/>
          <w:szCs w:val="20"/>
        </w:rPr>
        <w:t xml:space="preserve"> (see figure 1)</w:t>
      </w:r>
      <w:r w:rsidRPr="009E75C4">
        <w:rPr>
          <w:rStyle w:val="src"/>
          <w:rFonts w:ascii="Arial" w:hAnsi="Arial" w:cs="Arial"/>
          <w:color w:val="333333"/>
          <w:szCs w:val="20"/>
        </w:rPr>
        <w:t>.</w:t>
      </w:r>
      <w:r w:rsidRPr="009E75C4">
        <w:rPr>
          <w:sz w:val="22"/>
        </w:rPr>
        <w:t xml:space="preserve"> </w:t>
      </w:r>
      <w:r w:rsidRPr="009E75C4">
        <w:rPr>
          <w:rStyle w:val="src"/>
          <w:rFonts w:ascii="Arial" w:hAnsi="Arial" w:cs="Arial"/>
          <w:color w:val="333333"/>
          <w:szCs w:val="20"/>
        </w:rPr>
        <w:t>Throughout the interventions, the researcher also observed students’ interaction with the applications.</w:t>
      </w:r>
      <w:r w:rsidRPr="009E75C4">
        <w:rPr>
          <w:sz w:val="22"/>
        </w:rPr>
        <w:t xml:space="preserve"> </w:t>
      </w:r>
      <w:r w:rsidRPr="009E75C4">
        <w:rPr>
          <w:rStyle w:val="src"/>
          <w:rFonts w:ascii="Arial" w:hAnsi="Arial" w:cs="Arial"/>
          <w:color w:val="333333"/>
          <w:szCs w:val="20"/>
        </w:rPr>
        <w:t xml:space="preserve">After the completion </w:t>
      </w:r>
      <w:r w:rsidR="006C4345">
        <w:rPr>
          <w:rStyle w:val="src"/>
          <w:rFonts w:ascii="Arial" w:hAnsi="Arial" w:cs="Arial"/>
          <w:color w:val="333333"/>
          <w:szCs w:val="20"/>
        </w:rPr>
        <w:t xml:space="preserve">of </w:t>
      </w:r>
      <w:r w:rsidRPr="009E75C4">
        <w:rPr>
          <w:rStyle w:val="src"/>
          <w:rFonts w:ascii="Arial" w:hAnsi="Arial" w:cs="Arial"/>
          <w:color w:val="333333"/>
          <w:szCs w:val="20"/>
        </w:rPr>
        <w:t>each intervention,</w:t>
      </w:r>
      <w:r w:rsidRPr="009E75C4">
        <w:rPr>
          <w:rStyle w:val="20"/>
          <w:rFonts w:ascii="Arial" w:hAnsi="Arial" w:cs="Arial"/>
          <w:color w:val="333333"/>
          <w:sz w:val="21"/>
          <w:szCs w:val="20"/>
        </w:rPr>
        <w:t xml:space="preserve"> the </w:t>
      </w:r>
      <w:r w:rsidRPr="009E75C4">
        <w:rPr>
          <w:rStyle w:val="src"/>
          <w:rFonts w:ascii="Arial" w:hAnsi="Arial" w:cs="Arial"/>
          <w:color w:val="333333"/>
          <w:szCs w:val="20"/>
        </w:rPr>
        <w:lastRenderedPageBreak/>
        <w:t>participants were required to complete the two posttest</w:t>
      </w:r>
      <w:r w:rsidR="006C4345">
        <w:rPr>
          <w:rStyle w:val="src"/>
          <w:rFonts w:ascii="Arial" w:hAnsi="Arial" w:cs="Arial"/>
          <w:color w:val="333333"/>
          <w:szCs w:val="20"/>
        </w:rPr>
        <w:t>s</w:t>
      </w:r>
      <w:r w:rsidRPr="009E75C4">
        <w:rPr>
          <w:rStyle w:val="src"/>
          <w:rFonts w:ascii="Arial" w:hAnsi="Arial" w:cs="Arial"/>
          <w:color w:val="333333"/>
          <w:szCs w:val="20"/>
        </w:rPr>
        <w:t xml:space="preserve"> (the </w:t>
      </w:r>
      <w:r w:rsidR="00510959" w:rsidRPr="009E75C4">
        <w:rPr>
          <w:rStyle w:val="src"/>
          <w:rFonts w:ascii="Arial" w:hAnsi="Arial" w:cs="Arial"/>
          <w:color w:val="333333"/>
          <w:szCs w:val="20"/>
        </w:rPr>
        <w:t>AIT</w:t>
      </w:r>
      <w:r w:rsidRPr="009E75C4">
        <w:rPr>
          <w:rStyle w:val="src"/>
          <w:rFonts w:ascii="Arial" w:hAnsi="Arial" w:cs="Arial"/>
          <w:color w:val="333333"/>
          <w:szCs w:val="20"/>
        </w:rPr>
        <w:t xml:space="preserve"> followed by the Feedback Post-Experiment Questionnaire), anonymously, in the presence of the researcher. At the end of the experiment, the participants are invited to interviews</w:t>
      </w:r>
      <w:r>
        <w:rPr>
          <w:rStyle w:val="src"/>
          <w:rFonts w:ascii="Arial" w:hAnsi="Arial" w:cs="Arial"/>
          <w:color w:val="333333"/>
          <w:sz w:val="20"/>
          <w:szCs w:val="20"/>
        </w:rPr>
        <w:t>.</w:t>
      </w:r>
    </w:p>
    <w:p w14:paraId="524BC1C2" w14:textId="77777777" w:rsidR="00872406" w:rsidRDefault="00872406" w:rsidP="009D2CBA">
      <w:pPr>
        <w:jc w:val="center"/>
        <w:rPr>
          <w:rStyle w:val="src"/>
          <w:rFonts w:ascii="Arial" w:hAnsi="Arial" w:cs="Arial"/>
          <w:color w:val="333333"/>
          <w:sz w:val="20"/>
          <w:szCs w:val="20"/>
        </w:rPr>
      </w:pPr>
      <w:r w:rsidRPr="00872406">
        <w:rPr>
          <w:rStyle w:val="src"/>
          <w:rFonts w:ascii="Arial" w:hAnsi="Arial" w:cs="Arial"/>
          <w:noProof/>
          <w:color w:val="333333"/>
          <w:sz w:val="20"/>
          <w:szCs w:val="20"/>
        </w:rPr>
        <w:drawing>
          <wp:inline distT="0" distB="0" distL="0" distR="0" wp14:anchorId="07616784" wp14:editId="3ECCDDBD">
            <wp:extent cx="1997529" cy="1123610"/>
            <wp:effectExtent l="0" t="0" r="3175" b="635"/>
            <wp:docPr id="29" name="Picture 29" descr="C:\Users\admin\Desktop\chart\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chart\C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6434" cy="1134244"/>
                    </a:xfrm>
                    <a:prstGeom prst="rect">
                      <a:avLst/>
                    </a:prstGeom>
                    <a:noFill/>
                    <a:ln>
                      <a:noFill/>
                    </a:ln>
                  </pic:spPr>
                </pic:pic>
              </a:graphicData>
            </a:graphic>
          </wp:inline>
        </w:drawing>
      </w:r>
      <w:r w:rsidRPr="00872406">
        <w:rPr>
          <w:rStyle w:val="src"/>
          <w:rFonts w:ascii="Arial" w:hAnsi="Arial" w:cs="Arial"/>
          <w:noProof/>
          <w:color w:val="333333"/>
          <w:sz w:val="20"/>
          <w:szCs w:val="20"/>
        </w:rPr>
        <w:drawing>
          <wp:inline distT="0" distB="0" distL="0" distR="0" wp14:anchorId="54636AA2" wp14:editId="04FEB3EE">
            <wp:extent cx="2002971" cy="1126671"/>
            <wp:effectExtent l="0" t="0" r="0" b="0"/>
            <wp:docPr id="30" name="Picture 30" descr="C:\Users\admin\Desktop\chart\Cubet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chart\Cubetintr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2748" cy="1137796"/>
                    </a:xfrm>
                    <a:prstGeom prst="rect">
                      <a:avLst/>
                    </a:prstGeom>
                    <a:noFill/>
                    <a:ln>
                      <a:noFill/>
                    </a:ln>
                  </pic:spPr>
                </pic:pic>
              </a:graphicData>
            </a:graphic>
          </wp:inline>
        </w:drawing>
      </w:r>
    </w:p>
    <w:p w14:paraId="3F550066" w14:textId="77777777" w:rsidR="00460ECF" w:rsidRPr="008D5DE3" w:rsidRDefault="00460ECF" w:rsidP="00460ECF">
      <w:pPr>
        <w:pStyle w:val="a3"/>
        <w:ind w:left="360" w:firstLineChars="0" w:firstLine="0"/>
        <w:jc w:val="center"/>
        <w:rPr>
          <w:rStyle w:val="src"/>
          <w:rFonts w:ascii="Arial" w:hAnsi="Arial" w:cs="Arial"/>
          <w:color w:val="333333"/>
          <w:sz w:val="18"/>
          <w:szCs w:val="20"/>
        </w:rPr>
      </w:pPr>
      <w:r w:rsidRPr="008D5DE3">
        <w:rPr>
          <w:rStyle w:val="src"/>
          <w:rFonts w:ascii="Arial" w:hAnsi="Arial" w:cs="Arial"/>
          <w:color w:val="333333"/>
          <w:sz w:val="18"/>
          <w:szCs w:val="20"/>
        </w:rPr>
        <w:t xml:space="preserve">Figure </w:t>
      </w:r>
      <w:r w:rsidR="00FA3347">
        <w:rPr>
          <w:rStyle w:val="src"/>
          <w:rFonts w:ascii="Arial" w:hAnsi="Arial" w:cs="Arial"/>
          <w:color w:val="333333"/>
          <w:sz w:val="18"/>
          <w:szCs w:val="20"/>
        </w:rPr>
        <w:t>6</w:t>
      </w:r>
      <w:r w:rsidRPr="008D5DE3">
        <w:rPr>
          <w:rStyle w:val="src"/>
          <w:rFonts w:ascii="Arial" w:hAnsi="Arial" w:cs="Arial"/>
          <w:color w:val="333333"/>
          <w:sz w:val="18"/>
          <w:szCs w:val="20"/>
        </w:rPr>
        <w:t xml:space="preserve">. </w:t>
      </w:r>
      <w:r w:rsidRPr="008D5DE3">
        <w:rPr>
          <w:rStyle w:val="src"/>
          <w:rFonts w:ascii="Arial" w:hAnsi="Arial" w:cs="Arial"/>
          <w:color w:val="333333"/>
          <w:sz w:val="18"/>
          <w:szCs w:val="20"/>
          <w:lang w:val="en-GB"/>
        </w:rPr>
        <w:t xml:space="preserve">User </w:t>
      </w:r>
      <w:r w:rsidR="00872406" w:rsidRPr="008D5DE3">
        <w:rPr>
          <w:rStyle w:val="src"/>
          <w:rFonts w:ascii="Arial" w:hAnsi="Arial" w:cs="Arial"/>
          <w:color w:val="333333"/>
          <w:sz w:val="18"/>
          <w:szCs w:val="20"/>
          <w:lang w:val="en-GB"/>
        </w:rPr>
        <w:t xml:space="preserve">in tutorial mode (a: Postcard </w:t>
      </w:r>
      <w:r w:rsidR="00872406" w:rsidRPr="008D5DE3">
        <w:rPr>
          <w:rStyle w:val="src"/>
          <w:rFonts w:ascii="Arial" w:hAnsi="Arial" w:cs="Arial" w:hint="eastAsia"/>
          <w:color w:val="333333"/>
          <w:sz w:val="18"/>
          <w:szCs w:val="20"/>
          <w:lang w:val="en-GB"/>
        </w:rPr>
        <w:t>with</w:t>
      </w:r>
      <w:r w:rsidR="00872406" w:rsidRPr="008D5DE3">
        <w:rPr>
          <w:rStyle w:val="src"/>
          <w:rFonts w:ascii="Arial" w:hAnsi="Arial" w:cs="Arial"/>
          <w:color w:val="333333"/>
          <w:sz w:val="18"/>
          <w:szCs w:val="20"/>
          <w:lang w:val="en-GB"/>
        </w:rPr>
        <w:t xml:space="preserve"> AR, b: CubeMuseum with AR)</w:t>
      </w:r>
      <w:r w:rsidRPr="008D5DE3">
        <w:rPr>
          <w:rStyle w:val="src"/>
          <w:rFonts w:ascii="Arial" w:hAnsi="Arial" w:cs="Arial"/>
          <w:color w:val="333333"/>
          <w:sz w:val="18"/>
          <w:szCs w:val="20"/>
          <w:lang w:val="en-GB"/>
        </w:rPr>
        <w:t>.</w:t>
      </w:r>
    </w:p>
    <w:p w14:paraId="3AFD297D" w14:textId="77777777" w:rsidR="00DF7CDB" w:rsidRPr="009E75C4" w:rsidRDefault="00354832" w:rsidP="00DF7CDB">
      <w:pPr>
        <w:rPr>
          <w:rStyle w:val="src"/>
          <w:rFonts w:ascii="Arial" w:hAnsi="Arial" w:cs="Arial"/>
          <w:color w:val="333333"/>
          <w:szCs w:val="20"/>
        </w:rPr>
      </w:pPr>
      <w:r w:rsidRPr="009E75C4">
        <w:rPr>
          <w:rStyle w:val="src"/>
          <w:rFonts w:ascii="Arial" w:hAnsi="Arial" w:cs="Arial"/>
          <w:color w:val="333333"/>
          <w:szCs w:val="20"/>
        </w:rPr>
        <w:t xml:space="preserve">In a pilot study, we determined that </w:t>
      </w:r>
      <w:r w:rsidR="001B5FD9" w:rsidRPr="009E75C4">
        <w:rPr>
          <w:rStyle w:val="src"/>
          <w:rFonts w:ascii="Arial" w:hAnsi="Arial" w:cs="Arial"/>
          <w:color w:val="333333"/>
          <w:szCs w:val="20"/>
        </w:rPr>
        <w:t>one student</w:t>
      </w:r>
      <w:r w:rsidRPr="009E75C4">
        <w:rPr>
          <w:rStyle w:val="src"/>
          <w:rFonts w:ascii="Arial" w:hAnsi="Arial" w:cs="Arial"/>
          <w:color w:val="333333"/>
          <w:szCs w:val="20"/>
        </w:rPr>
        <w:t xml:space="preserve"> could complete learning in </w:t>
      </w:r>
      <w:r w:rsidR="001B5FD9" w:rsidRPr="009E75C4">
        <w:rPr>
          <w:rStyle w:val="src"/>
          <w:rFonts w:ascii="Arial" w:hAnsi="Arial" w:cs="Arial"/>
          <w:color w:val="333333"/>
          <w:szCs w:val="20"/>
        </w:rPr>
        <w:t>five</w:t>
      </w:r>
      <w:r w:rsidRPr="009E75C4">
        <w:rPr>
          <w:rStyle w:val="src"/>
          <w:rFonts w:ascii="Arial" w:hAnsi="Arial" w:cs="Arial"/>
          <w:color w:val="333333"/>
          <w:szCs w:val="20"/>
        </w:rPr>
        <w:t xml:space="preserve"> minutes </w:t>
      </w:r>
      <w:r w:rsidR="001B5FD9" w:rsidRPr="009E75C4">
        <w:rPr>
          <w:rStyle w:val="src"/>
          <w:rFonts w:ascii="Arial" w:hAnsi="Arial" w:cs="Arial"/>
          <w:color w:val="333333"/>
          <w:szCs w:val="20"/>
        </w:rPr>
        <w:t>under</w:t>
      </w:r>
      <w:r w:rsidRPr="009E75C4">
        <w:rPr>
          <w:rStyle w:val="src"/>
          <w:rFonts w:ascii="Arial" w:hAnsi="Arial" w:cs="Arial"/>
          <w:color w:val="333333"/>
          <w:szCs w:val="20"/>
        </w:rPr>
        <w:t xml:space="preserve"> each learning</w:t>
      </w:r>
      <w:r w:rsidR="001B5FD9" w:rsidRPr="009E75C4">
        <w:rPr>
          <w:rStyle w:val="src"/>
          <w:rFonts w:ascii="Arial" w:hAnsi="Arial" w:cs="Arial"/>
          <w:color w:val="333333"/>
          <w:szCs w:val="20"/>
        </w:rPr>
        <w:t xml:space="preserve"> condition</w:t>
      </w:r>
      <w:r w:rsidRPr="009E75C4">
        <w:rPr>
          <w:rStyle w:val="src"/>
          <w:rFonts w:ascii="Arial" w:hAnsi="Arial" w:cs="Arial"/>
          <w:color w:val="333333"/>
          <w:szCs w:val="20"/>
        </w:rPr>
        <w:t>.</w:t>
      </w:r>
      <w:r w:rsidR="001B5FD9" w:rsidRPr="009E75C4">
        <w:rPr>
          <w:rStyle w:val="src"/>
          <w:rFonts w:ascii="Arial" w:hAnsi="Arial" w:cs="Arial" w:hint="eastAsia"/>
          <w:color w:val="333333"/>
          <w:szCs w:val="20"/>
        </w:rPr>
        <w:t xml:space="preserve"> </w:t>
      </w:r>
      <w:r w:rsidR="00A9763D" w:rsidRPr="009E75C4">
        <w:rPr>
          <w:rStyle w:val="src"/>
          <w:rFonts w:ascii="Arial" w:hAnsi="Arial" w:cs="Arial"/>
          <w:color w:val="333333"/>
          <w:szCs w:val="20"/>
        </w:rPr>
        <w:t>Thus, we set the remind</w:t>
      </w:r>
      <w:r w:rsidR="006C4345">
        <w:rPr>
          <w:rStyle w:val="src"/>
          <w:rFonts w:ascii="Arial" w:hAnsi="Arial" w:cs="Arial"/>
          <w:color w:val="333333"/>
          <w:szCs w:val="20"/>
        </w:rPr>
        <w:t>er</w:t>
      </w:r>
      <w:r w:rsidR="00A9763D" w:rsidRPr="009E75C4">
        <w:rPr>
          <w:rStyle w:val="src"/>
          <w:rFonts w:ascii="Arial" w:hAnsi="Arial" w:cs="Arial"/>
          <w:color w:val="333333"/>
          <w:szCs w:val="20"/>
        </w:rPr>
        <w:t xml:space="preserve"> in each learning when study time arrived 3 min, but we user still can continue learning. </w:t>
      </w:r>
      <w:r w:rsidR="00DF7CDB" w:rsidRPr="009E75C4">
        <w:rPr>
          <w:rStyle w:val="src"/>
          <w:rFonts w:ascii="Arial" w:hAnsi="Arial" w:cs="Arial"/>
          <w:color w:val="333333"/>
          <w:szCs w:val="20"/>
        </w:rPr>
        <w:t xml:space="preserve">The time intervals needed for the completion of the tests were approximately </w:t>
      </w:r>
      <w:r w:rsidR="00642CD6" w:rsidRPr="009E75C4">
        <w:rPr>
          <w:rStyle w:val="src"/>
          <w:rFonts w:ascii="Arial" w:hAnsi="Arial" w:cs="Arial"/>
          <w:color w:val="333333"/>
          <w:szCs w:val="20"/>
        </w:rPr>
        <w:t>8</w:t>
      </w:r>
      <w:r w:rsidR="00DF7CDB" w:rsidRPr="009E75C4">
        <w:rPr>
          <w:rStyle w:val="src"/>
          <w:rFonts w:ascii="Arial" w:hAnsi="Arial" w:cs="Arial"/>
          <w:color w:val="333333"/>
          <w:szCs w:val="20"/>
        </w:rPr>
        <w:t xml:space="preserve"> min for the pretest and 6 min for each posttest (Post-Experiment Questionnaire and </w:t>
      </w:r>
      <w:r w:rsidR="00510959" w:rsidRPr="009E75C4">
        <w:rPr>
          <w:rStyle w:val="src"/>
          <w:rFonts w:ascii="Arial" w:hAnsi="Arial" w:cs="Arial"/>
          <w:color w:val="333333"/>
          <w:szCs w:val="20"/>
        </w:rPr>
        <w:t>AIT</w:t>
      </w:r>
      <w:r w:rsidR="00DF7CDB" w:rsidRPr="009E75C4">
        <w:rPr>
          <w:rStyle w:val="src"/>
          <w:rFonts w:ascii="Arial" w:hAnsi="Arial" w:cs="Arial"/>
          <w:color w:val="333333"/>
          <w:szCs w:val="20"/>
        </w:rPr>
        <w:t>) which need to be done three time</w:t>
      </w:r>
      <w:r w:rsidR="006C4345">
        <w:rPr>
          <w:rStyle w:val="src"/>
          <w:rFonts w:ascii="Arial" w:hAnsi="Arial" w:cs="Arial"/>
          <w:color w:val="333333"/>
          <w:szCs w:val="20"/>
        </w:rPr>
        <w:t>s</w:t>
      </w:r>
      <w:r w:rsidR="00DF7CDB" w:rsidRPr="009E75C4">
        <w:rPr>
          <w:rStyle w:val="src"/>
          <w:rFonts w:ascii="Arial" w:hAnsi="Arial" w:cs="Arial"/>
          <w:color w:val="333333"/>
          <w:szCs w:val="20"/>
        </w:rPr>
        <w:t xml:space="preserve"> under different interaction conditions. The final interview needed 10 min. The whole procession is show</w:t>
      </w:r>
      <w:r w:rsidR="006C4345">
        <w:rPr>
          <w:rStyle w:val="src"/>
          <w:rFonts w:ascii="Arial" w:hAnsi="Arial" w:cs="Arial"/>
          <w:color w:val="333333"/>
          <w:szCs w:val="20"/>
        </w:rPr>
        <w:t>n</w:t>
      </w:r>
      <w:r w:rsidR="00DF7CDB" w:rsidRPr="009E75C4">
        <w:rPr>
          <w:rStyle w:val="src"/>
          <w:rFonts w:ascii="Arial" w:hAnsi="Arial" w:cs="Arial"/>
          <w:color w:val="333333"/>
          <w:szCs w:val="20"/>
        </w:rPr>
        <w:t xml:space="preserve"> in Figure 1. </w:t>
      </w:r>
    </w:p>
    <w:p w14:paraId="1D2D717C" w14:textId="77777777" w:rsidR="00DF7CDB" w:rsidRPr="009E75C4" w:rsidRDefault="00DF7CDB" w:rsidP="00DF7CDB">
      <w:pPr>
        <w:jc w:val="center"/>
        <w:rPr>
          <w:rStyle w:val="src"/>
          <w:rFonts w:ascii="Arial" w:hAnsi="Arial" w:cs="Arial"/>
          <w:color w:val="333333"/>
          <w:szCs w:val="20"/>
        </w:rPr>
      </w:pPr>
      <w:r w:rsidRPr="009E75C4">
        <w:rPr>
          <w:rFonts w:ascii="Arial" w:hAnsi="Arial" w:cs="Arial"/>
          <w:noProof/>
          <w:color w:val="333333"/>
          <w:szCs w:val="20"/>
        </w:rPr>
        <w:drawing>
          <wp:inline distT="0" distB="0" distL="0" distR="0" wp14:anchorId="3A49543A" wp14:editId="2A3119B3">
            <wp:extent cx="3896266" cy="2390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2).png"/>
                    <pic:cNvPicPr/>
                  </pic:nvPicPr>
                  <pic:blipFill>
                    <a:blip r:embed="rId29">
                      <a:extLst>
                        <a:ext uri="{28A0092B-C50C-407E-A947-70E740481C1C}">
                          <a14:useLocalDpi xmlns:a14="http://schemas.microsoft.com/office/drawing/2010/main" val="0"/>
                        </a:ext>
                      </a:extLst>
                    </a:blip>
                    <a:stretch>
                      <a:fillRect/>
                    </a:stretch>
                  </pic:blipFill>
                  <pic:spPr>
                    <a:xfrm>
                      <a:off x="0" y="0"/>
                      <a:ext cx="3995530" cy="2450906"/>
                    </a:xfrm>
                    <a:prstGeom prst="rect">
                      <a:avLst/>
                    </a:prstGeom>
                  </pic:spPr>
                </pic:pic>
              </a:graphicData>
            </a:graphic>
          </wp:inline>
        </w:drawing>
      </w:r>
    </w:p>
    <w:p w14:paraId="73676A0D" w14:textId="77777777" w:rsidR="00DF7CDB" w:rsidRPr="008D5DE3" w:rsidRDefault="00DF7CDB" w:rsidP="00DF7CDB">
      <w:pPr>
        <w:pStyle w:val="a3"/>
        <w:ind w:left="360" w:firstLineChars="0" w:firstLine="0"/>
        <w:jc w:val="center"/>
        <w:rPr>
          <w:rStyle w:val="src"/>
          <w:rFonts w:ascii="Arial" w:hAnsi="Arial" w:cs="Arial"/>
          <w:color w:val="333333"/>
          <w:sz w:val="18"/>
          <w:szCs w:val="20"/>
        </w:rPr>
      </w:pPr>
      <w:r w:rsidRPr="008D5DE3">
        <w:rPr>
          <w:rStyle w:val="src"/>
          <w:rFonts w:ascii="Arial" w:hAnsi="Arial" w:cs="Arial"/>
          <w:color w:val="333333"/>
          <w:sz w:val="18"/>
          <w:szCs w:val="20"/>
        </w:rPr>
        <w:t xml:space="preserve">Figure </w:t>
      </w:r>
      <w:r w:rsidR="00FA3347">
        <w:rPr>
          <w:rStyle w:val="src"/>
          <w:rFonts w:ascii="Arial" w:hAnsi="Arial" w:cs="Arial"/>
          <w:color w:val="333333"/>
          <w:sz w:val="18"/>
          <w:szCs w:val="20"/>
        </w:rPr>
        <w:t>7</w:t>
      </w:r>
      <w:r w:rsidRPr="008D5DE3">
        <w:rPr>
          <w:rStyle w:val="src"/>
          <w:rFonts w:ascii="Arial" w:hAnsi="Arial" w:cs="Arial"/>
          <w:color w:val="333333"/>
          <w:sz w:val="18"/>
          <w:szCs w:val="20"/>
        </w:rPr>
        <w:t xml:space="preserve">. The process of </w:t>
      </w:r>
      <w:r w:rsidR="006C4345">
        <w:rPr>
          <w:rStyle w:val="src"/>
          <w:rFonts w:ascii="Arial" w:hAnsi="Arial" w:cs="Arial"/>
          <w:color w:val="333333"/>
          <w:sz w:val="18"/>
          <w:szCs w:val="20"/>
        </w:rPr>
        <w:t xml:space="preserve">the </w:t>
      </w:r>
      <w:r w:rsidRPr="008D5DE3">
        <w:rPr>
          <w:rStyle w:val="src"/>
          <w:rFonts w:ascii="Arial" w:hAnsi="Arial" w:cs="Arial"/>
          <w:color w:val="333333"/>
          <w:sz w:val="18"/>
          <w:szCs w:val="20"/>
        </w:rPr>
        <w:t>experiment (the order of A, B, C is counterbalanced)</w:t>
      </w:r>
    </w:p>
    <w:p w14:paraId="615C63EA" w14:textId="77777777" w:rsidR="00DF7CDB" w:rsidRPr="00BA4FCA" w:rsidRDefault="00DF7CDB" w:rsidP="00DF7CDB">
      <w:pPr>
        <w:pStyle w:val="a3"/>
        <w:ind w:left="360" w:firstLineChars="0" w:firstLine="0"/>
        <w:jc w:val="center"/>
        <w:rPr>
          <w:rStyle w:val="src"/>
          <w:rFonts w:ascii="Arial" w:hAnsi="Arial" w:cs="Arial"/>
          <w:color w:val="333333"/>
          <w:sz w:val="20"/>
          <w:szCs w:val="20"/>
        </w:rPr>
      </w:pPr>
    </w:p>
    <w:p w14:paraId="3071F721" w14:textId="77777777" w:rsidR="00DF7CDB" w:rsidRPr="009E75C4" w:rsidRDefault="00DF7CDB" w:rsidP="009E75C4">
      <w:pPr>
        <w:rPr>
          <w:b/>
          <w:sz w:val="24"/>
        </w:rPr>
      </w:pPr>
      <w:r w:rsidRPr="009E75C4">
        <w:rPr>
          <w:b/>
          <w:sz w:val="24"/>
        </w:rPr>
        <w:t>Measures</w:t>
      </w:r>
    </w:p>
    <w:p w14:paraId="1F226EC7" w14:textId="77777777" w:rsidR="00557776" w:rsidRDefault="00DF7CDB" w:rsidP="008D5DE3">
      <w:pPr>
        <w:rPr>
          <w:rStyle w:val="src"/>
          <w:rFonts w:ascii="Arial" w:hAnsi="Arial" w:cs="Arial"/>
          <w:color w:val="333333"/>
          <w:szCs w:val="20"/>
        </w:rPr>
      </w:pPr>
      <w:r w:rsidRPr="009E75C4">
        <w:rPr>
          <w:rStyle w:val="src"/>
          <w:rFonts w:ascii="Arial" w:hAnsi="Arial" w:cs="Arial"/>
          <w:color w:val="333333"/>
          <w:szCs w:val="20"/>
        </w:rPr>
        <w:t xml:space="preserve">In order to evaluate the following measures and indicators, we collected both quantitative and qualitative data to evaluate the intrinsic motivation, engagement and learning outcome by using </w:t>
      </w:r>
      <w:r w:rsidR="006C4345">
        <w:rPr>
          <w:rStyle w:val="src"/>
          <w:rFonts w:ascii="Arial" w:hAnsi="Arial" w:cs="Arial"/>
          <w:color w:val="333333"/>
          <w:szCs w:val="20"/>
        </w:rPr>
        <w:t xml:space="preserve">the </w:t>
      </w:r>
      <w:r w:rsidRPr="009E75C4">
        <w:rPr>
          <w:rStyle w:val="src"/>
          <w:rFonts w:ascii="Arial" w:hAnsi="Arial" w:cs="Arial"/>
          <w:color w:val="333333"/>
          <w:szCs w:val="20"/>
        </w:rPr>
        <w:t xml:space="preserve">following research tools. Meanwhile, we also focus on the advantages and disadvantages of these interaction interfaces through </w:t>
      </w:r>
      <w:r w:rsidR="009E5292">
        <w:rPr>
          <w:rStyle w:val="src"/>
          <w:rFonts w:ascii="Arial" w:hAnsi="Arial" w:cs="Arial"/>
          <w:color w:val="333333"/>
          <w:szCs w:val="20"/>
        </w:rPr>
        <w:t xml:space="preserve">the </w:t>
      </w:r>
      <w:r w:rsidRPr="009E75C4">
        <w:rPr>
          <w:rStyle w:val="src"/>
          <w:rFonts w:ascii="Arial" w:hAnsi="Arial" w:cs="Arial"/>
          <w:color w:val="333333"/>
          <w:szCs w:val="20"/>
        </w:rPr>
        <w:t>interview.</w:t>
      </w:r>
    </w:p>
    <w:p w14:paraId="07008E34" w14:textId="77777777" w:rsidR="009E75C4" w:rsidRPr="009E75C4" w:rsidRDefault="009E75C4" w:rsidP="008D5DE3">
      <w:pPr>
        <w:rPr>
          <w:rFonts w:ascii="Arial" w:hAnsi="Arial" w:cs="Arial"/>
          <w:color w:val="333333"/>
          <w:szCs w:val="20"/>
        </w:rPr>
      </w:pPr>
    </w:p>
    <w:p w14:paraId="3B5C266D" w14:textId="77777777" w:rsidR="00DF7CDB" w:rsidRPr="00557776" w:rsidRDefault="00DF7CDB" w:rsidP="00557776">
      <w:pPr>
        <w:widowControl/>
        <w:contextualSpacing/>
        <w:rPr>
          <w:rStyle w:val="translated-span"/>
          <w:b/>
          <w:i/>
          <w:sz w:val="22"/>
          <w:szCs w:val="24"/>
        </w:rPr>
      </w:pPr>
      <w:r w:rsidRPr="00557776">
        <w:rPr>
          <w:rStyle w:val="translated-span"/>
          <w:b/>
          <w:i/>
          <w:szCs w:val="24"/>
        </w:rPr>
        <w:t>Feedback P</w:t>
      </w:r>
      <w:r w:rsidRPr="00557776">
        <w:rPr>
          <w:rStyle w:val="translated-span"/>
          <w:rFonts w:hint="eastAsia"/>
          <w:b/>
          <w:i/>
          <w:szCs w:val="24"/>
        </w:rPr>
        <w:t>ost</w:t>
      </w:r>
      <w:r w:rsidRPr="00557776">
        <w:rPr>
          <w:rStyle w:val="translated-span"/>
          <w:b/>
          <w:i/>
          <w:szCs w:val="24"/>
        </w:rPr>
        <w:t>-Experiment Questionnaire</w:t>
      </w:r>
    </w:p>
    <w:p w14:paraId="593AECA7" w14:textId="77777777" w:rsidR="00F50B9C" w:rsidRDefault="00DF7CDB" w:rsidP="00557776">
      <w:pPr>
        <w:widowControl/>
        <w:contextualSpacing/>
        <w:rPr>
          <w:rStyle w:val="src"/>
          <w:rFonts w:ascii="Arial" w:hAnsi="Arial" w:cs="Arial"/>
          <w:color w:val="333333"/>
          <w:sz w:val="20"/>
          <w:szCs w:val="20"/>
        </w:rPr>
      </w:pPr>
      <w:r w:rsidRPr="009E75C4">
        <w:rPr>
          <w:rStyle w:val="src"/>
          <w:rFonts w:ascii="Arial" w:hAnsi="Arial" w:cs="Arial"/>
          <w:color w:val="333333"/>
          <w:szCs w:val="20"/>
        </w:rPr>
        <w:t xml:space="preserve">We measured participants’ </w:t>
      </w:r>
      <w:r w:rsidRPr="009E75C4">
        <w:rPr>
          <w:rStyle w:val="src"/>
          <w:rFonts w:ascii="Arial" w:hAnsi="Arial" w:cs="Arial" w:hint="eastAsia"/>
          <w:color w:val="333333"/>
          <w:szCs w:val="20"/>
        </w:rPr>
        <w:t>i</w:t>
      </w:r>
      <w:r w:rsidRPr="009E75C4">
        <w:rPr>
          <w:rStyle w:val="src"/>
          <w:rFonts w:ascii="Arial" w:hAnsi="Arial" w:cs="Arial"/>
          <w:color w:val="333333"/>
          <w:szCs w:val="20"/>
        </w:rPr>
        <w:t>ntrinsic motivation and engagement with a series</w:t>
      </w:r>
      <w:r w:rsidRPr="009E75C4">
        <w:rPr>
          <w:rStyle w:val="src"/>
          <w:rFonts w:ascii="Arial" w:hAnsi="Arial" w:cs="Arial" w:hint="eastAsia"/>
          <w:color w:val="333333"/>
          <w:szCs w:val="20"/>
        </w:rPr>
        <w:t xml:space="preserve"> </w:t>
      </w:r>
      <w:r w:rsidRPr="009E75C4">
        <w:rPr>
          <w:rStyle w:val="src"/>
          <w:rFonts w:ascii="Arial" w:hAnsi="Arial" w:cs="Arial"/>
          <w:color w:val="333333"/>
          <w:szCs w:val="20"/>
        </w:rPr>
        <w:t>of questions loosely based on the Intrinsic Motivation Instrument Questionnaire (IMI) and User Engagement Scale Questionnaire Short Form (</w:t>
      </w:r>
      <w:r w:rsidR="00D44232" w:rsidRPr="009E75C4">
        <w:rPr>
          <w:rStyle w:val="src"/>
          <w:rFonts w:ascii="Arial" w:hAnsi="Arial" w:cs="Arial"/>
          <w:color w:val="333333"/>
          <w:szCs w:val="20"/>
        </w:rPr>
        <w:t>UES</w:t>
      </w:r>
      <w:r w:rsidRPr="009E75C4">
        <w:rPr>
          <w:rStyle w:val="src"/>
          <w:rFonts w:ascii="Arial" w:hAnsi="Arial" w:cs="Arial"/>
          <w:color w:val="333333"/>
          <w:szCs w:val="20"/>
        </w:rPr>
        <w:t>) respectively</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{"citationItems":[{"id":"ITEM-1","itemData":{"DOI":"10.1006/ceps.1999.1020","ISSN":"0361476X","PMID":"10620381","abstract":"Intrinsic and extrinsic types of motivation have been widely studied, and the distinction between them has shed important light on both developmental and educational practices. In this review we revisit the classic definitions of intrinsic and extrinsic motivation in light of contemporary research and theory. Intrinsic motivation remains an important construct, reflecting the natural human propensity to learn and assimilate. However, extrinsic motivation is argued to vary considerably in its relative autonomy and thus can either reflect external control or true self-regulation. The relations of both classes of motives to basic human needs for autonomy, competence and relatedness are discussed. © 2000 Academic Press.","author":[{"dropping-particle":"","family":"Ryan","given":"Richard M.","non-dropping-particle":"","parse-names":false,"suffix":""},{"dropping-particle":"","family":"Deci","given":"Edward L.","non-dropping-particle":"","parse-names":false,"suffix":""}],"container-title":"Contemporary Educational Psychology","id":"ITEM-1","issue":"1","issued":{"date-parts":[["2000"]]},"page":"54-67","title":"Intrinsic and Extrinsic Motivations: Classic Definitions and New Directions","type":"article-journal","volume":"25"},"uris":["http://www.mendeley.com/documents/?uuid=afe73dc0-bc1d-445a-b12a-a586c1a07e97"]},{"id":"ITEM-2","itemData":{"ISSN":"0856-1818","abstract":"Human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Psychologist","id":"ITEM-2","issue":"1","issued":{"date-parts":[["2000"]]},"page":"68-78","title":"Self-determination theory and the facilitation of intrinsic motivation, social development, and well-being","type":"article-journal","volume":"55"},"uris":["http://www.mendeley.com/documents/?uuid=cef34b29-5245-4df3-a7ce-867438bb2d6e"]},{"id":"ITEM-3","itemData":{"DOI":"10.1016/j.ijhcs.2018.01.004","ISSN":"10959300","abstract":"User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studies.","author":[{"dropping-particle":"","family":"O'Brien","given":"Heather L.","non-dropping-particle":"","parse-names":false,"suffix":""},{"dropping-particle":"","family":"Cairns","given":"Paul","non-dropping-particle":"","parse-names":false,"suffix":""},{"dropping-particle":"","family":"Hall","given":"Mark","non-dropping-particle":"","parse-names":false,"suffix":""}],"container-title":"International Journal of Human Computer Studies","id":"ITEM-3","issue":"December 2017","issued":{"date-parts":[["2018"]]},"page":"28-39","publisher":"Elsevier Ltd","title":"A practical approach to measuring user engagement with the refined user engagement scale (UES) and new UES short form","type":"article-journal","volume":"112"},"uris":["http://www.mendeley.com/documents/?uuid=0d038bd4-8b6d-4a0d-8c07-a8c1b7430509"]},{"id":"ITEM-4","itemData":{"DOI":"10.1016/j.compedu.2008.06.004","ISSN":"03601315","abstract":"The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reserved.","author":[{"dropping-particle":"","family":"Papastergiou","given":"Marina","non-dropping-particle":"","parse-names":false,"suffix":""}],"container-title":"Computers and Education","id":"ITEM-4","issue":"1","issued":{"date-parts":[["2009"]]},"page":"1-12","publisher":"Elsevier Ltd","title":"Digital Game-Based Learning in high school Computer Science education: Impact on educational effectiveness and student motivation","type":"article-journal","volume":"52"},"uris":["http://www.mendeley.com/documents/?uuid=b3872c36-5940-4d03-b708-acf9d4dc8b12"]}],"mendeley":{"formattedCitation":"[24]–[27]","plainTextFormattedCitation":"[24]–[27]","previouslyFormattedCitation":"[24]–[27]"},"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[24]–[27]</w:t>
      </w:r>
      <w:r w:rsidRPr="009E75C4">
        <w:rPr>
          <w:rStyle w:val="src"/>
          <w:rFonts w:ascii="Arial" w:hAnsi="Arial" w:cs="Arial"/>
          <w:color w:val="333333"/>
          <w:szCs w:val="20"/>
        </w:rPr>
        <w:fldChar w:fldCharType="end"/>
      </w:r>
      <w:r w:rsidRPr="009E75C4">
        <w:rPr>
          <w:rStyle w:val="src"/>
          <w:rFonts w:ascii="Arial" w:hAnsi="Arial" w:cs="Arial"/>
          <w:color w:val="333333"/>
          <w:szCs w:val="20"/>
        </w:rPr>
        <w:t xml:space="preserve">, which both consists of four corresponding underlying dimensions or factors( see Table 3 </w:t>
      </w:r>
      <w:r w:rsidRPr="009E75C4">
        <w:rPr>
          <w:rStyle w:val="src"/>
          <w:rFonts w:ascii="Arial" w:hAnsi="Arial" w:cs="Arial" w:hint="eastAsia"/>
          <w:color w:val="333333"/>
          <w:szCs w:val="20"/>
        </w:rPr>
        <w:t>and</w:t>
      </w:r>
      <w:r w:rsidRPr="009E75C4">
        <w:rPr>
          <w:rStyle w:val="src"/>
          <w:rFonts w:ascii="Arial" w:hAnsi="Arial" w:cs="Arial"/>
          <w:color w:val="333333"/>
          <w:szCs w:val="20"/>
        </w:rPr>
        <w:t xml:space="preserve"> 4). </w:t>
      </w:r>
      <w:r w:rsidRPr="009E75C4">
        <w:rPr>
          <w:rStyle w:val="src"/>
          <w:rFonts w:ascii="Arial" w:hAnsi="Arial" w:cs="Arial"/>
          <w:color w:val="333333"/>
          <w:szCs w:val="20"/>
        </w:rPr>
        <w:lastRenderedPageBreak/>
        <w:t xml:space="preserve">Specifically, through a series of closed questions, students were asked to rate on a 5-point scale </w:t>
      </w:r>
      <w:r w:rsidR="00822780" w:rsidRPr="009E75C4">
        <w:rPr>
          <w:rStyle w:val="src"/>
          <w:rFonts w:ascii="Arial" w:hAnsi="Arial" w:cs="Arial"/>
          <w:color w:val="333333"/>
          <w:szCs w:val="20"/>
        </w:rPr>
        <w:t xml:space="preserve">or 7-point scale respectively. </w:t>
      </w:r>
    </w:p>
    <w:tbl>
      <w:tblPr>
        <w:tblpPr w:leftFromText="180" w:rightFromText="180" w:horzAnchor="page" w:tblpXSpec="center" w:tblpY="205"/>
        <w:tblW w:w="9349" w:type="dxa"/>
        <w:tblLook w:val="04A0" w:firstRow="1" w:lastRow="0" w:firstColumn="1" w:lastColumn="0" w:noHBand="0" w:noVBand="1"/>
      </w:tblPr>
      <w:tblGrid>
        <w:gridCol w:w="3261"/>
        <w:gridCol w:w="6088"/>
      </w:tblGrid>
      <w:tr w:rsidR="00F50B9C" w:rsidRPr="003C4BCB" w14:paraId="6ADD815E" w14:textId="77777777" w:rsidTr="006D7EFA">
        <w:trPr>
          <w:trHeight w:val="123"/>
        </w:trPr>
        <w:tc>
          <w:tcPr>
            <w:tcW w:w="3261" w:type="dxa"/>
            <w:tcBorders>
              <w:top w:val="single" w:sz="8" w:space="0" w:color="000000"/>
              <w:left w:val="nil"/>
              <w:bottom w:val="single" w:sz="8" w:space="0" w:color="000000"/>
              <w:right w:val="nil"/>
            </w:tcBorders>
            <w:shd w:val="clear" w:color="auto" w:fill="auto"/>
            <w:vAlign w:val="center"/>
            <w:hideMark/>
          </w:tcPr>
          <w:p w14:paraId="4495A054" w14:textId="77777777" w:rsidR="00F50B9C" w:rsidRPr="003C4BCB" w:rsidRDefault="00F50B9C" w:rsidP="00B57C5A">
            <w:pPr>
              <w:widowControl/>
              <w:ind w:firstLineChars="100" w:firstLine="200"/>
              <w:jc w:val="center"/>
              <w:rPr>
                <w:rFonts w:ascii="DengXian" w:eastAsia="DengXian" w:hAnsi="DengXian" w:cs="宋体"/>
                <w:b/>
                <w:bCs/>
                <w:color w:val="000000"/>
                <w:kern w:val="0"/>
                <w:sz w:val="20"/>
              </w:rPr>
            </w:pPr>
            <w:r w:rsidRPr="003C4BCB">
              <w:rPr>
                <w:rFonts w:ascii="DengXian" w:eastAsia="DengXian" w:hAnsi="DengXian" w:cs="宋体" w:hint="eastAsia"/>
                <w:b/>
                <w:bCs/>
                <w:color w:val="000000"/>
                <w:kern w:val="0"/>
                <w:sz w:val="20"/>
              </w:rPr>
              <w:t>Factor</w:t>
            </w:r>
          </w:p>
        </w:tc>
        <w:tc>
          <w:tcPr>
            <w:tcW w:w="6088" w:type="dxa"/>
            <w:tcBorders>
              <w:top w:val="single" w:sz="8" w:space="0" w:color="000000"/>
              <w:left w:val="nil"/>
              <w:bottom w:val="single" w:sz="8" w:space="0" w:color="000000"/>
              <w:right w:val="nil"/>
            </w:tcBorders>
            <w:shd w:val="clear" w:color="auto" w:fill="auto"/>
            <w:vAlign w:val="center"/>
            <w:hideMark/>
          </w:tcPr>
          <w:p w14:paraId="3B34924E" w14:textId="77777777" w:rsidR="00F50B9C" w:rsidRPr="003C4BCB" w:rsidRDefault="00F50B9C" w:rsidP="00B57C5A">
            <w:pPr>
              <w:widowControl/>
              <w:jc w:val="left"/>
              <w:rPr>
                <w:rFonts w:ascii="DengXian" w:eastAsia="DengXian" w:hAnsi="DengXian" w:cs="宋体"/>
                <w:b/>
                <w:bCs/>
                <w:color w:val="000000"/>
                <w:kern w:val="0"/>
                <w:sz w:val="20"/>
              </w:rPr>
            </w:pPr>
            <w:r w:rsidRPr="003C4BCB">
              <w:rPr>
                <w:rFonts w:ascii="DengXian" w:eastAsia="DengXian" w:hAnsi="DengXian" w:cs="宋体" w:hint="eastAsia"/>
                <w:b/>
                <w:bCs/>
                <w:color w:val="000000"/>
                <w:kern w:val="0"/>
                <w:sz w:val="20"/>
              </w:rPr>
              <w:t>Description</w:t>
            </w:r>
          </w:p>
        </w:tc>
      </w:tr>
      <w:tr w:rsidR="00F50B9C" w:rsidRPr="003C4BCB" w14:paraId="098B8576" w14:textId="77777777" w:rsidTr="006D7EFA">
        <w:trPr>
          <w:trHeight w:val="527"/>
        </w:trPr>
        <w:tc>
          <w:tcPr>
            <w:tcW w:w="3261" w:type="dxa"/>
            <w:tcBorders>
              <w:top w:val="nil"/>
              <w:left w:val="nil"/>
              <w:bottom w:val="nil"/>
              <w:right w:val="nil"/>
            </w:tcBorders>
            <w:shd w:val="clear" w:color="auto" w:fill="auto"/>
            <w:vAlign w:val="center"/>
            <w:hideMark/>
          </w:tcPr>
          <w:p w14:paraId="4EB8D47B" w14:textId="77777777" w:rsidR="00F50B9C" w:rsidRPr="003C4BCB" w:rsidRDefault="00F50B9C" w:rsidP="006D7EFA">
            <w:pPr>
              <w:widowControl/>
              <w:ind w:firstLineChars="100" w:firstLine="200"/>
              <w:jc w:val="left"/>
              <w:rPr>
                <w:rFonts w:ascii="DengXian" w:eastAsia="DengXian" w:hAnsi="DengXian" w:cs="宋体"/>
                <w:b/>
                <w:bCs/>
                <w:color w:val="000000"/>
                <w:kern w:val="0"/>
                <w:sz w:val="20"/>
              </w:rPr>
            </w:pPr>
            <w:bookmarkStart w:id="149" w:name="_Hlk80867141"/>
            <w:r w:rsidRPr="003C4BCB">
              <w:rPr>
                <w:rFonts w:ascii="DengXian" w:eastAsia="DengXian" w:hAnsi="DengXian" w:cs="宋体" w:hint="eastAsia"/>
                <w:b/>
                <w:bCs/>
                <w:color w:val="000000"/>
                <w:kern w:val="0"/>
                <w:sz w:val="20"/>
              </w:rPr>
              <w:t xml:space="preserve">Interest </w:t>
            </w:r>
            <w:r w:rsidR="000A1D91">
              <w:rPr>
                <w:rFonts w:ascii="DengXian" w:eastAsia="DengXian" w:hAnsi="DengXian" w:cs="宋体"/>
                <w:b/>
                <w:bCs/>
                <w:color w:val="000000"/>
                <w:kern w:val="0"/>
                <w:sz w:val="20"/>
              </w:rPr>
              <w:t xml:space="preserve">and </w:t>
            </w:r>
            <w:r w:rsidRPr="003C4BCB">
              <w:rPr>
                <w:rFonts w:ascii="DengXian" w:eastAsia="DengXian" w:hAnsi="DengXian" w:cs="宋体" w:hint="eastAsia"/>
                <w:b/>
                <w:bCs/>
                <w:color w:val="000000"/>
                <w:kern w:val="0"/>
                <w:sz w:val="20"/>
              </w:rPr>
              <w:t>Enjoyment</w:t>
            </w:r>
            <w:r w:rsidR="001375E7">
              <w:rPr>
                <w:rFonts w:ascii="DengXian" w:eastAsia="DengXian" w:hAnsi="DengXian" w:cs="宋体"/>
                <w:b/>
                <w:bCs/>
                <w:color w:val="000000"/>
                <w:kern w:val="0"/>
                <w:sz w:val="20"/>
              </w:rPr>
              <w:t xml:space="preserve"> (IE)</w:t>
            </w:r>
          </w:p>
        </w:tc>
        <w:tc>
          <w:tcPr>
            <w:tcW w:w="6088" w:type="dxa"/>
            <w:tcBorders>
              <w:top w:val="nil"/>
              <w:left w:val="nil"/>
              <w:bottom w:val="nil"/>
              <w:right w:val="nil"/>
            </w:tcBorders>
            <w:shd w:val="clear" w:color="auto" w:fill="auto"/>
            <w:vAlign w:val="center"/>
            <w:hideMark/>
          </w:tcPr>
          <w:p w14:paraId="23BC4ABA" w14:textId="77777777" w:rsidR="00F50B9C" w:rsidRPr="006D7EFA" w:rsidRDefault="006D7EFA" w:rsidP="00822780">
            <w:pPr>
              <w:widowControl/>
              <w:jc w:val="left"/>
              <w:rPr>
                <w:rFonts w:ascii="DengXian" w:eastAsia="DengXian" w:hAnsi="DengXian" w:cs="宋体"/>
                <w:b/>
                <w:bCs/>
                <w:color w:val="000000"/>
                <w:kern w:val="0"/>
                <w:sz w:val="20"/>
              </w:rPr>
            </w:pPr>
            <w:r w:rsidRPr="006D7EFA">
              <w:rPr>
                <w:rFonts w:ascii="DengXian" w:eastAsia="DengXian" w:hAnsi="DengXian" w:cs="宋体"/>
                <w:b/>
                <w:bCs/>
                <w:color w:val="000000"/>
                <w:kern w:val="0"/>
                <w:sz w:val="20"/>
              </w:rPr>
              <w:t>S</w:t>
            </w:r>
            <w:r w:rsidR="00F50B9C" w:rsidRPr="006D7EFA">
              <w:rPr>
                <w:rFonts w:ascii="DengXian" w:eastAsia="DengXian" w:hAnsi="DengXian" w:cs="宋体" w:hint="eastAsia"/>
                <w:b/>
                <w:bCs/>
                <w:color w:val="000000"/>
                <w:kern w:val="0"/>
                <w:sz w:val="20"/>
              </w:rPr>
              <w:t>elf-report measure</w:t>
            </w:r>
            <w:r w:rsidRPr="006D7EFA">
              <w:rPr>
                <w:rFonts w:ascii="DengXian" w:eastAsia="DengXian" w:hAnsi="DengXian" w:cs="宋体"/>
                <w:b/>
                <w:bCs/>
                <w:color w:val="000000"/>
                <w:kern w:val="0"/>
                <w:sz w:val="20"/>
              </w:rPr>
              <w:t xml:space="preserve"> of</w:t>
            </w:r>
            <w:r w:rsidRPr="006D7EFA">
              <w:rPr>
                <w:rStyle w:val="10"/>
                <w:rFonts w:ascii="Arial" w:hAnsi="Arial" w:cs="Arial"/>
                <w:b w:val="0"/>
                <w:color w:val="333333"/>
                <w:sz w:val="20"/>
                <w:szCs w:val="20"/>
              </w:rPr>
              <w:t xml:space="preserve"> </w:t>
            </w:r>
            <w:r w:rsidRPr="006D7EFA">
              <w:rPr>
                <w:rStyle w:val="src"/>
                <w:rFonts w:ascii="Arial" w:hAnsi="Arial" w:cs="Arial"/>
                <w:b/>
                <w:color w:val="333333"/>
                <w:sz w:val="20"/>
                <w:szCs w:val="20"/>
              </w:rPr>
              <w:t>Intrinsic Motivation</w:t>
            </w:r>
          </w:p>
        </w:tc>
      </w:tr>
      <w:tr w:rsidR="00F50B9C" w:rsidRPr="003C4BCB" w14:paraId="5484813D" w14:textId="77777777" w:rsidTr="006D7EFA">
        <w:trPr>
          <w:trHeight w:val="407"/>
        </w:trPr>
        <w:tc>
          <w:tcPr>
            <w:tcW w:w="3261" w:type="dxa"/>
            <w:tcBorders>
              <w:top w:val="nil"/>
              <w:left w:val="nil"/>
              <w:bottom w:val="nil"/>
              <w:right w:val="nil"/>
            </w:tcBorders>
            <w:shd w:val="clear" w:color="auto" w:fill="auto"/>
            <w:vAlign w:val="center"/>
            <w:hideMark/>
          </w:tcPr>
          <w:p w14:paraId="488BA2B5" w14:textId="77777777" w:rsidR="00F50B9C" w:rsidRPr="003C4BCB" w:rsidRDefault="00F50B9C" w:rsidP="006D7EFA">
            <w:pPr>
              <w:widowControl/>
              <w:ind w:firstLineChars="100" w:firstLine="200"/>
              <w:jc w:val="left"/>
              <w:rPr>
                <w:rFonts w:ascii="DengXian" w:eastAsia="DengXian" w:hAnsi="DengXian" w:cs="宋体"/>
                <w:b/>
                <w:bCs/>
                <w:color w:val="000000"/>
                <w:kern w:val="0"/>
                <w:sz w:val="20"/>
              </w:rPr>
            </w:pPr>
            <w:bookmarkStart w:id="150" w:name="_Hlk80867235"/>
            <w:bookmarkStart w:id="151" w:name="_Hlk80920695"/>
            <w:bookmarkEnd w:id="149"/>
            <w:r w:rsidRPr="003C4BCB">
              <w:rPr>
                <w:rFonts w:ascii="DengXian" w:eastAsia="DengXian" w:hAnsi="DengXian" w:cs="宋体" w:hint="eastAsia"/>
                <w:b/>
                <w:bCs/>
                <w:color w:val="000000"/>
                <w:kern w:val="0"/>
                <w:sz w:val="20"/>
              </w:rPr>
              <w:t>Perceived Competence</w:t>
            </w:r>
            <w:r w:rsidR="001375E7">
              <w:rPr>
                <w:rFonts w:ascii="DengXian" w:eastAsia="DengXian" w:hAnsi="DengXian" w:cs="宋体"/>
                <w:b/>
                <w:bCs/>
                <w:color w:val="000000"/>
                <w:kern w:val="0"/>
                <w:sz w:val="20"/>
              </w:rPr>
              <w:t xml:space="preserve"> (PCO)</w:t>
            </w:r>
          </w:p>
        </w:tc>
        <w:tc>
          <w:tcPr>
            <w:tcW w:w="6088" w:type="dxa"/>
            <w:tcBorders>
              <w:top w:val="nil"/>
              <w:left w:val="nil"/>
              <w:bottom w:val="nil"/>
              <w:right w:val="nil"/>
            </w:tcBorders>
            <w:shd w:val="clear" w:color="auto" w:fill="auto"/>
            <w:vAlign w:val="center"/>
            <w:hideMark/>
          </w:tcPr>
          <w:p w14:paraId="2FEDE55A" w14:textId="77777777" w:rsidR="00F50B9C" w:rsidRPr="006D7EFA" w:rsidRDefault="006D7EFA" w:rsidP="00822780">
            <w:pPr>
              <w:widowControl/>
              <w:jc w:val="left"/>
              <w:rPr>
                <w:rFonts w:ascii="DengXian" w:eastAsia="DengXian" w:hAnsi="DengXian" w:cs="宋体"/>
                <w:b/>
                <w:bCs/>
                <w:color w:val="000000"/>
                <w:kern w:val="0"/>
                <w:sz w:val="20"/>
              </w:rPr>
            </w:pPr>
            <w:r w:rsidRPr="006D7EFA">
              <w:rPr>
                <w:rFonts w:ascii="DengXian" w:eastAsia="DengXian" w:hAnsi="DengXian" w:cs="宋体"/>
                <w:b/>
                <w:bCs/>
                <w:color w:val="000000"/>
                <w:kern w:val="0"/>
                <w:sz w:val="20"/>
              </w:rPr>
              <w:t>P</w:t>
            </w:r>
            <w:r w:rsidRPr="006D7EFA">
              <w:rPr>
                <w:rFonts w:ascii="DengXian" w:eastAsia="DengXian" w:hAnsi="DengXian" w:cs="宋体" w:hint="eastAsia"/>
                <w:b/>
                <w:bCs/>
                <w:color w:val="000000"/>
                <w:kern w:val="0"/>
                <w:sz w:val="20"/>
              </w:rPr>
              <w:t>ositive predictor</w:t>
            </w:r>
            <w:r w:rsidRPr="006D7EFA">
              <w:rPr>
                <w:rFonts w:ascii="DengXian" w:eastAsia="DengXian" w:hAnsi="DengXian" w:cs="宋体"/>
                <w:b/>
                <w:bCs/>
                <w:color w:val="000000"/>
                <w:kern w:val="0"/>
                <w:sz w:val="20"/>
              </w:rPr>
              <w:t xml:space="preserve"> of</w:t>
            </w:r>
            <w:r w:rsidRPr="006D7EFA">
              <w:rPr>
                <w:rStyle w:val="10"/>
                <w:rFonts w:ascii="Arial" w:hAnsi="Arial" w:cs="Arial"/>
                <w:b w:val="0"/>
                <w:color w:val="333333"/>
                <w:sz w:val="20"/>
                <w:szCs w:val="20"/>
              </w:rPr>
              <w:t xml:space="preserve"> </w:t>
            </w:r>
            <w:r w:rsidRPr="006D7EFA">
              <w:rPr>
                <w:rStyle w:val="src"/>
                <w:rFonts w:ascii="Arial" w:hAnsi="Arial" w:cs="Arial"/>
                <w:b/>
                <w:color w:val="333333"/>
                <w:sz w:val="20"/>
                <w:szCs w:val="20"/>
              </w:rPr>
              <w:t>Intrinsic Motivation</w:t>
            </w:r>
          </w:p>
        </w:tc>
      </w:tr>
      <w:bookmarkEnd w:id="150"/>
      <w:tr w:rsidR="00F50B9C" w:rsidRPr="003C4BCB" w14:paraId="13879852" w14:textId="77777777" w:rsidTr="006D7EFA">
        <w:trPr>
          <w:trHeight w:val="381"/>
        </w:trPr>
        <w:tc>
          <w:tcPr>
            <w:tcW w:w="3261" w:type="dxa"/>
            <w:tcBorders>
              <w:top w:val="nil"/>
              <w:left w:val="nil"/>
              <w:bottom w:val="nil"/>
              <w:right w:val="nil"/>
            </w:tcBorders>
            <w:shd w:val="clear" w:color="auto" w:fill="auto"/>
            <w:vAlign w:val="center"/>
            <w:hideMark/>
          </w:tcPr>
          <w:p w14:paraId="7A5EEF4D" w14:textId="77777777" w:rsidR="00F50B9C" w:rsidRPr="003C4BCB" w:rsidRDefault="00F50B9C" w:rsidP="006D7EFA">
            <w:pPr>
              <w:widowControl/>
              <w:ind w:firstLineChars="100" w:firstLine="200"/>
              <w:jc w:val="left"/>
              <w:rPr>
                <w:rFonts w:ascii="DengXian" w:eastAsia="DengXian" w:hAnsi="DengXian" w:cs="宋体"/>
                <w:b/>
                <w:bCs/>
                <w:color w:val="000000"/>
                <w:kern w:val="0"/>
                <w:sz w:val="20"/>
              </w:rPr>
            </w:pPr>
            <w:r w:rsidRPr="003C4BCB">
              <w:rPr>
                <w:rFonts w:ascii="DengXian" w:eastAsia="DengXian" w:hAnsi="DengXian" w:cs="宋体" w:hint="eastAsia"/>
                <w:b/>
                <w:bCs/>
                <w:color w:val="000000"/>
                <w:kern w:val="0"/>
                <w:sz w:val="20"/>
              </w:rPr>
              <w:t>Perceived Choice</w:t>
            </w:r>
            <w:r w:rsidR="001375E7">
              <w:rPr>
                <w:rFonts w:ascii="DengXian" w:eastAsia="DengXian" w:hAnsi="DengXian" w:cs="宋体"/>
                <w:b/>
                <w:bCs/>
                <w:color w:val="000000"/>
                <w:kern w:val="0"/>
                <w:sz w:val="20"/>
              </w:rPr>
              <w:t xml:space="preserve"> (PCH)</w:t>
            </w:r>
          </w:p>
        </w:tc>
        <w:tc>
          <w:tcPr>
            <w:tcW w:w="6088" w:type="dxa"/>
            <w:tcBorders>
              <w:top w:val="nil"/>
              <w:left w:val="nil"/>
              <w:bottom w:val="nil"/>
              <w:right w:val="nil"/>
            </w:tcBorders>
            <w:shd w:val="clear" w:color="auto" w:fill="auto"/>
            <w:vAlign w:val="center"/>
            <w:hideMark/>
          </w:tcPr>
          <w:p w14:paraId="270F5DA0" w14:textId="77777777" w:rsidR="00F50B9C" w:rsidRPr="006D7EFA" w:rsidRDefault="006D7EFA" w:rsidP="00822780">
            <w:pPr>
              <w:widowControl/>
              <w:jc w:val="left"/>
              <w:rPr>
                <w:rFonts w:ascii="DengXian" w:eastAsia="DengXian" w:hAnsi="DengXian" w:cs="宋体"/>
                <w:b/>
                <w:bCs/>
                <w:color w:val="000000"/>
                <w:kern w:val="0"/>
                <w:sz w:val="20"/>
              </w:rPr>
            </w:pPr>
            <w:r w:rsidRPr="006D7EFA">
              <w:rPr>
                <w:rFonts w:ascii="DengXian" w:eastAsia="DengXian" w:hAnsi="DengXian" w:cs="宋体"/>
                <w:b/>
                <w:bCs/>
                <w:color w:val="000000"/>
                <w:kern w:val="0"/>
                <w:sz w:val="20"/>
              </w:rPr>
              <w:t>P</w:t>
            </w:r>
            <w:r w:rsidRPr="006D7EFA">
              <w:rPr>
                <w:rFonts w:ascii="DengXian" w:eastAsia="DengXian" w:hAnsi="DengXian" w:cs="宋体" w:hint="eastAsia"/>
                <w:b/>
                <w:bCs/>
                <w:color w:val="000000"/>
                <w:kern w:val="0"/>
                <w:sz w:val="20"/>
              </w:rPr>
              <w:t>ositive predictor</w:t>
            </w:r>
            <w:r w:rsidRPr="006D7EFA">
              <w:rPr>
                <w:rFonts w:ascii="DengXian" w:eastAsia="DengXian" w:hAnsi="DengXian" w:cs="宋体"/>
                <w:b/>
                <w:bCs/>
                <w:color w:val="000000"/>
                <w:kern w:val="0"/>
                <w:sz w:val="20"/>
              </w:rPr>
              <w:t xml:space="preserve"> of</w:t>
            </w:r>
            <w:r w:rsidRPr="006D7EFA">
              <w:rPr>
                <w:rStyle w:val="10"/>
                <w:rFonts w:ascii="Arial" w:hAnsi="Arial" w:cs="Arial"/>
                <w:b w:val="0"/>
                <w:color w:val="333333"/>
                <w:sz w:val="20"/>
                <w:szCs w:val="20"/>
              </w:rPr>
              <w:t xml:space="preserve"> </w:t>
            </w:r>
            <w:r w:rsidRPr="006D7EFA">
              <w:rPr>
                <w:rStyle w:val="src"/>
                <w:rFonts w:ascii="Arial" w:hAnsi="Arial" w:cs="Arial"/>
                <w:b/>
                <w:color w:val="333333"/>
                <w:sz w:val="20"/>
                <w:szCs w:val="20"/>
              </w:rPr>
              <w:t>Intrinsic Motivation</w:t>
            </w:r>
          </w:p>
        </w:tc>
      </w:tr>
      <w:tr w:rsidR="00F50B9C" w:rsidRPr="003C4BCB" w14:paraId="518DD7DA" w14:textId="77777777" w:rsidTr="006D7EFA">
        <w:trPr>
          <w:trHeight w:val="418"/>
        </w:trPr>
        <w:tc>
          <w:tcPr>
            <w:tcW w:w="3261" w:type="dxa"/>
            <w:tcBorders>
              <w:top w:val="nil"/>
              <w:left w:val="nil"/>
              <w:bottom w:val="single" w:sz="8" w:space="0" w:color="000000"/>
              <w:right w:val="nil"/>
            </w:tcBorders>
            <w:shd w:val="clear" w:color="auto" w:fill="auto"/>
            <w:vAlign w:val="center"/>
            <w:hideMark/>
          </w:tcPr>
          <w:p w14:paraId="53EB496B" w14:textId="77777777" w:rsidR="00F50B9C" w:rsidRPr="003C4BCB" w:rsidRDefault="00F50B9C" w:rsidP="006D7EFA">
            <w:pPr>
              <w:widowControl/>
              <w:ind w:firstLineChars="100" w:firstLine="200"/>
              <w:jc w:val="left"/>
              <w:rPr>
                <w:rFonts w:ascii="DengXian" w:eastAsia="DengXian" w:hAnsi="DengXian" w:cs="宋体"/>
                <w:b/>
                <w:bCs/>
                <w:color w:val="000000"/>
                <w:kern w:val="0"/>
                <w:sz w:val="20"/>
              </w:rPr>
            </w:pPr>
            <w:r w:rsidRPr="003C4BCB">
              <w:rPr>
                <w:rFonts w:ascii="DengXian" w:eastAsia="DengXian" w:hAnsi="DengXian" w:cs="宋体" w:hint="eastAsia"/>
                <w:b/>
                <w:bCs/>
                <w:color w:val="000000"/>
                <w:kern w:val="0"/>
                <w:sz w:val="20"/>
              </w:rPr>
              <w:t xml:space="preserve">Pressure </w:t>
            </w:r>
            <w:r w:rsidR="000A1D91">
              <w:rPr>
                <w:rFonts w:ascii="DengXian" w:eastAsia="DengXian" w:hAnsi="DengXian" w:cs="宋体"/>
                <w:b/>
                <w:bCs/>
                <w:color w:val="000000"/>
                <w:kern w:val="0"/>
                <w:sz w:val="20"/>
              </w:rPr>
              <w:t xml:space="preserve">and </w:t>
            </w:r>
            <w:r w:rsidRPr="003C4BCB">
              <w:rPr>
                <w:rFonts w:ascii="DengXian" w:eastAsia="DengXian" w:hAnsi="DengXian" w:cs="宋体" w:hint="eastAsia"/>
                <w:b/>
                <w:bCs/>
                <w:color w:val="000000"/>
                <w:kern w:val="0"/>
                <w:sz w:val="20"/>
              </w:rPr>
              <w:t>Tension</w:t>
            </w:r>
            <w:r w:rsidR="001375E7">
              <w:rPr>
                <w:rFonts w:ascii="DengXian" w:eastAsia="DengXian" w:hAnsi="DengXian" w:cs="宋体"/>
                <w:b/>
                <w:bCs/>
                <w:color w:val="000000"/>
                <w:kern w:val="0"/>
                <w:sz w:val="20"/>
              </w:rPr>
              <w:t xml:space="preserve"> (PT)</w:t>
            </w:r>
          </w:p>
        </w:tc>
        <w:tc>
          <w:tcPr>
            <w:tcW w:w="6088" w:type="dxa"/>
            <w:tcBorders>
              <w:top w:val="nil"/>
              <w:left w:val="nil"/>
              <w:bottom w:val="single" w:sz="8" w:space="0" w:color="000000"/>
              <w:right w:val="nil"/>
            </w:tcBorders>
            <w:shd w:val="clear" w:color="auto" w:fill="auto"/>
            <w:vAlign w:val="center"/>
            <w:hideMark/>
          </w:tcPr>
          <w:p w14:paraId="046C8097" w14:textId="77777777" w:rsidR="00F50B9C" w:rsidRPr="006D7EFA" w:rsidRDefault="006D7EFA" w:rsidP="00822780">
            <w:pPr>
              <w:widowControl/>
              <w:jc w:val="left"/>
              <w:rPr>
                <w:rFonts w:ascii="DengXian" w:eastAsia="DengXian" w:hAnsi="DengXian" w:cs="宋体"/>
                <w:b/>
                <w:bCs/>
                <w:color w:val="000000"/>
                <w:kern w:val="0"/>
                <w:sz w:val="20"/>
              </w:rPr>
            </w:pPr>
            <w:r w:rsidRPr="006D7EFA">
              <w:rPr>
                <w:rFonts w:ascii="DengXian" w:eastAsia="DengXian" w:hAnsi="DengXian" w:cs="宋体"/>
                <w:b/>
                <w:bCs/>
                <w:color w:val="000000"/>
                <w:kern w:val="0"/>
                <w:sz w:val="20"/>
              </w:rPr>
              <w:t>N</w:t>
            </w:r>
            <w:r w:rsidR="00F50B9C" w:rsidRPr="006D7EFA">
              <w:rPr>
                <w:rFonts w:ascii="DengXian" w:eastAsia="DengXian" w:hAnsi="DengXian" w:cs="宋体" w:hint="eastAsia"/>
                <w:b/>
                <w:bCs/>
                <w:color w:val="000000"/>
                <w:kern w:val="0"/>
                <w:sz w:val="20"/>
              </w:rPr>
              <w:t>egative predictor</w:t>
            </w:r>
            <w:r w:rsidRPr="006D7EFA">
              <w:rPr>
                <w:rFonts w:ascii="DengXian" w:eastAsia="DengXian" w:hAnsi="DengXian" w:cs="宋体"/>
                <w:b/>
                <w:bCs/>
                <w:color w:val="000000"/>
                <w:kern w:val="0"/>
                <w:sz w:val="20"/>
              </w:rPr>
              <w:t xml:space="preserve"> of</w:t>
            </w:r>
            <w:r w:rsidRPr="006D7EFA">
              <w:rPr>
                <w:rStyle w:val="10"/>
                <w:rFonts w:ascii="Arial" w:hAnsi="Arial" w:cs="Arial"/>
                <w:b w:val="0"/>
                <w:color w:val="333333"/>
                <w:sz w:val="20"/>
                <w:szCs w:val="20"/>
              </w:rPr>
              <w:t xml:space="preserve"> </w:t>
            </w:r>
            <w:r w:rsidRPr="006D7EFA">
              <w:rPr>
                <w:rStyle w:val="src"/>
                <w:rFonts w:ascii="Arial" w:hAnsi="Arial" w:cs="Arial"/>
                <w:b/>
                <w:color w:val="333333"/>
                <w:sz w:val="20"/>
                <w:szCs w:val="20"/>
              </w:rPr>
              <w:t>Intrinsic Motivation</w:t>
            </w:r>
          </w:p>
        </w:tc>
      </w:tr>
    </w:tbl>
    <w:bookmarkEnd w:id="151"/>
    <w:p w14:paraId="499EAC79" w14:textId="77777777" w:rsidR="00DF7CDB" w:rsidRPr="00E27A6E" w:rsidRDefault="00DF7CDB" w:rsidP="000D119E">
      <w:pPr>
        <w:widowControl/>
        <w:contextualSpacing/>
        <w:jc w:val="center"/>
        <w:rPr>
          <w:rStyle w:val="src"/>
          <w:rFonts w:ascii="Arial" w:hAnsi="Arial" w:cs="Arial"/>
          <w:sz w:val="18"/>
          <w:szCs w:val="20"/>
        </w:rPr>
      </w:pPr>
      <w:r w:rsidRPr="00E27A6E">
        <w:rPr>
          <w:rStyle w:val="src"/>
          <w:rFonts w:ascii="Arial" w:hAnsi="Arial" w:cs="Arial"/>
          <w:sz w:val="18"/>
          <w:szCs w:val="20"/>
        </w:rPr>
        <w:t>T</w:t>
      </w:r>
      <w:r w:rsidRPr="00E27A6E">
        <w:rPr>
          <w:rStyle w:val="src"/>
          <w:rFonts w:ascii="Arial" w:hAnsi="Arial" w:cs="Arial" w:hint="eastAsia"/>
          <w:sz w:val="18"/>
          <w:szCs w:val="20"/>
        </w:rPr>
        <w:t>able</w:t>
      </w:r>
      <w:r w:rsidRPr="00E27A6E">
        <w:rPr>
          <w:rStyle w:val="src"/>
          <w:rFonts w:ascii="Arial" w:hAnsi="Arial" w:cs="Arial"/>
          <w:sz w:val="18"/>
          <w:szCs w:val="20"/>
        </w:rPr>
        <w:t xml:space="preserve"> 3. The factors of IMI with descriptions.</w:t>
      </w:r>
    </w:p>
    <w:p w14:paraId="674B7579" w14:textId="77777777" w:rsidR="00DF7CDB" w:rsidRDefault="00DF7CDB" w:rsidP="00DF7CDB">
      <w:pPr>
        <w:pStyle w:val="a3"/>
        <w:widowControl/>
        <w:ind w:left="720" w:firstLineChars="0" w:firstLine="0"/>
        <w:contextualSpacing/>
        <w:rPr>
          <w:rStyle w:val="src"/>
          <w:rFonts w:ascii="Arial" w:hAnsi="Arial" w:cs="Arial"/>
          <w:color w:val="333333"/>
          <w:sz w:val="20"/>
          <w:szCs w:val="20"/>
        </w:rPr>
      </w:pPr>
    </w:p>
    <w:tbl>
      <w:tblPr>
        <w:tblW w:w="8537" w:type="dxa"/>
        <w:jc w:val="center"/>
        <w:tblLook w:val="04A0" w:firstRow="1" w:lastRow="0" w:firstColumn="1" w:lastColumn="0" w:noHBand="0" w:noVBand="1"/>
      </w:tblPr>
      <w:tblGrid>
        <w:gridCol w:w="2694"/>
        <w:gridCol w:w="5843"/>
      </w:tblGrid>
      <w:tr w:rsidR="00DF7CDB" w:rsidRPr="007C3273" w14:paraId="37243C4D" w14:textId="77777777" w:rsidTr="006D7EFA">
        <w:trPr>
          <w:trHeight w:val="120"/>
          <w:jc w:val="center"/>
        </w:trPr>
        <w:tc>
          <w:tcPr>
            <w:tcW w:w="2694" w:type="dxa"/>
            <w:tcBorders>
              <w:top w:val="single" w:sz="8" w:space="0" w:color="000000"/>
              <w:left w:val="nil"/>
              <w:bottom w:val="single" w:sz="8" w:space="0" w:color="000000"/>
              <w:right w:val="nil"/>
            </w:tcBorders>
            <w:shd w:val="clear" w:color="auto" w:fill="auto"/>
            <w:vAlign w:val="center"/>
            <w:hideMark/>
          </w:tcPr>
          <w:p w14:paraId="54E682CA" w14:textId="77777777" w:rsidR="00DF7CDB" w:rsidRPr="007C3273" w:rsidRDefault="00DF7CDB" w:rsidP="00A3387C">
            <w:pPr>
              <w:widowControl/>
              <w:ind w:firstLineChars="100" w:firstLine="200"/>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Factor</w:t>
            </w:r>
          </w:p>
        </w:tc>
        <w:tc>
          <w:tcPr>
            <w:tcW w:w="5843" w:type="dxa"/>
            <w:tcBorders>
              <w:top w:val="single" w:sz="8" w:space="0" w:color="000000"/>
              <w:left w:val="nil"/>
              <w:bottom w:val="single" w:sz="8" w:space="0" w:color="000000"/>
              <w:right w:val="nil"/>
            </w:tcBorders>
            <w:shd w:val="clear" w:color="auto" w:fill="auto"/>
            <w:vAlign w:val="center"/>
            <w:hideMark/>
          </w:tcPr>
          <w:p w14:paraId="2A346570" w14:textId="77777777" w:rsidR="00DF7CDB" w:rsidRPr="007C3273" w:rsidRDefault="00DF7CDB" w:rsidP="00A3387C">
            <w:pPr>
              <w:widowControl/>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Definition</w:t>
            </w:r>
          </w:p>
        </w:tc>
      </w:tr>
      <w:tr w:rsidR="00DF7CDB" w:rsidRPr="007C3273" w14:paraId="79003660" w14:textId="77777777" w:rsidTr="006D7EFA">
        <w:trPr>
          <w:trHeight w:val="312"/>
          <w:jc w:val="center"/>
        </w:trPr>
        <w:tc>
          <w:tcPr>
            <w:tcW w:w="2694" w:type="dxa"/>
            <w:tcBorders>
              <w:top w:val="nil"/>
              <w:left w:val="nil"/>
              <w:bottom w:val="nil"/>
              <w:right w:val="nil"/>
            </w:tcBorders>
            <w:shd w:val="clear" w:color="auto" w:fill="auto"/>
            <w:vAlign w:val="center"/>
            <w:hideMark/>
          </w:tcPr>
          <w:p w14:paraId="042A1BCF" w14:textId="77777777" w:rsidR="00DF7CDB" w:rsidRPr="007C3273" w:rsidRDefault="00DF7CDB" w:rsidP="006D7EFA">
            <w:pPr>
              <w:widowControl/>
              <w:ind w:firstLineChars="100" w:firstLine="200"/>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Aesthetic Appeal</w:t>
            </w:r>
            <w:r w:rsidR="001375E7">
              <w:rPr>
                <w:rFonts w:ascii="DengXian" w:eastAsia="DengXian" w:hAnsi="DengXian" w:cs="宋体"/>
                <w:b/>
                <w:bCs/>
                <w:color w:val="000000"/>
                <w:kern w:val="0"/>
                <w:sz w:val="20"/>
              </w:rPr>
              <w:t xml:space="preserve"> (AE)</w:t>
            </w:r>
          </w:p>
        </w:tc>
        <w:tc>
          <w:tcPr>
            <w:tcW w:w="5843" w:type="dxa"/>
            <w:tcBorders>
              <w:top w:val="nil"/>
              <w:left w:val="nil"/>
              <w:bottom w:val="nil"/>
              <w:right w:val="nil"/>
            </w:tcBorders>
            <w:shd w:val="clear" w:color="auto" w:fill="auto"/>
            <w:vAlign w:val="center"/>
            <w:hideMark/>
          </w:tcPr>
          <w:p w14:paraId="5E7992C3" w14:textId="77777777" w:rsidR="00DF7CDB" w:rsidRPr="007C3273" w:rsidRDefault="00DF7CDB" w:rsidP="00A3387C">
            <w:pPr>
              <w:widowControl/>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The users' perception of the visual appearance of a computer application interface</w:t>
            </w:r>
          </w:p>
        </w:tc>
      </w:tr>
      <w:tr w:rsidR="00DF7CDB" w:rsidRPr="007C3273" w14:paraId="0042106C" w14:textId="77777777" w:rsidTr="006D7EFA">
        <w:trPr>
          <w:trHeight w:val="232"/>
          <w:jc w:val="center"/>
        </w:trPr>
        <w:tc>
          <w:tcPr>
            <w:tcW w:w="2694" w:type="dxa"/>
            <w:tcBorders>
              <w:top w:val="nil"/>
              <w:left w:val="nil"/>
              <w:bottom w:val="nil"/>
              <w:right w:val="nil"/>
            </w:tcBorders>
            <w:shd w:val="clear" w:color="auto" w:fill="auto"/>
            <w:vAlign w:val="center"/>
            <w:hideMark/>
          </w:tcPr>
          <w:p w14:paraId="18330487" w14:textId="77777777" w:rsidR="00DF7CDB" w:rsidRPr="007C3273" w:rsidRDefault="00DF7CDB" w:rsidP="006D7EFA">
            <w:pPr>
              <w:widowControl/>
              <w:ind w:firstLineChars="100" w:firstLine="200"/>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Focused Attention</w:t>
            </w:r>
            <w:r w:rsidR="001375E7">
              <w:rPr>
                <w:rFonts w:ascii="DengXian" w:eastAsia="DengXian" w:hAnsi="DengXian" w:cs="宋体"/>
                <w:b/>
                <w:bCs/>
                <w:color w:val="000000"/>
                <w:kern w:val="0"/>
                <w:sz w:val="20"/>
              </w:rPr>
              <w:t xml:space="preserve"> (FA)</w:t>
            </w:r>
          </w:p>
        </w:tc>
        <w:tc>
          <w:tcPr>
            <w:tcW w:w="5843" w:type="dxa"/>
            <w:tcBorders>
              <w:top w:val="nil"/>
              <w:left w:val="nil"/>
              <w:bottom w:val="nil"/>
              <w:right w:val="nil"/>
            </w:tcBorders>
            <w:shd w:val="clear" w:color="auto" w:fill="auto"/>
            <w:vAlign w:val="center"/>
            <w:hideMark/>
          </w:tcPr>
          <w:p w14:paraId="7841680F" w14:textId="77777777" w:rsidR="00DF7CDB" w:rsidRPr="007C3273" w:rsidRDefault="00DF7CDB" w:rsidP="00A3387C">
            <w:pPr>
              <w:widowControl/>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The concentration of mental activity</w:t>
            </w:r>
            <w:r w:rsidRPr="004E4EB2">
              <w:rPr>
                <w:rFonts w:ascii="DengXian" w:eastAsia="DengXian" w:hAnsi="DengXian" w:cs="宋体"/>
                <w:color w:val="000000"/>
                <w:kern w:val="0"/>
                <w:sz w:val="20"/>
              </w:rPr>
              <w:fldChar w:fldCharType="begin" w:fldLock="1"/>
            </w:r>
            <w:r>
              <w:rPr>
                <w:rFonts w:ascii="DengXian" w:eastAsia="DengXian" w:hAnsi="DengXian" w:cs="宋体"/>
                <w:color w:val="000000"/>
                <w:kern w:val="0"/>
                <w:sz w:val="20"/>
              </w:rPr>
              <w:instrText>ADDIN CSL_CITATION {"citationItems":[{"id":"ITEM-1","itemData":{"author":[{"dropping-particle":"","family":"Matlin","given":"Margaret","non-dropping-particle":"","parse-names":false,"suffix":""},{"dropping-particle":"","family":"Gullickson","given":"Terri","non-dropping-particle":"","parse-names":false,"suffix":""}],"container-title":"Psyccritiques","id":"ITEM-1","issue":"7","issued":{"date-parts":[["1995"]]},"title":"Cognition Without Reason: A Farewell to the Cognitive Revolution","type":"article-journal","volume":"40"},"uris":["http://www.mendeley.com/documents/?uuid=3a3fd568-e04f-4030-a3a0-f37ebcc74bcd"]}],"mendeley":{"formattedCitation":"[28]","plainTextFormattedCitation":"[28]","previouslyFormattedCitation":"[28]"},"properties":{"noteIndex":0},"schema":"https://github.com/citation-style-language/schema/raw/master/csl-citation.json"}</w:instrText>
            </w:r>
            <w:r w:rsidRPr="004E4EB2">
              <w:rPr>
                <w:rFonts w:ascii="DengXian" w:eastAsia="DengXian" w:hAnsi="DengXian" w:cs="宋体"/>
                <w:color w:val="000000"/>
                <w:kern w:val="0"/>
                <w:sz w:val="20"/>
              </w:rPr>
              <w:fldChar w:fldCharType="separate"/>
            </w:r>
            <w:r w:rsidRPr="004E4EB2">
              <w:rPr>
                <w:rFonts w:ascii="DengXian" w:eastAsia="DengXian" w:hAnsi="DengXian" w:cs="宋体"/>
                <w:noProof/>
                <w:color w:val="000000"/>
                <w:kern w:val="0"/>
                <w:sz w:val="20"/>
              </w:rPr>
              <w:t>[28]</w:t>
            </w:r>
            <w:r w:rsidRPr="004E4EB2">
              <w:rPr>
                <w:rFonts w:ascii="DengXian" w:eastAsia="DengXian" w:hAnsi="DengXian" w:cs="宋体"/>
                <w:color w:val="000000"/>
                <w:kern w:val="0"/>
                <w:sz w:val="20"/>
              </w:rPr>
              <w:fldChar w:fldCharType="end"/>
            </w:r>
            <w:r w:rsidRPr="007C3273">
              <w:rPr>
                <w:rFonts w:ascii="DengXian" w:eastAsia="DengXian" w:hAnsi="DengXian" w:cs="宋体" w:hint="eastAsia"/>
                <w:b/>
                <w:bCs/>
                <w:color w:val="000000"/>
                <w:kern w:val="0"/>
                <w:sz w:val="20"/>
              </w:rPr>
              <w:t>; contained some elements of Flow, specifically focused concentration, absorption, and temporal dissociation</w:t>
            </w:r>
            <w:r>
              <w:rPr>
                <w:rFonts w:ascii="DengXian" w:eastAsia="DengXian" w:hAnsi="DengXian" w:cs="宋体"/>
                <w:b/>
                <w:bCs/>
                <w:color w:val="000000"/>
                <w:kern w:val="0"/>
                <w:sz w:val="20"/>
              </w:rPr>
              <w:fldChar w:fldCharType="begin" w:fldLock="1"/>
            </w:r>
            <w:r>
              <w:rPr>
                <w:rFonts w:ascii="DengXian" w:eastAsia="DengXian" w:hAnsi="DengXian" w:cs="宋体"/>
                <w:b/>
                <w:bCs/>
                <w:color w:val="000000"/>
                <w:kern w:val="0"/>
                <w:sz w:val="20"/>
              </w:rPr>
              <w:instrText>ADDIN CSL_CITATION {"citationItems":[{"id":"ITEM-1","itemData":{"author":[{"dropping-particle":"","family":"Csikszentmihalyi","given":"Mihaly","non-dropping-particle":"","parse-names":false,"suffix":""},{"dropping-particle":"","family":"Csikzentmihaly","given":"Mihaly","non-dropping-particle":"","parse-names":false,"suffix":""}],"id":"ITEM-1","issued":{"date-parts":[["1990"]]},"publisher":"Harper \\&amp; Row New York","title":"Flow: The psychology of optimal experience","type":"book","volume":"1990"},"uris":["http://www.mendeley.com/documents/?uuid=d22a922f-2f91-4321-b3ac-ce855f44650a"]}],"mendeley":{"formattedCitation":"[29]","plainTextFormattedCitation":"[29]","previouslyFormattedCitation":"[29]"},"properties":{"noteIndex":0},"schema":"https://github.com/citation-style-language/schema/raw/master/csl-citation.json"}</w:instrText>
            </w:r>
            <w:r>
              <w:rPr>
                <w:rFonts w:ascii="DengXian" w:eastAsia="DengXian" w:hAnsi="DengXian" w:cs="宋体"/>
                <w:b/>
                <w:bCs/>
                <w:color w:val="000000"/>
                <w:kern w:val="0"/>
                <w:sz w:val="20"/>
              </w:rPr>
              <w:fldChar w:fldCharType="separate"/>
            </w:r>
            <w:r w:rsidRPr="004E4EB2">
              <w:rPr>
                <w:rFonts w:ascii="DengXian" w:eastAsia="DengXian" w:hAnsi="DengXian" w:cs="宋体"/>
                <w:bCs/>
                <w:noProof/>
                <w:color w:val="000000"/>
                <w:kern w:val="0"/>
                <w:sz w:val="20"/>
              </w:rPr>
              <w:t>[29]</w:t>
            </w:r>
            <w:r>
              <w:rPr>
                <w:rFonts w:ascii="DengXian" w:eastAsia="DengXian" w:hAnsi="DengXian" w:cs="宋体"/>
                <w:b/>
                <w:bCs/>
                <w:color w:val="000000"/>
                <w:kern w:val="0"/>
                <w:sz w:val="20"/>
              </w:rPr>
              <w:fldChar w:fldCharType="end"/>
            </w:r>
            <w:r>
              <w:rPr>
                <w:rFonts w:ascii="DengXian" w:eastAsia="DengXian" w:hAnsi="DengXian" w:cs="宋体"/>
                <w:b/>
                <w:bCs/>
                <w:color w:val="000000"/>
                <w:kern w:val="0"/>
                <w:sz w:val="20"/>
              </w:rPr>
              <w:t>.</w:t>
            </w:r>
            <w:r w:rsidRPr="007C3273">
              <w:rPr>
                <w:rFonts w:ascii="DengXian" w:eastAsia="DengXian" w:hAnsi="DengXian" w:cs="宋体" w:hint="eastAsia"/>
                <w:b/>
                <w:bCs/>
                <w:color w:val="000000"/>
                <w:kern w:val="0"/>
                <w:sz w:val="20"/>
              </w:rPr>
              <w:t xml:space="preserve"> </w:t>
            </w:r>
          </w:p>
        </w:tc>
      </w:tr>
      <w:tr w:rsidR="00DF7CDB" w:rsidRPr="007C3273" w14:paraId="11F78FF6" w14:textId="77777777" w:rsidTr="006D7EFA">
        <w:trPr>
          <w:trHeight w:val="372"/>
          <w:jc w:val="center"/>
        </w:trPr>
        <w:tc>
          <w:tcPr>
            <w:tcW w:w="2694" w:type="dxa"/>
            <w:tcBorders>
              <w:top w:val="nil"/>
              <w:left w:val="nil"/>
              <w:bottom w:val="nil"/>
              <w:right w:val="nil"/>
            </w:tcBorders>
            <w:shd w:val="clear" w:color="auto" w:fill="auto"/>
            <w:vAlign w:val="center"/>
            <w:hideMark/>
          </w:tcPr>
          <w:p w14:paraId="017CB436" w14:textId="77777777" w:rsidR="00DF7CDB" w:rsidRPr="007C3273" w:rsidRDefault="00DF7CDB" w:rsidP="006D7EFA">
            <w:pPr>
              <w:widowControl/>
              <w:ind w:firstLineChars="100" w:firstLine="200"/>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Reward Factor</w:t>
            </w:r>
            <w:r w:rsidR="001375E7">
              <w:rPr>
                <w:rFonts w:ascii="DengXian" w:eastAsia="DengXian" w:hAnsi="DengXian" w:cs="宋体"/>
                <w:b/>
                <w:bCs/>
                <w:color w:val="000000"/>
                <w:kern w:val="0"/>
                <w:sz w:val="20"/>
              </w:rPr>
              <w:t xml:space="preserve"> (R</w:t>
            </w:r>
            <w:r w:rsidR="00063447">
              <w:rPr>
                <w:rFonts w:ascii="DengXian" w:eastAsia="DengXian" w:hAnsi="DengXian" w:cs="宋体"/>
                <w:b/>
                <w:bCs/>
                <w:color w:val="000000"/>
                <w:kern w:val="0"/>
                <w:sz w:val="20"/>
              </w:rPr>
              <w:t>W</w:t>
            </w:r>
            <w:r w:rsidR="001375E7">
              <w:rPr>
                <w:rFonts w:ascii="DengXian" w:eastAsia="DengXian" w:hAnsi="DengXian" w:cs="宋体"/>
                <w:b/>
                <w:bCs/>
                <w:color w:val="000000"/>
                <w:kern w:val="0"/>
                <w:sz w:val="20"/>
              </w:rPr>
              <w:t>)</w:t>
            </w:r>
          </w:p>
        </w:tc>
        <w:tc>
          <w:tcPr>
            <w:tcW w:w="5843" w:type="dxa"/>
            <w:tcBorders>
              <w:top w:val="nil"/>
              <w:left w:val="nil"/>
              <w:bottom w:val="nil"/>
              <w:right w:val="nil"/>
            </w:tcBorders>
            <w:shd w:val="clear" w:color="auto" w:fill="auto"/>
            <w:vAlign w:val="center"/>
            <w:hideMark/>
          </w:tcPr>
          <w:p w14:paraId="281A3F35" w14:textId="77777777" w:rsidR="00DF7CDB" w:rsidRPr="007C3273" w:rsidRDefault="00DF7CDB" w:rsidP="006C4345">
            <w:pPr>
              <w:widowControl/>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Reward factor, labeled RW, which is a single set of items made up of the EN, NO and FI components in the original UES</w:t>
            </w:r>
            <w:r>
              <w:rPr>
                <w:rFonts w:ascii="DengXian" w:eastAsia="DengXian" w:hAnsi="DengXian" w:cs="宋体"/>
                <w:b/>
                <w:bCs/>
                <w:color w:val="000000"/>
                <w:kern w:val="0"/>
                <w:sz w:val="20"/>
              </w:rPr>
              <w:fldChar w:fldCharType="begin" w:fldLock="1"/>
            </w:r>
            <w:r>
              <w:rPr>
                <w:rFonts w:ascii="DengXian" w:eastAsia="DengXian" w:hAnsi="DengXian" w:cs="宋体"/>
                <w:b/>
                <w:bCs/>
                <w:color w:val="000000"/>
                <w:kern w:val="0"/>
                <w:sz w:val="20"/>
              </w:rPr>
              <w:instrText>ADDIN CSL_CITATION {"citationItems":[{"id":"ITEM-1","itemData":{"DOI":"10.1016/j.ijhcs.2018.01.004","ISSN":"10959300","abstract":"User engagement (UE) and its measurement have been of increasing interest in human-computer interaction (HCI). The User Engagement Scale (UES) is one tool developed to measure UE, and has been used in a variety of digital domains. The original UES consisted of 31-items and purported to measure six dimensions of engagement: aesthetic appeal, focused attention, novelty, perceived usability, felt involvement, and endurability. A recent synthesis of the literature questioned the original six-factors. Further, the ways in which the UES has been implemented in studies suggests there may be a need for a briefer version of the questionnaire and more effective documentation to guide its use and analysis. This research investigated and verified a four-factor structure of the UES and proposed a Short Form (SF). We employed contemporary statistical tools that were unavailable during the UES’ development to re-analyze the original data, consisting of 427 and 779 valid responses across two studies, and examined new data (N=344) gathered as part of a three-year digital library project. In this paper we detail our analyses, present a revised long and short form (SF) version of the UES, and offer guidance for researchers interested in adopting the UES and UES-SF in their own studies.","author":[{"dropping-particle":"","family":"O'Brien","given":"Heather L.","non-dropping-particle":"","parse-names":false,"suffix":""},{"dropping-particle":"","family":"Cairns","given":"Paul","non-dropping-particle":"","parse-names":false,"suffix":""},{"dropping-particle":"","family":"Hall","given":"Mark","non-dropping-particle":"","parse-names":false,"suffix":""}],"container-title":"International Journal of Human Computer Studies","id":"ITEM-1","issue":"December 2017","issued":{"date-parts":[["2018"]]},"page":"28-39","publisher":"Elsevier Ltd","title":"A practical approach to measuring user engagement with the refined user engagement scale (UES) and new UES short form","type":"article-journal","volume":"112"},"uris":["http://www.mendeley.com/documents/?uuid=0d038bd4-8b6d-4a0d-8c07-a8c1b7430509"]}],"mendeley":{"formattedCitation":"[26]","plainTextFormattedCitation":"[26]","previouslyFormattedCitation":"[26]"},"properties":{"noteIndex":0},"schema":"https://github.com/citation-style-language/schema/raw/master/csl-citation.json"}</w:instrText>
            </w:r>
            <w:r>
              <w:rPr>
                <w:rFonts w:ascii="DengXian" w:eastAsia="DengXian" w:hAnsi="DengXian" w:cs="宋体"/>
                <w:b/>
                <w:bCs/>
                <w:color w:val="000000"/>
                <w:kern w:val="0"/>
                <w:sz w:val="20"/>
              </w:rPr>
              <w:fldChar w:fldCharType="separate"/>
            </w:r>
            <w:r w:rsidRPr="004E4EB2">
              <w:rPr>
                <w:rFonts w:ascii="DengXian" w:eastAsia="DengXian" w:hAnsi="DengXian" w:cs="宋体"/>
                <w:bCs/>
                <w:noProof/>
                <w:color w:val="000000"/>
                <w:kern w:val="0"/>
                <w:sz w:val="20"/>
              </w:rPr>
              <w:t>[26]</w:t>
            </w:r>
            <w:r>
              <w:rPr>
                <w:rFonts w:ascii="DengXian" w:eastAsia="DengXian" w:hAnsi="DengXian" w:cs="宋体"/>
                <w:b/>
                <w:bCs/>
                <w:color w:val="000000"/>
                <w:kern w:val="0"/>
                <w:sz w:val="20"/>
              </w:rPr>
              <w:fldChar w:fldCharType="end"/>
            </w:r>
            <w:r w:rsidRPr="007C3273">
              <w:rPr>
                <w:rFonts w:ascii="DengXian" w:eastAsia="DengXian" w:hAnsi="DengXian" w:cs="宋体" w:hint="eastAsia"/>
                <w:b/>
                <w:bCs/>
                <w:color w:val="000000"/>
                <w:kern w:val="0"/>
                <w:sz w:val="20"/>
              </w:rPr>
              <w:t>. （</w:t>
            </w:r>
            <w:bookmarkStart w:id="152" w:name="OLE_LINK12"/>
            <w:bookmarkStart w:id="153" w:name="OLE_LINK13"/>
            <w:r w:rsidRPr="007C3273">
              <w:rPr>
                <w:rFonts w:ascii="DengXian" w:eastAsia="DengXian" w:hAnsi="DengXian" w:cs="宋体" w:hint="eastAsia"/>
                <w:b/>
                <w:bCs/>
                <w:color w:val="000000"/>
                <w:kern w:val="0"/>
                <w:sz w:val="20"/>
              </w:rPr>
              <w:t xml:space="preserve">O’Brien, H. L., Cairns, P., &amp; Hall, M. (2018). </w:t>
            </w:r>
            <w:bookmarkEnd w:id="152"/>
            <w:bookmarkEnd w:id="153"/>
          </w:p>
        </w:tc>
      </w:tr>
      <w:tr w:rsidR="00DF7CDB" w:rsidRPr="007C3273" w14:paraId="7FAE391D" w14:textId="77777777" w:rsidTr="006D7EFA">
        <w:trPr>
          <w:trHeight w:val="236"/>
          <w:jc w:val="center"/>
        </w:trPr>
        <w:tc>
          <w:tcPr>
            <w:tcW w:w="2694" w:type="dxa"/>
            <w:tcBorders>
              <w:top w:val="nil"/>
              <w:left w:val="nil"/>
              <w:bottom w:val="single" w:sz="8" w:space="0" w:color="000000"/>
              <w:right w:val="nil"/>
            </w:tcBorders>
            <w:shd w:val="clear" w:color="auto" w:fill="auto"/>
            <w:vAlign w:val="center"/>
            <w:hideMark/>
          </w:tcPr>
          <w:p w14:paraId="615A95E6" w14:textId="77777777" w:rsidR="00DF7CDB" w:rsidRPr="007C3273" w:rsidRDefault="00DF7CDB" w:rsidP="006D7EFA">
            <w:pPr>
              <w:widowControl/>
              <w:ind w:firstLineChars="100" w:firstLine="200"/>
              <w:jc w:val="left"/>
              <w:rPr>
                <w:rFonts w:ascii="DengXian" w:eastAsia="DengXian" w:hAnsi="DengXian" w:cs="宋体"/>
                <w:b/>
                <w:bCs/>
                <w:color w:val="000000"/>
                <w:kern w:val="0"/>
                <w:sz w:val="20"/>
              </w:rPr>
            </w:pPr>
            <w:r w:rsidRPr="007C3273">
              <w:rPr>
                <w:rFonts w:ascii="DengXian" w:eastAsia="DengXian" w:hAnsi="DengXian" w:cs="宋体" w:hint="eastAsia"/>
                <w:b/>
                <w:bCs/>
                <w:color w:val="000000"/>
                <w:kern w:val="0"/>
                <w:sz w:val="20"/>
              </w:rPr>
              <w:t>Perceived Usability</w:t>
            </w:r>
            <w:r w:rsidR="001375E7">
              <w:rPr>
                <w:rFonts w:ascii="DengXian" w:eastAsia="DengXian" w:hAnsi="DengXian" w:cs="宋体"/>
                <w:b/>
                <w:bCs/>
                <w:color w:val="000000"/>
                <w:kern w:val="0"/>
                <w:sz w:val="20"/>
              </w:rPr>
              <w:t xml:space="preserve"> (PU)</w:t>
            </w:r>
          </w:p>
        </w:tc>
        <w:tc>
          <w:tcPr>
            <w:tcW w:w="5843" w:type="dxa"/>
            <w:tcBorders>
              <w:top w:val="nil"/>
              <w:left w:val="nil"/>
              <w:bottom w:val="single" w:sz="8" w:space="0" w:color="000000"/>
              <w:right w:val="nil"/>
            </w:tcBorders>
            <w:shd w:val="clear" w:color="auto" w:fill="auto"/>
            <w:vAlign w:val="center"/>
            <w:hideMark/>
          </w:tcPr>
          <w:p w14:paraId="6B3587F9" w14:textId="77777777" w:rsidR="00DF7CDB" w:rsidRPr="007C3273" w:rsidRDefault="00DF7CDB" w:rsidP="006C4345">
            <w:pPr>
              <w:widowControl/>
              <w:jc w:val="left"/>
              <w:rPr>
                <w:rFonts w:ascii="DengXian" w:eastAsia="DengXian" w:hAnsi="DengXian" w:cs="宋体"/>
                <w:b/>
                <w:bCs/>
                <w:color w:val="000000"/>
                <w:kern w:val="0"/>
                <w:sz w:val="20"/>
              </w:rPr>
            </w:pPr>
            <w:bookmarkStart w:id="154" w:name="OLE_LINK37"/>
            <w:bookmarkStart w:id="155" w:name="OLE_LINK38"/>
            <w:r w:rsidRPr="007C3273">
              <w:rPr>
                <w:rFonts w:ascii="DengXian" w:eastAsia="DengXian" w:hAnsi="DengXian" w:cs="宋体" w:hint="eastAsia"/>
                <w:b/>
                <w:bCs/>
                <w:color w:val="000000"/>
                <w:kern w:val="0"/>
                <w:sz w:val="20"/>
              </w:rPr>
              <w:t xml:space="preserve">Users' </w:t>
            </w:r>
            <w:r w:rsidR="006C4345">
              <w:rPr>
                <w:rFonts w:ascii="DengXian" w:eastAsia="DengXian" w:hAnsi="DengXian" w:cs="宋体"/>
                <w:b/>
                <w:bCs/>
                <w:color w:val="000000"/>
                <w:kern w:val="0"/>
                <w:sz w:val="20"/>
              </w:rPr>
              <w:t>e</w:t>
            </w:r>
            <w:r w:rsidRPr="007C3273">
              <w:rPr>
                <w:rFonts w:ascii="DengXian" w:eastAsia="DengXian" w:hAnsi="DengXian" w:cs="宋体" w:hint="eastAsia"/>
                <w:b/>
                <w:bCs/>
                <w:color w:val="000000"/>
                <w:kern w:val="0"/>
                <w:sz w:val="20"/>
              </w:rPr>
              <w:t>ffective (e.g., frustration) and cognitive (e.g., effort) responses to the system</w:t>
            </w:r>
            <w:bookmarkEnd w:id="154"/>
            <w:bookmarkEnd w:id="155"/>
          </w:p>
        </w:tc>
      </w:tr>
    </w:tbl>
    <w:p w14:paraId="59D20FD6" w14:textId="77777777" w:rsidR="00DF7CDB" w:rsidRPr="00E27A6E" w:rsidRDefault="00E27A6E" w:rsidP="00235061">
      <w:pPr>
        <w:widowControl/>
        <w:contextualSpacing/>
        <w:jc w:val="center"/>
        <w:rPr>
          <w:rStyle w:val="src"/>
          <w:rFonts w:ascii="Arial" w:hAnsi="Arial" w:cs="Arial"/>
          <w:color w:val="333333"/>
          <w:sz w:val="18"/>
          <w:szCs w:val="20"/>
        </w:rPr>
      </w:pPr>
      <w:r>
        <w:rPr>
          <w:rStyle w:val="src"/>
          <w:rFonts w:ascii="Arial" w:hAnsi="Arial" w:cs="Arial"/>
          <w:color w:val="333333"/>
          <w:sz w:val="18"/>
          <w:szCs w:val="20"/>
        </w:rPr>
        <w:t>Ta</w:t>
      </w:r>
      <w:r w:rsidR="00DF7CDB" w:rsidRPr="00E27A6E">
        <w:rPr>
          <w:rStyle w:val="src"/>
          <w:rFonts w:ascii="Arial" w:hAnsi="Arial" w:cs="Arial" w:hint="eastAsia"/>
          <w:color w:val="333333"/>
          <w:sz w:val="18"/>
          <w:szCs w:val="20"/>
        </w:rPr>
        <w:t>ble</w:t>
      </w:r>
      <w:r w:rsidR="00DF7CDB" w:rsidRPr="00E27A6E">
        <w:rPr>
          <w:rStyle w:val="src"/>
          <w:rFonts w:ascii="Arial" w:hAnsi="Arial" w:cs="Arial"/>
          <w:color w:val="333333"/>
          <w:sz w:val="18"/>
          <w:szCs w:val="20"/>
        </w:rPr>
        <w:t xml:space="preserve"> 4. The factors of </w:t>
      </w:r>
      <w:r w:rsidR="00D44232" w:rsidRPr="00E27A6E">
        <w:rPr>
          <w:rStyle w:val="src"/>
          <w:rFonts w:ascii="Arial" w:hAnsi="Arial" w:cs="Arial"/>
          <w:color w:val="333333"/>
          <w:sz w:val="18"/>
          <w:szCs w:val="20"/>
        </w:rPr>
        <w:t>UES</w:t>
      </w:r>
      <w:r w:rsidR="00DF7CDB" w:rsidRPr="00E27A6E">
        <w:rPr>
          <w:rStyle w:val="src"/>
          <w:rFonts w:ascii="Arial" w:hAnsi="Arial" w:cs="Arial"/>
          <w:color w:val="333333"/>
          <w:sz w:val="18"/>
          <w:szCs w:val="20"/>
        </w:rPr>
        <w:t xml:space="preserve"> with definitions.</w:t>
      </w:r>
    </w:p>
    <w:p w14:paraId="6AB659C9" w14:textId="77777777" w:rsidR="00DF7CDB" w:rsidRPr="00C41D50" w:rsidRDefault="00DF7CDB" w:rsidP="00DF7CDB">
      <w:pPr>
        <w:widowControl/>
        <w:contextualSpacing/>
        <w:rPr>
          <w:rStyle w:val="src"/>
          <w:rFonts w:ascii="Arial" w:hAnsi="Arial" w:cs="Arial"/>
          <w:color w:val="333333"/>
          <w:sz w:val="20"/>
          <w:szCs w:val="20"/>
        </w:rPr>
      </w:pPr>
    </w:p>
    <w:p w14:paraId="709F5413" w14:textId="77777777" w:rsidR="00DF7CDB" w:rsidRPr="00557776" w:rsidRDefault="00510959" w:rsidP="00557776">
      <w:pPr>
        <w:rPr>
          <w:rStyle w:val="translated-span"/>
          <w:b/>
          <w:i/>
          <w:sz w:val="18"/>
          <w:szCs w:val="24"/>
        </w:rPr>
      </w:pPr>
      <w:r w:rsidRPr="00557776">
        <w:rPr>
          <w:rStyle w:val="translated-span"/>
          <w:b/>
          <w:i/>
          <w:szCs w:val="24"/>
        </w:rPr>
        <w:t>Artifact</w:t>
      </w:r>
      <w:r w:rsidR="00DF7CDB" w:rsidRPr="00557776">
        <w:rPr>
          <w:rStyle w:val="translated-span"/>
          <w:b/>
          <w:i/>
          <w:szCs w:val="24"/>
        </w:rPr>
        <w:t xml:space="preserve"> Information Test</w:t>
      </w:r>
    </w:p>
    <w:p w14:paraId="2B6957DC" w14:textId="77777777" w:rsidR="00DF7CDB" w:rsidRDefault="00DF7CDB" w:rsidP="00557776">
      <w:pPr>
        <w:rPr>
          <w:rStyle w:val="src"/>
          <w:rFonts w:ascii="Arial" w:hAnsi="Arial" w:cs="Arial"/>
          <w:color w:val="333333"/>
          <w:szCs w:val="20"/>
        </w:rPr>
      </w:pPr>
      <w:bookmarkStart w:id="156" w:name="OLE_LINK6"/>
      <w:bookmarkStart w:id="157" w:name="OLE_LINK7"/>
      <w:r w:rsidRPr="009E75C4">
        <w:rPr>
          <w:rStyle w:val="src"/>
          <w:rFonts w:ascii="Arial" w:hAnsi="Arial" w:cs="Arial"/>
          <w:color w:val="333333"/>
          <w:szCs w:val="20"/>
        </w:rPr>
        <w:t>We adopt the pretest and posttest experimental design</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{"citationItems":[{"id":"ITEM-1","itemData":{"DOI":"10.1016/j.ijhcs.2012.01.007","ISSN":"10715819","abstract":"Adaptive digital educational games (DEGs) providing players with relevant interventions can enhance gameplay experience. This advance in game design, however, renders the user experience (UX) evaluation of DEGs even more challenging. To tackle this challenge, we developed a four-dimension evaluation framework (i.e.; gaming experience, learning experience, adaptivity, and usability) and applied it to an empirical study with a DEG on teaching geography. Mixed-method approaches were adopted to collect data with 16 boys aged 10-11. Specifically, a so-called Dyadic User Experience Tests (DUxT) was employed; participants were paired up to assume different roles during gameplay. Learning efficacy was evaluated with a pre-post intervention measurement using a domain-specific questionnaire. Learning experience, gaming experiences and usability were evaluated with intensive in situ observations and interviews guided by a multidimensional scheme; content analysis of these transcribed audio data was supplemented by video analysis. Effectiveness of adaptivity algorithms was planned to be evaluated with automatic logfiles, which, unfortunately, could not be realised due to some technical problem. Nonetheless, the user-based data could offer some insights into this issue. Furthermore, we attempted to bridge the existing gap in UX research - the lack of theoretical frameworks in understanding user experience - by adopting Engeströms (1987) extended framework of Activity Theory (AT) that provides contextual information essential for understanding contradictions and breakdowns observed in the interactions between the game players. The dyadic gameplay setting allows us to explore the issue of group UX. Implications for further applications of the AT framework in the UX research, especially the interplay between evaluation and redesign (i.e.; downstream utility of UX evaluation methods), are discussed. © 2012 Elsevier Ltd.","author":[{"dropping-particle":"","family":"Law","given":"Effie Lai Chong","non-dropping-particle":"","parse-names":false,"suffix":""},{"dropping-particle":"","family":"Sun","given":"Xu","non-dropping-particle":"","parse-names":false,"suffix":""}],"container-title":"International Journal of Human Computer Studies","id":"ITEM-1","issue":"7","issued":{"date-parts":[["2012"]]},"page":"478-497","publisher":"Elsevier","title":"Evaluating user experience of adaptive digital educational games with Activity Theory","type":"article-journal","volume":"70"},"uris":["http://www.mendeley.com/documents/?uuid=6b04f4f4-e22a-4680-b279-77d676387597"]}],"mendeley":{"formattedCitation":"[30]","plainTextFormattedCitation":"[30]","previouslyFormattedCitation":"[30]"},"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[30]</w:t>
      </w:r>
      <w:r w:rsidRPr="009E75C4">
        <w:rPr>
          <w:rStyle w:val="src"/>
          <w:rFonts w:ascii="Arial" w:hAnsi="Arial" w:cs="Arial"/>
          <w:color w:val="333333"/>
          <w:szCs w:val="20"/>
        </w:rPr>
        <w:fldChar w:fldCharType="end"/>
      </w:r>
      <w:r w:rsidRPr="009E75C4">
        <w:rPr>
          <w:rStyle w:val="src"/>
          <w:rFonts w:ascii="Arial" w:hAnsi="Arial" w:cs="Arial"/>
          <w:color w:val="333333"/>
          <w:szCs w:val="20"/>
        </w:rPr>
        <w:t xml:space="preserve"> to create the </w:t>
      </w:r>
      <w:r w:rsidR="00510959" w:rsidRPr="009E75C4">
        <w:rPr>
          <w:rStyle w:val="src"/>
          <w:rFonts w:ascii="Arial" w:hAnsi="Arial" w:cs="Arial"/>
          <w:color w:val="333333"/>
          <w:szCs w:val="20"/>
        </w:rPr>
        <w:t>Artifact</w:t>
      </w:r>
      <w:r w:rsidRPr="009E75C4">
        <w:rPr>
          <w:rStyle w:val="src"/>
          <w:rFonts w:ascii="Arial" w:hAnsi="Arial" w:cs="Arial"/>
          <w:color w:val="333333"/>
          <w:szCs w:val="20"/>
        </w:rPr>
        <w:t xml:space="preserve"> Information Test (</w:t>
      </w:r>
      <w:r w:rsidR="00510959" w:rsidRPr="009E75C4">
        <w:rPr>
          <w:rStyle w:val="src"/>
          <w:rFonts w:ascii="Arial" w:hAnsi="Arial" w:cs="Arial"/>
          <w:color w:val="333333"/>
          <w:szCs w:val="20"/>
        </w:rPr>
        <w:t>AIT</w:t>
      </w:r>
      <w:r w:rsidRPr="009E75C4">
        <w:rPr>
          <w:rStyle w:val="src"/>
          <w:rFonts w:ascii="Arial" w:hAnsi="Arial" w:cs="Arial"/>
          <w:color w:val="333333"/>
          <w:szCs w:val="20"/>
        </w:rPr>
        <w:t xml:space="preserve">). The </w:t>
      </w:r>
      <w:r w:rsidR="00510959" w:rsidRPr="009E75C4">
        <w:rPr>
          <w:rStyle w:val="src"/>
          <w:rFonts w:ascii="Arial" w:hAnsi="Arial" w:cs="Arial"/>
          <w:color w:val="333333"/>
          <w:szCs w:val="20"/>
        </w:rPr>
        <w:t>AIT</w:t>
      </w:r>
      <w:r w:rsidRPr="009E75C4">
        <w:rPr>
          <w:rStyle w:val="src"/>
          <w:rFonts w:ascii="Arial" w:hAnsi="Arial" w:cs="Arial"/>
          <w:color w:val="333333"/>
          <w:szCs w:val="20"/>
        </w:rPr>
        <w:t xml:space="preserve"> aims to determine whether it can improve participants’ comprehension of the </w:t>
      </w:r>
      <w:r w:rsidRPr="009E75C4">
        <w:rPr>
          <w:rStyle w:val="src"/>
          <w:rFonts w:ascii="Arial" w:hAnsi="Arial" w:cs="Arial" w:hint="eastAsia"/>
          <w:color w:val="333333"/>
          <w:szCs w:val="20"/>
        </w:rPr>
        <w:t>art</w:t>
      </w:r>
      <w:r w:rsidRPr="009E75C4">
        <w:rPr>
          <w:rStyle w:val="src"/>
          <w:rFonts w:ascii="Arial" w:hAnsi="Arial" w:cs="Arial"/>
          <w:color w:val="333333"/>
          <w:szCs w:val="20"/>
        </w:rPr>
        <w:t>ifacts after using the different interaction interfaces</w:t>
      </w:r>
      <w:r w:rsidRPr="009E75C4">
        <w:rPr>
          <w:rStyle w:val="src"/>
          <w:rFonts w:ascii="Arial" w:hAnsi="Arial" w:cs="Arial" w:hint="eastAsia"/>
          <w:color w:val="333333"/>
          <w:szCs w:val="20"/>
        </w:rPr>
        <w:t>.</w:t>
      </w:r>
      <w:r w:rsidRPr="009E75C4">
        <w:rPr>
          <w:rStyle w:val="src"/>
          <w:rFonts w:ascii="Arial" w:hAnsi="Arial" w:cs="Arial"/>
          <w:color w:val="333333"/>
          <w:szCs w:val="20"/>
        </w:rPr>
        <w:t xml:space="preserve"> In our test design, we </w:t>
      </w:r>
      <w:r w:rsidRPr="009E75C4">
        <w:rPr>
          <w:rStyle w:val="src"/>
          <w:rFonts w:ascii="Arial" w:hAnsi="Arial" w:cs="Arial" w:hint="eastAsia"/>
          <w:color w:val="333333"/>
          <w:szCs w:val="20"/>
        </w:rPr>
        <w:t>measured</w:t>
      </w:r>
      <w:r w:rsidRPr="009E75C4">
        <w:rPr>
          <w:rStyle w:val="src"/>
          <w:rFonts w:ascii="Arial" w:hAnsi="Arial" w:cs="Arial"/>
          <w:color w:val="333333"/>
          <w:szCs w:val="20"/>
        </w:rPr>
        <w:t xml:space="preserve"> thirty-six questions of the artifacts across all three interaction interfaces which were divided into six themes including</w:t>
      </w:r>
      <w:r w:rsidRPr="009E75C4">
        <w:rPr>
          <w:rStyle w:val="apple-converted-space"/>
          <w:rFonts w:ascii="Arial" w:hAnsi="Arial" w:cs="Arial"/>
          <w:color w:val="333333"/>
          <w:szCs w:val="20"/>
        </w:rPr>
        <w:t> </w:t>
      </w:r>
      <w:r w:rsidRPr="009E75C4">
        <w:rPr>
          <w:rStyle w:val="src"/>
          <w:rFonts w:ascii="Arial" w:hAnsi="Arial" w:cs="Arial"/>
          <w:color w:val="333333"/>
          <w:szCs w:val="20"/>
        </w:rPr>
        <w:t xml:space="preserve">history, </w:t>
      </w:r>
      <w:r w:rsidR="002E0EE6" w:rsidRPr="009E75C4">
        <w:rPr>
          <w:rStyle w:val="src"/>
          <w:rFonts w:ascii="Arial" w:hAnsi="Arial" w:cs="Arial"/>
          <w:color w:val="333333"/>
          <w:szCs w:val="20"/>
        </w:rPr>
        <w:t>location, material, size</w:t>
      </w:r>
      <w:r w:rsidR="00F76D96" w:rsidRPr="009E75C4">
        <w:rPr>
          <w:rStyle w:val="src"/>
          <w:rFonts w:ascii="Arial" w:hAnsi="Arial" w:cs="Arial"/>
          <w:color w:val="333333"/>
          <w:szCs w:val="20"/>
        </w:rPr>
        <w:t>,</w:t>
      </w:r>
      <w:r w:rsidR="00F76D96" w:rsidRPr="009E75C4">
        <w:rPr>
          <w:rStyle w:val="10"/>
          <w:rFonts w:ascii="Arial" w:hAnsi="Arial" w:cs="Arial"/>
          <w:color w:val="333333"/>
          <w:sz w:val="21"/>
          <w:szCs w:val="20"/>
        </w:rPr>
        <w:t xml:space="preserve"> </w:t>
      </w:r>
      <w:r w:rsidR="00F76D96" w:rsidRPr="009E75C4">
        <w:rPr>
          <w:rStyle w:val="src"/>
          <w:rFonts w:ascii="Arial" w:hAnsi="Arial" w:cs="Arial"/>
          <w:color w:val="333333"/>
          <w:szCs w:val="20"/>
        </w:rPr>
        <w:t>feature</w:t>
      </w:r>
      <w:r w:rsidRPr="009E75C4">
        <w:rPr>
          <w:rStyle w:val="src"/>
          <w:rFonts w:ascii="Arial" w:hAnsi="Arial" w:cs="Arial"/>
          <w:color w:val="333333"/>
          <w:szCs w:val="20"/>
        </w:rPr>
        <w:t xml:space="preserve"> and description</w:t>
      </w:r>
      <w:r w:rsidR="00F50B9C" w:rsidRPr="009E75C4">
        <w:rPr>
          <w:rStyle w:val="src"/>
          <w:rFonts w:ascii="Arial" w:hAnsi="Arial" w:cs="Arial"/>
          <w:color w:val="333333"/>
          <w:szCs w:val="20"/>
        </w:rPr>
        <w:t xml:space="preserve"> (See the appendix)</w:t>
      </w:r>
      <w:r w:rsidRPr="009E75C4">
        <w:rPr>
          <w:rStyle w:val="src"/>
          <w:rFonts w:ascii="Arial" w:hAnsi="Arial" w:cs="Arial"/>
          <w:color w:val="333333"/>
          <w:szCs w:val="20"/>
        </w:rPr>
        <w:t>.</w:t>
      </w:r>
      <w:r w:rsidR="009625FD" w:rsidRPr="009E75C4">
        <w:rPr>
          <w:rStyle w:val="src"/>
          <w:rFonts w:ascii="Arial" w:hAnsi="Arial" w:cs="Arial"/>
          <w:color w:val="333333"/>
          <w:szCs w:val="20"/>
        </w:rPr>
        <w:t xml:space="preserve"> Each correct answer is scored 1.</w:t>
      </w:r>
    </w:p>
    <w:p w14:paraId="035C6F9D" w14:textId="77777777" w:rsidR="009E75C4" w:rsidRPr="009E75C4" w:rsidRDefault="009E75C4" w:rsidP="00557776">
      <w:pPr>
        <w:rPr>
          <w:rStyle w:val="src"/>
          <w:rFonts w:ascii="Arial" w:hAnsi="Arial" w:cs="Arial"/>
          <w:color w:val="333333"/>
          <w:szCs w:val="20"/>
        </w:rPr>
      </w:pPr>
    </w:p>
    <w:bookmarkEnd w:id="156"/>
    <w:bookmarkEnd w:id="157"/>
    <w:p w14:paraId="0C32819A" w14:textId="77777777" w:rsidR="00DF7CDB" w:rsidRPr="00557776" w:rsidRDefault="00DF7CDB" w:rsidP="00557776">
      <w:pPr>
        <w:widowControl/>
        <w:contextualSpacing/>
        <w:rPr>
          <w:rStyle w:val="translated-span"/>
          <w:b/>
          <w:i/>
          <w:szCs w:val="24"/>
        </w:rPr>
      </w:pPr>
      <w:r w:rsidRPr="00557776">
        <w:rPr>
          <w:rStyle w:val="translated-span"/>
          <w:b/>
          <w:i/>
          <w:szCs w:val="24"/>
        </w:rPr>
        <w:t>Interview</w:t>
      </w:r>
    </w:p>
    <w:p w14:paraId="08A2A0D4" w14:textId="77777777" w:rsidR="00DF7CDB" w:rsidRPr="009E75C4" w:rsidRDefault="00DF7CDB" w:rsidP="00557776">
      <w:pPr>
        <w:rPr>
          <w:rStyle w:val="src"/>
          <w:rFonts w:ascii="Arial" w:hAnsi="Arial" w:cs="Arial"/>
          <w:color w:val="333333"/>
          <w:szCs w:val="20"/>
        </w:rPr>
      </w:pPr>
      <w:r w:rsidRPr="009E75C4">
        <w:rPr>
          <w:rStyle w:val="src"/>
          <w:rFonts w:ascii="Arial" w:hAnsi="Arial" w:cs="Arial"/>
          <w:color w:val="333333"/>
          <w:szCs w:val="20"/>
        </w:rPr>
        <w:t xml:space="preserve">The interview questions are inspired </w:t>
      </w:r>
      <w:r w:rsidR="006C4345">
        <w:rPr>
          <w:rStyle w:val="src"/>
          <w:rFonts w:ascii="Arial" w:hAnsi="Arial" w:cs="Arial"/>
          <w:color w:val="333333"/>
          <w:szCs w:val="20"/>
        </w:rPr>
        <w:t>by</w:t>
      </w:r>
      <w:r w:rsidRPr="009E75C4">
        <w:rPr>
          <w:rStyle w:val="src"/>
          <w:rFonts w:ascii="Arial" w:hAnsi="Arial" w:cs="Arial"/>
          <w:color w:val="333333"/>
          <w:szCs w:val="20"/>
        </w:rPr>
        <w:t xml:space="preserve"> Pollalis et al ’s research</w:t>
      </w:r>
      <w:r w:rsidR="00F356E5" w:rsidRPr="009E75C4">
        <w:rPr>
          <w:rStyle w:val="src"/>
          <w:rFonts w:ascii="Arial" w:hAnsi="Arial" w:cs="Arial"/>
          <w:color w:val="333333"/>
          <w:szCs w:val="20"/>
        </w:rPr>
        <w:t xml:space="preserve"> </w:t>
      </w:r>
      <w:r w:rsidRPr="009E75C4">
        <w:rPr>
          <w:rStyle w:val="src"/>
          <w:rFonts w:ascii="Arial" w:hAnsi="Arial" w:cs="Arial"/>
          <w:color w:val="333333"/>
          <w:szCs w:val="20"/>
        </w:rPr>
        <w:fldChar w:fldCharType="begin" w:fldLock="1"/>
      </w:r>
      <w:r w:rsidRPr="009E75C4">
        <w:rPr>
          <w:rStyle w:val="src"/>
          <w:rFonts w:ascii="Arial" w:hAnsi="Arial" w:cs="Arial"/>
          <w:color w:val="333333"/>
          <w:szCs w:val="20"/>
        </w:rPr>
        <w:instrText>ADDIN CSL_CITATION {"citationItems":[{"id":"ITEM-1","itemData":{"DOI":"10.1145/3173225.3173260","ISBN":"9781450355681","abstract":"Technological advances offer new methods of representing physical objects in tangible and virtual forms. This study compares learning outcomes from 61 students as they interact with ancient Egyptian sculptures using three increasingly popular educational technologies: HoloLens AR headset, 3D model viewing website (SketchFab), and plastic extrusion 3D prints. We explored how differences in interaction styles affect the learning process, quantitative and qualitative learning outcomes, and critical analysis.","author":[{"dropping-particle":"","family":"Pollalis","given":"Christina","non-dropping-particle":"","parse-names":false,"suffix":""},{"dropping-particle":"","family":"Minor","given":"Elizabeth Joanna","non-dropping-particle":"","parse-names":false,"suffix":""},{"dropping-particle":"","family":"Westendorf","given":"Lauren","non-dropping-particle":"","parse-names":false,"suffix":""},{"dropping-particle":"","family":"Fahnbulleh","given":"Whitney","non-dropping-particle":"","parse-names":false,"suffix":""},{"dropping-particle":"","family":"Virgilio","given":"Isabella","non-dropping-particle":"","parse-names":false,"suffix":""},{"dropping-particle":"","family":"Kun","given":"Andrew L.","non-dropping-particle":"","parse-names":false,"suffix":""},{"dropping-particle":"","family":"Shaer","given":"Orit","non-dropping-particle":"","parse-names":false,"suffix":""}],"container-title":"TEI 2018 - Proceedings of the 12th International Conference on Tangible, Embedded, and Embodied Interaction","id":"ITEM-1","issued":{"date-parts":[["2018"]]},"page":"626-637","title":"Evaluating learning with tangible and virtual representations of archaeological artifacts","type":"article-journal","volume":"2018-Janua"},"uris":["http://www.mendeley.com/documents/?uuid=6124fc17-5a38-4476-98e1-af8d1d2a1961"]}],"mendeley":{"formattedCitation":"[8]","plainTextFormattedCitation":"[8]","previouslyFormattedCitation":"[8]"},"properties":{"noteIndex":0},"schema":"https://github.com/citation-style-language/schema/raw/master/csl-citation.json"}</w:instrText>
      </w:r>
      <w:r w:rsidRPr="009E75C4">
        <w:rPr>
          <w:rStyle w:val="src"/>
          <w:rFonts w:ascii="Arial" w:hAnsi="Arial" w:cs="Arial"/>
          <w:color w:val="333333"/>
          <w:szCs w:val="20"/>
        </w:rPr>
        <w:fldChar w:fldCharType="separate"/>
      </w:r>
      <w:r w:rsidRPr="009E75C4">
        <w:rPr>
          <w:rStyle w:val="src"/>
          <w:rFonts w:ascii="Arial" w:hAnsi="Arial" w:cs="Arial"/>
          <w:noProof/>
          <w:color w:val="333333"/>
          <w:szCs w:val="20"/>
        </w:rPr>
        <w:t>[8]</w:t>
      </w:r>
      <w:r w:rsidRPr="009E75C4">
        <w:rPr>
          <w:rStyle w:val="src"/>
          <w:rFonts w:ascii="Arial" w:hAnsi="Arial" w:cs="Arial"/>
          <w:color w:val="333333"/>
          <w:szCs w:val="20"/>
        </w:rPr>
        <w:fldChar w:fldCharType="end"/>
      </w:r>
      <w:r w:rsidRPr="009E75C4">
        <w:rPr>
          <w:rStyle w:val="src"/>
          <w:rFonts w:ascii="Arial" w:hAnsi="Arial" w:cs="Arial"/>
          <w:color w:val="333333"/>
          <w:szCs w:val="20"/>
        </w:rPr>
        <w:t>. It aims to explore the perspective and acceptance of participants, discuss the strengths and weaknesses of the interactive interfaces they experienced. I</w:t>
      </w:r>
      <w:r w:rsidRPr="009E75C4">
        <w:rPr>
          <w:rStyle w:val="src"/>
          <w:rFonts w:ascii="Arial" w:hAnsi="Arial" w:cs="Arial" w:hint="eastAsia"/>
          <w:color w:val="333333"/>
          <w:szCs w:val="20"/>
        </w:rPr>
        <w:t>n</w:t>
      </w:r>
      <w:r w:rsidRPr="009E75C4">
        <w:rPr>
          <w:rStyle w:val="src"/>
          <w:rFonts w:ascii="Arial" w:hAnsi="Arial" w:cs="Arial"/>
          <w:color w:val="333333"/>
          <w:szCs w:val="20"/>
        </w:rPr>
        <w:t xml:space="preserve"> addition, participants were quizzed on their choice about </w:t>
      </w:r>
      <w:r w:rsidRPr="009E75C4">
        <w:rPr>
          <w:rStyle w:val="tran"/>
          <w:rFonts w:ascii="Arial" w:hAnsi="Arial" w:cs="Arial"/>
          <w:color w:val="666666"/>
          <w:szCs w:val="20"/>
          <w:shd w:val="clear" w:color="auto" w:fill="FFFFFF"/>
        </w:rPr>
        <w:t>souvenirs</w:t>
      </w:r>
      <w:r w:rsidRPr="009E75C4">
        <w:rPr>
          <w:rStyle w:val="20"/>
          <w:rFonts w:ascii="Arial" w:hAnsi="Arial" w:cs="Arial"/>
          <w:color w:val="333333"/>
          <w:sz w:val="21"/>
          <w:szCs w:val="20"/>
        </w:rPr>
        <w:t xml:space="preserve"> </w:t>
      </w:r>
      <w:r w:rsidRPr="009E75C4">
        <w:rPr>
          <w:rStyle w:val="src"/>
          <w:rFonts w:ascii="Arial" w:hAnsi="Arial" w:cs="Arial"/>
          <w:color w:val="333333"/>
          <w:szCs w:val="20"/>
        </w:rPr>
        <w:t xml:space="preserve">shopping among these three implements. </w:t>
      </w:r>
      <w:r w:rsidRPr="009E75C4">
        <w:rPr>
          <w:rStyle w:val="src"/>
          <w:color w:val="333333"/>
          <w:sz w:val="22"/>
        </w:rPr>
        <w:t>T</w:t>
      </w:r>
      <w:r w:rsidRPr="009E75C4">
        <w:rPr>
          <w:rStyle w:val="src"/>
          <w:rFonts w:ascii="Arial" w:hAnsi="Arial" w:cs="Arial"/>
          <w:color w:val="333333"/>
          <w:szCs w:val="20"/>
        </w:rPr>
        <w:t>he interviewer used neutral statement</w:t>
      </w:r>
      <w:r w:rsidR="006C4345">
        <w:rPr>
          <w:rStyle w:val="src"/>
          <w:rFonts w:ascii="Arial" w:hAnsi="Arial" w:cs="Arial"/>
          <w:color w:val="333333"/>
          <w:szCs w:val="20"/>
        </w:rPr>
        <w:t>s</w:t>
      </w:r>
      <w:r w:rsidRPr="009E75C4">
        <w:rPr>
          <w:rStyle w:val="src"/>
          <w:rFonts w:ascii="Arial" w:hAnsi="Arial" w:cs="Arial"/>
          <w:color w:val="333333"/>
          <w:szCs w:val="20"/>
        </w:rPr>
        <w:t xml:space="preserve"> in </w:t>
      </w:r>
      <w:r w:rsidR="006C4345">
        <w:rPr>
          <w:rStyle w:val="src"/>
          <w:rFonts w:ascii="Arial" w:hAnsi="Arial" w:cs="Arial"/>
          <w:color w:val="333333"/>
          <w:szCs w:val="20"/>
        </w:rPr>
        <w:t xml:space="preserve">the </w:t>
      </w:r>
      <w:r w:rsidRPr="009E75C4">
        <w:rPr>
          <w:rStyle w:val="src"/>
          <w:rFonts w:ascii="Arial" w:hAnsi="Arial" w:cs="Arial"/>
          <w:color w:val="333333"/>
          <w:szCs w:val="20"/>
        </w:rPr>
        <w:t>whole process of the interview so as not to interfere with the participants' thinking.</w:t>
      </w:r>
    </w:p>
    <w:p w14:paraId="62009B1D" w14:textId="77777777" w:rsidR="00DF7CDB" w:rsidRPr="007F5D68" w:rsidRDefault="00DF7CDB" w:rsidP="00DF7CDB">
      <w:pPr>
        <w:ind w:left="720"/>
        <w:rPr>
          <w:rStyle w:val="src"/>
          <w:rFonts w:ascii="Arial" w:hAnsi="Arial" w:cs="Arial"/>
          <w:color w:val="333333"/>
          <w:sz w:val="20"/>
          <w:szCs w:val="20"/>
        </w:rPr>
      </w:pPr>
    </w:p>
    <w:p w14:paraId="4C4B86EB" w14:textId="77777777" w:rsidR="00FA1AF6" w:rsidRPr="009E75C4" w:rsidRDefault="00DF7CDB" w:rsidP="009E75C4">
      <w:pPr>
        <w:rPr>
          <w:b/>
          <w:sz w:val="24"/>
        </w:rPr>
      </w:pPr>
      <w:r w:rsidRPr="009E75C4">
        <w:rPr>
          <w:b/>
          <w:sz w:val="24"/>
        </w:rPr>
        <w:t>Data Analysis</w:t>
      </w:r>
    </w:p>
    <w:p w14:paraId="0883C7FB" w14:textId="77777777" w:rsidR="00B37997" w:rsidRDefault="00AC1688" w:rsidP="0056561D">
      <w:pPr>
        <w:rPr>
          <w:rFonts w:ascii="Arial" w:hAnsi="Arial" w:cs="Arial"/>
          <w:color w:val="333333"/>
          <w:szCs w:val="20"/>
        </w:rPr>
      </w:pPr>
      <w:bookmarkStart w:id="158" w:name="OLE_LINK22"/>
      <w:bookmarkStart w:id="159" w:name="OLE_LINK23"/>
      <w:r w:rsidRPr="009E75C4">
        <w:rPr>
          <w:rStyle w:val="src"/>
          <w:rFonts w:ascii="Arial" w:hAnsi="Arial" w:cs="Arial"/>
          <w:color w:val="333333"/>
          <w:szCs w:val="20"/>
        </w:rPr>
        <w:t>In each of the Questionnaires (IMI</w:t>
      </w:r>
      <w:r w:rsidR="009625FD" w:rsidRPr="009E75C4">
        <w:rPr>
          <w:rStyle w:val="src"/>
          <w:rFonts w:ascii="Arial" w:hAnsi="Arial" w:cs="Arial"/>
          <w:color w:val="333333"/>
          <w:szCs w:val="20"/>
        </w:rPr>
        <w:t xml:space="preserve">, </w:t>
      </w:r>
      <w:r w:rsidR="00D44232" w:rsidRPr="009E75C4">
        <w:rPr>
          <w:rStyle w:val="src"/>
          <w:rFonts w:ascii="Arial" w:hAnsi="Arial" w:cs="Arial"/>
          <w:color w:val="333333"/>
          <w:szCs w:val="20"/>
        </w:rPr>
        <w:t>UES</w:t>
      </w:r>
      <w:r w:rsidR="009625FD" w:rsidRPr="009E75C4">
        <w:rPr>
          <w:rStyle w:val="src"/>
          <w:rFonts w:ascii="Arial" w:hAnsi="Arial" w:cs="Arial"/>
          <w:color w:val="333333"/>
          <w:szCs w:val="20"/>
        </w:rPr>
        <w:t xml:space="preserve"> and AIT</w:t>
      </w:r>
      <w:r w:rsidRPr="009E75C4">
        <w:rPr>
          <w:rStyle w:val="src"/>
          <w:rFonts w:ascii="Arial" w:hAnsi="Arial" w:cs="Arial"/>
          <w:color w:val="333333"/>
          <w:szCs w:val="20"/>
        </w:rPr>
        <w:t xml:space="preserve">), the scale scores are calculated for each participant by summing scores for the items in each of the subscales and dividing by the </w:t>
      </w:r>
      <w:r w:rsidRPr="009E75C4">
        <w:rPr>
          <w:rStyle w:val="src"/>
          <w:rFonts w:ascii="Arial" w:hAnsi="Arial" w:cs="Arial"/>
          <w:color w:val="333333"/>
          <w:szCs w:val="20"/>
        </w:rPr>
        <w:lastRenderedPageBreak/>
        <w:t>number of items</w:t>
      </w:r>
      <w:r w:rsidRPr="009E75C4">
        <w:rPr>
          <w:rStyle w:val="apple-converted-space"/>
          <w:rFonts w:ascii="Arial" w:hAnsi="Arial" w:cs="Arial"/>
          <w:color w:val="333333"/>
          <w:szCs w:val="20"/>
        </w:rPr>
        <w:t xml:space="preserve">. </w:t>
      </w:r>
      <w:r w:rsidRPr="009E75C4">
        <w:rPr>
          <w:rStyle w:val="src"/>
          <w:rFonts w:ascii="Arial" w:hAnsi="Arial" w:cs="Arial"/>
          <w:color w:val="333333"/>
          <w:szCs w:val="20"/>
        </w:rPr>
        <w:t>Thus,</w:t>
      </w:r>
      <w:r w:rsidRPr="009E75C4">
        <w:rPr>
          <w:rStyle w:val="10"/>
          <w:rFonts w:ascii="Arial" w:hAnsi="Arial" w:cs="Arial"/>
          <w:color w:val="333333"/>
          <w:sz w:val="21"/>
          <w:szCs w:val="20"/>
        </w:rPr>
        <w:t xml:space="preserve"> </w:t>
      </w:r>
      <w:r w:rsidRPr="009E75C4">
        <w:rPr>
          <w:rStyle w:val="src"/>
          <w:rFonts w:ascii="Arial" w:hAnsi="Arial" w:cs="Arial"/>
          <w:color w:val="333333"/>
          <w:szCs w:val="20"/>
        </w:rPr>
        <w:t>the possible scores in each test a</w:t>
      </w:r>
      <w:r w:rsidR="009625FD" w:rsidRPr="009E75C4">
        <w:rPr>
          <w:rStyle w:val="src"/>
          <w:rFonts w:ascii="Arial" w:hAnsi="Arial" w:cs="Arial"/>
          <w:color w:val="333333"/>
          <w:szCs w:val="20"/>
        </w:rPr>
        <w:t>re ranged from 0 to 5 points,</w:t>
      </w:r>
      <w:r w:rsidRPr="009E75C4">
        <w:rPr>
          <w:rStyle w:val="src"/>
          <w:rFonts w:ascii="Arial" w:hAnsi="Arial" w:cs="Arial"/>
          <w:color w:val="333333"/>
          <w:szCs w:val="20"/>
        </w:rPr>
        <w:t xml:space="preserve"> 0 to 7 points</w:t>
      </w:r>
      <w:r w:rsidR="009625FD" w:rsidRPr="009E75C4">
        <w:rPr>
          <w:rStyle w:val="src"/>
          <w:rFonts w:ascii="Arial" w:hAnsi="Arial" w:cs="Arial"/>
          <w:color w:val="333333"/>
          <w:szCs w:val="20"/>
        </w:rPr>
        <w:t xml:space="preserve"> and 0 to 1 points</w:t>
      </w:r>
      <w:r w:rsidRPr="009E75C4">
        <w:rPr>
          <w:rStyle w:val="src"/>
          <w:rFonts w:ascii="Arial" w:hAnsi="Arial" w:cs="Arial"/>
          <w:color w:val="333333"/>
          <w:szCs w:val="20"/>
        </w:rPr>
        <w:t xml:space="preserve"> respectively.</w:t>
      </w:r>
      <w:bookmarkEnd w:id="158"/>
      <w:bookmarkEnd w:id="159"/>
      <w:r w:rsidR="009625FD" w:rsidRPr="009E75C4">
        <w:rPr>
          <w:rFonts w:ascii="Arial" w:hAnsi="Arial" w:cs="Arial" w:hint="eastAsia"/>
          <w:color w:val="333333"/>
          <w:szCs w:val="20"/>
        </w:rPr>
        <w:t xml:space="preserve"> </w:t>
      </w:r>
    </w:p>
    <w:p w14:paraId="429B9D28" w14:textId="77777777" w:rsidR="009E75C4" w:rsidRPr="009E75C4" w:rsidRDefault="009E75C4" w:rsidP="0056561D">
      <w:pPr>
        <w:rPr>
          <w:rFonts w:ascii="Arial" w:hAnsi="Arial" w:cs="Arial"/>
          <w:color w:val="333333"/>
          <w:szCs w:val="20"/>
        </w:rPr>
      </w:pPr>
    </w:p>
    <w:p w14:paraId="66E8F17A" w14:textId="77777777" w:rsidR="00E54A85" w:rsidRPr="009E75C4" w:rsidRDefault="00FA1AF6" w:rsidP="00C83AC7">
      <w:pPr>
        <w:rPr>
          <w:rStyle w:val="src"/>
          <w:rFonts w:ascii="Arial" w:hAnsi="Arial" w:cs="Arial"/>
          <w:color w:val="333333"/>
          <w:szCs w:val="20"/>
        </w:rPr>
      </w:pPr>
      <w:r w:rsidRPr="009E75C4">
        <w:rPr>
          <w:rStyle w:val="src"/>
          <w:rFonts w:ascii="Arial" w:hAnsi="Arial" w:cs="Arial"/>
          <w:color w:val="333333"/>
          <w:szCs w:val="20"/>
        </w:rPr>
        <w:t xml:space="preserve">Quantitative data was </w:t>
      </w:r>
      <w:r w:rsidR="00AA0B3F" w:rsidRPr="009E75C4">
        <w:rPr>
          <w:rStyle w:val="src"/>
          <w:rFonts w:ascii="Arial" w:hAnsi="Arial" w:cs="Arial"/>
          <w:color w:val="333333"/>
          <w:szCs w:val="20"/>
        </w:rPr>
        <w:t>p</w:t>
      </w:r>
      <w:r w:rsidR="006C4345">
        <w:rPr>
          <w:rStyle w:val="src"/>
          <w:rFonts w:ascii="Arial" w:hAnsi="Arial" w:cs="Arial"/>
          <w:color w:val="333333"/>
          <w:szCs w:val="20"/>
        </w:rPr>
        <w:t>er</w:t>
      </w:r>
      <w:r w:rsidR="00AA0B3F" w:rsidRPr="009E75C4">
        <w:rPr>
          <w:rStyle w:val="src"/>
          <w:rFonts w:ascii="Arial" w:hAnsi="Arial" w:cs="Arial"/>
          <w:color w:val="333333"/>
          <w:szCs w:val="20"/>
        </w:rPr>
        <w:t>form</w:t>
      </w:r>
      <w:r w:rsidRPr="009E75C4">
        <w:rPr>
          <w:rStyle w:val="src"/>
          <w:rFonts w:ascii="Arial" w:hAnsi="Arial" w:cs="Arial"/>
          <w:color w:val="333333"/>
          <w:szCs w:val="20"/>
        </w:rPr>
        <w:t xml:space="preserve">ed using </w:t>
      </w:r>
      <w:r w:rsidR="006C4345">
        <w:rPr>
          <w:rStyle w:val="src"/>
          <w:rFonts w:ascii="Arial" w:hAnsi="Arial" w:cs="Arial"/>
          <w:color w:val="333333"/>
          <w:szCs w:val="20"/>
        </w:rPr>
        <w:t xml:space="preserve">the </w:t>
      </w:r>
      <w:r w:rsidRPr="009E75C4">
        <w:rPr>
          <w:rStyle w:val="src"/>
          <w:rFonts w:ascii="Arial" w:hAnsi="Arial" w:cs="Arial"/>
          <w:color w:val="333333"/>
          <w:szCs w:val="20"/>
        </w:rPr>
        <w:t>IBM SPSS Statistics</w:t>
      </w:r>
      <w:r w:rsidR="00AA0B3F" w:rsidRPr="009E75C4">
        <w:rPr>
          <w:rStyle w:val="src"/>
          <w:rFonts w:ascii="Arial" w:hAnsi="Arial" w:cs="Arial"/>
          <w:color w:val="333333"/>
          <w:szCs w:val="20"/>
        </w:rPr>
        <w:t xml:space="preserve"> package</w:t>
      </w:r>
      <w:r w:rsidRPr="009E75C4">
        <w:rPr>
          <w:rStyle w:val="src"/>
          <w:rFonts w:ascii="Arial" w:hAnsi="Arial" w:cs="Arial"/>
          <w:color w:val="333333"/>
          <w:szCs w:val="20"/>
        </w:rPr>
        <w:t xml:space="preserve">. </w:t>
      </w:r>
      <w:bookmarkStart w:id="160" w:name="OLE_LINK20"/>
      <w:bookmarkStart w:id="161" w:name="OLE_LINK21"/>
      <w:r w:rsidR="00B84E9A" w:rsidRPr="009E75C4">
        <w:rPr>
          <w:rStyle w:val="src"/>
          <w:rFonts w:ascii="Arial" w:hAnsi="Arial" w:cs="Arial"/>
          <w:color w:val="333333"/>
          <w:szCs w:val="20"/>
        </w:rPr>
        <w:t xml:space="preserve">For comparing the difference in IMI and </w:t>
      </w:r>
      <w:r w:rsidR="00D44232" w:rsidRPr="009E75C4">
        <w:rPr>
          <w:rStyle w:val="src"/>
          <w:rFonts w:ascii="Arial" w:hAnsi="Arial" w:cs="Arial"/>
          <w:color w:val="333333"/>
          <w:szCs w:val="20"/>
        </w:rPr>
        <w:t>UES</w:t>
      </w:r>
      <w:r w:rsidR="006C4345">
        <w:rPr>
          <w:rStyle w:val="src"/>
          <w:rFonts w:ascii="Arial" w:hAnsi="Arial" w:cs="Arial"/>
          <w:color w:val="333333"/>
          <w:szCs w:val="20"/>
        </w:rPr>
        <w:t xml:space="preserve"> scales, </w:t>
      </w:r>
      <w:r w:rsidR="00B84E9A" w:rsidRPr="009E75C4">
        <w:rPr>
          <w:rStyle w:val="src"/>
          <w:rFonts w:ascii="Arial" w:hAnsi="Arial" w:cs="Arial"/>
          <w:color w:val="333333"/>
          <w:szCs w:val="20"/>
        </w:rPr>
        <w:t>m</w:t>
      </w:r>
      <w:r w:rsidR="00E54A85" w:rsidRPr="009E75C4">
        <w:rPr>
          <w:rStyle w:val="src"/>
          <w:rFonts w:ascii="Arial" w:hAnsi="Arial" w:cs="Arial"/>
          <w:color w:val="333333"/>
          <w:szCs w:val="20"/>
        </w:rPr>
        <w:t>ean comparison was conducted using</w:t>
      </w:r>
      <w:r w:rsidR="00B84E9A" w:rsidRPr="009E75C4">
        <w:rPr>
          <w:rStyle w:val="10"/>
          <w:rFonts w:ascii="Arial" w:hAnsi="Arial" w:cs="Arial"/>
          <w:color w:val="333333"/>
          <w:sz w:val="21"/>
          <w:szCs w:val="20"/>
        </w:rPr>
        <w:t xml:space="preserve"> </w:t>
      </w:r>
      <w:r w:rsidR="00B84E9A" w:rsidRPr="009E75C4">
        <w:rPr>
          <w:rStyle w:val="src"/>
          <w:rFonts w:ascii="Arial" w:hAnsi="Arial" w:cs="Arial"/>
          <w:color w:val="333333"/>
          <w:szCs w:val="20"/>
        </w:rPr>
        <w:t>one-way within-groups analyses of variance (ANOVAs)</w:t>
      </w:r>
      <w:r w:rsidR="00697151" w:rsidRPr="009E75C4">
        <w:rPr>
          <w:rStyle w:val="src"/>
          <w:rFonts w:ascii="Arial" w:hAnsi="Arial" w:cs="Arial"/>
          <w:color w:val="333333"/>
          <w:szCs w:val="20"/>
        </w:rPr>
        <w:t>, and the differences between conditions were analyzed with Tukey's post-hoc test.</w:t>
      </w:r>
      <w:r w:rsidR="00EB2ABE" w:rsidRPr="009E75C4">
        <w:rPr>
          <w:rStyle w:val="10"/>
          <w:rFonts w:ascii="Arial" w:hAnsi="Arial" w:cs="Arial"/>
          <w:color w:val="333333"/>
          <w:sz w:val="21"/>
          <w:szCs w:val="20"/>
        </w:rPr>
        <w:t xml:space="preserve"> </w:t>
      </w:r>
      <w:r w:rsidR="00EB2ABE" w:rsidRPr="009E75C4">
        <w:rPr>
          <w:rStyle w:val="src"/>
          <w:rFonts w:ascii="Arial" w:hAnsi="Arial" w:cs="Arial"/>
          <w:color w:val="333333"/>
          <w:szCs w:val="20"/>
        </w:rPr>
        <w:t xml:space="preserve">To investigate participants’ potential initial difference between these three conditions as to the knowledge background of different artifacts, one-way between-groups analyses of variance (ANOVAs) </w:t>
      </w:r>
      <w:r w:rsidR="00697151" w:rsidRPr="009E75C4">
        <w:rPr>
          <w:rStyle w:val="src"/>
          <w:rFonts w:ascii="Arial" w:hAnsi="Arial" w:cs="Arial"/>
          <w:color w:val="333333"/>
          <w:szCs w:val="20"/>
        </w:rPr>
        <w:t xml:space="preserve">and Tukey's post-hoc test </w:t>
      </w:r>
      <w:r w:rsidR="00EB2ABE" w:rsidRPr="009E75C4">
        <w:rPr>
          <w:rStyle w:val="src"/>
          <w:rFonts w:ascii="Arial" w:hAnsi="Arial" w:cs="Arial"/>
          <w:color w:val="333333"/>
          <w:szCs w:val="20"/>
        </w:rPr>
        <w:t>compared the three groups AIT (pretest) were performed. And we adopted pair T-test and one-way between-groups analyses of variance (ANOVAs) to explore the learning effect in AITs (pretest and posttest) and the difference between three conditions respectively.</w:t>
      </w:r>
      <w:r w:rsidR="00C83AC7" w:rsidRPr="009E75C4">
        <w:rPr>
          <w:rStyle w:val="10"/>
          <w:rFonts w:ascii="Arial" w:hAnsi="Arial" w:cs="Arial"/>
          <w:color w:val="333333"/>
          <w:sz w:val="21"/>
          <w:szCs w:val="20"/>
        </w:rPr>
        <w:t xml:space="preserve"> </w:t>
      </w:r>
      <w:r w:rsidR="00C83AC7" w:rsidRPr="009E75C4">
        <w:rPr>
          <w:rStyle w:val="src"/>
          <w:rFonts w:ascii="Arial" w:hAnsi="Arial" w:cs="Arial"/>
          <w:color w:val="333333"/>
          <w:szCs w:val="20"/>
        </w:rPr>
        <w:t xml:space="preserve">Friedman </w:t>
      </w:r>
      <w:r w:rsidR="00C83AC7" w:rsidRPr="009E75C4">
        <w:rPr>
          <w:rStyle w:val="src"/>
          <w:rFonts w:ascii="Arial" w:hAnsi="Arial" w:cs="Arial" w:hint="eastAsia"/>
          <w:color w:val="333333"/>
          <w:szCs w:val="20"/>
        </w:rPr>
        <w:t>test</w:t>
      </w:r>
      <w:r w:rsidR="009F4010" w:rsidRPr="009E75C4">
        <w:rPr>
          <w:rStyle w:val="src"/>
          <w:rFonts w:ascii="Arial" w:hAnsi="Arial" w:cs="Arial"/>
          <w:color w:val="333333"/>
          <w:szCs w:val="20"/>
        </w:rPr>
        <w:t xml:space="preserve"> with Pairwise Comparisons </w:t>
      </w:r>
      <w:r w:rsidR="009F4010" w:rsidRPr="009E75C4">
        <w:rPr>
          <w:rStyle w:val="src"/>
          <w:rFonts w:ascii="Arial" w:hAnsi="Arial" w:cs="Arial" w:hint="eastAsia"/>
          <w:color w:val="333333"/>
          <w:szCs w:val="20"/>
        </w:rPr>
        <w:t>was</w:t>
      </w:r>
      <w:r w:rsidR="009F4010" w:rsidRPr="009E75C4">
        <w:rPr>
          <w:rStyle w:val="src"/>
          <w:rFonts w:ascii="Arial" w:hAnsi="Arial" w:cs="Arial"/>
          <w:color w:val="333333"/>
          <w:szCs w:val="20"/>
        </w:rPr>
        <w:t xml:space="preserve"> adopted to explore the difference in AIT subscales grouped by themes since the data w</w:t>
      </w:r>
      <w:r w:rsidR="006C4345">
        <w:rPr>
          <w:rStyle w:val="src"/>
          <w:rFonts w:ascii="Arial" w:hAnsi="Arial" w:cs="Arial"/>
          <w:color w:val="333333"/>
          <w:szCs w:val="20"/>
        </w:rPr>
        <w:t>ere</w:t>
      </w:r>
      <w:r w:rsidR="009F4010" w:rsidRPr="009E75C4">
        <w:rPr>
          <w:rStyle w:val="src"/>
          <w:rFonts w:ascii="Arial" w:hAnsi="Arial" w:cs="Arial"/>
          <w:color w:val="333333"/>
          <w:szCs w:val="20"/>
        </w:rPr>
        <w:t xml:space="preserve"> abnormally distributed.</w:t>
      </w:r>
    </w:p>
    <w:p w14:paraId="1184CF62" w14:textId="77777777" w:rsidR="006E2E99" w:rsidRDefault="009F4010">
      <w:pPr>
        <w:widowControl/>
        <w:jc w:val="left"/>
        <w:rPr>
          <w:rStyle w:val="src"/>
          <w:rFonts w:ascii="Arial" w:hAnsi="Arial" w:cs="Arial"/>
          <w:color w:val="333333"/>
          <w:sz w:val="20"/>
          <w:szCs w:val="20"/>
        </w:rPr>
      </w:pPr>
      <w:r>
        <w:rPr>
          <w:rStyle w:val="src"/>
          <w:rFonts w:ascii="Arial" w:hAnsi="Arial" w:cs="Arial" w:hint="eastAsia"/>
          <w:color w:val="333333"/>
          <w:sz w:val="20"/>
          <w:szCs w:val="20"/>
        </w:rPr>
        <w:t xml:space="preserve"> </w:t>
      </w:r>
      <w:r w:rsidR="006E2E99">
        <w:rPr>
          <w:rStyle w:val="src"/>
          <w:rFonts w:ascii="Arial" w:hAnsi="Arial" w:cs="Arial"/>
          <w:color w:val="333333"/>
          <w:sz w:val="20"/>
          <w:szCs w:val="20"/>
        </w:rPr>
        <w:br w:type="page"/>
      </w:r>
    </w:p>
    <w:p w14:paraId="2F1491F5" w14:textId="77777777" w:rsidR="000A30D6" w:rsidRPr="00DF2838" w:rsidRDefault="006E2E99" w:rsidP="000802E1">
      <w:pPr>
        <w:rPr>
          <w:rStyle w:val="src"/>
          <w:b/>
          <w:sz w:val="28"/>
        </w:rPr>
      </w:pPr>
      <w:r w:rsidRPr="00E85AD6">
        <w:rPr>
          <w:b/>
          <w:sz w:val="28"/>
        </w:rPr>
        <w:lastRenderedPageBreak/>
        <w:t>Results</w:t>
      </w:r>
    </w:p>
    <w:p w14:paraId="4330360D" w14:textId="77777777" w:rsidR="002F3817" w:rsidRPr="009E75C4" w:rsidRDefault="00E85AD6" w:rsidP="00E85AD6">
      <w:pPr>
        <w:widowControl/>
        <w:rPr>
          <w:rFonts w:ascii="Arial" w:hAnsi="Arial" w:cs="Arial"/>
          <w:color w:val="333333"/>
          <w:szCs w:val="20"/>
          <w:shd w:val="clear" w:color="auto" w:fill="FFFFFF"/>
        </w:rPr>
      </w:pPr>
      <w:r w:rsidRPr="009E75C4">
        <w:rPr>
          <w:rStyle w:val="src"/>
          <w:rFonts w:ascii="Arial" w:hAnsi="Arial" w:cs="Arial"/>
          <w:color w:val="333333"/>
          <w:szCs w:val="20"/>
        </w:rPr>
        <w:t>We conducted the</w:t>
      </w:r>
      <w:r w:rsidR="003978CC" w:rsidRPr="009E75C4">
        <w:rPr>
          <w:rStyle w:val="src"/>
          <w:rFonts w:ascii="Arial" w:hAnsi="Arial" w:cs="Arial"/>
          <w:color w:val="333333"/>
          <w:szCs w:val="20"/>
        </w:rPr>
        <w:t xml:space="preserve"> </w:t>
      </w:r>
      <w:r w:rsidRPr="009E75C4">
        <w:rPr>
          <w:rStyle w:val="src"/>
          <w:rFonts w:ascii="Arial" w:hAnsi="Arial" w:cs="Arial"/>
          <w:color w:val="333333"/>
          <w:szCs w:val="20"/>
        </w:rPr>
        <w:t xml:space="preserve">study </w:t>
      </w:r>
      <w:r w:rsidR="00012236" w:rsidRPr="009E75C4">
        <w:rPr>
          <w:rStyle w:val="src"/>
          <w:rFonts w:ascii="Arial" w:hAnsi="Arial" w:cs="Arial"/>
          <w:color w:val="333333"/>
          <w:szCs w:val="20"/>
        </w:rPr>
        <w:t>on collected</w:t>
      </w:r>
      <w:r w:rsidR="003978CC" w:rsidRPr="009E75C4">
        <w:rPr>
          <w:rStyle w:val="src"/>
          <w:rFonts w:ascii="Arial" w:hAnsi="Arial" w:cs="Arial"/>
          <w:color w:val="333333"/>
          <w:szCs w:val="20"/>
        </w:rPr>
        <w:t xml:space="preserve"> quantitative</w:t>
      </w:r>
      <w:r w:rsidR="00012236" w:rsidRPr="009E75C4">
        <w:rPr>
          <w:rStyle w:val="src"/>
          <w:rFonts w:ascii="Arial" w:hAnsi="Arial" w:cs="Arial"/>
          <w:color w:val="333333"/>
          <w:szCs w:val="20"/>
        </w:rPr>
        <w:t xml:space="preserve"> data</w:t>
      </w:r>
      <w:r w:rsidRPr="009E75C4">
        <w:rPr>
          <w:rStyle w:val="src"/>
          <w:rFonts w:ascii="Arial" w:hAnsi="Arial" w:cs="Arial"/>
          <w:color w:val="333333"/>
          <w:szCs w:val="20"/>
        </w:rPr>
        <w:t xml:space="preserve"> </w:t>
      </w:r>
      <w:r w:rsidRPr="009E75C4">
        <w:rPr>
          <w:rFonts w:ascii="Arial" w:hAnsi="Arial" w:cs="Arial"/>
          <w:color w:val="333333"/>
          <w:szCs w:val="20"/>
          <w:shd w:val="clear" w:color="auto" w:fill="FFFFFF"/>
        </w:rPr>
        <w:t xml:space="preserve">and </w:t>
      </w:r>
      <w:r w:rsidRPr="009E75C4">
        <w:rPr>
          <w:rStyle w:val="src"/>
          <w:rFonts w:ascii="Arial" w:hAnsi="Arial" w:cs="Arial"/>
          <w:color w:val="333333"/>
          <w:szCs w:val="20"/>
          <w:shd w:val="clear" w:color="auto" w:fill="FFFFFF"/>
        </w:rPr>
        <w:t>some of the result</w:t>
      </w:r>
      <w:r w:rsidR="00E91C29">
        <w:rPr>
          <w:rStyle w:val="src"/>
          <w:rFonts w:ascii="Arial" w:hAnsi="Arial" w:cs="Arial"/>
          <w:color w:val="333333"/>
          <w:szCs w:val="20"/>
          <w:shd w:val="clear" w:color="auto" w:fill="FFFFFF"/>
        </w:rPr>
        <w:t>s</w:t>
      </w:r>
      <w:r w:rsidRPr="009E75C4">
        <w:rPr>
          <w:rStyle w:val="apple-converted-space"/>
          <w:rFonts w:ascii="Arial" w:hAnsi="Arial" w:cs="Arial"/>
          <w:color w:val="333333"/>
          <w:szCs w:val="20"/>
          <w:shd w:val="clear" w:color="auto" w:fill="FFFFFF"/>
        </w:rPr>
        <w:t> </w:t>
      </w:r>
      <w:r w:rsidRPr="009E75C4">
        <w:rPr>
          <w:rStyle w:val="src"/>
          <w:rFonts w:ascii="Arial" w:hAnsi="Arial" w:cs="Arial"/>
          <w:color w:val="333333"/>
          <w:szCs w:val="20"/>
          <w:shd w:val="clear" w:color="auto" w:fill="FFFFFF"/>
        </w:rPr>
        <w:t>coincide</w:t>
      </w:r>
      <w:r w:rsidRPr="009E75C4">
        <w:rPr>
          <w:rStyle w:val="apple-converted-space"/>
          <w:rFonts w:ascii="Arial" w:hAnsi="Arial" w:cs="Arial"/>
          <w:color w:val="333333"/>
          <w:szCs w:val="20"/>
          <w:shd w:val="clear" w:color="auto" w:fill="FFFFFF"/>
        </w:rPr>
        <w:t> </w:t>
      </w:r>
      <w:r w:rsidRPr="009E75C4">
        <w:rPr>
          <w:rStyle w:val="src"/>
          <w:rFonts w:ascii="Arial" w:hAnsi="Arial" w:cs="Arial"/>
          <w:color w:val="333333"/>
          <w:szCs w:val="20"/>
          <w:shd w:val="clear" w:color="auto" w:fill="FFFFFF"/>
        </w:rPr>
        <w:t>with</w:t>
      </w:r>
      <w:r w:rsidRPr="009E75C4">
        <w:rPr>
          <w:rStyle w:val="apple-converted-space"/>
          <w:rFonts w:ascii="Arial" w:hAnsi="Arial" w:cs="Arial"/>
          <w:color w:val="333333"/>
          <w:szCs w:val="20"/>
          <w:shd w:val="clear" w:color="auto" w:fill="FFFFFF"/>
        </w:rPr>
        <w:t> </w:t>
      </w:r>
      <w:r w:rsidRPr="009E75C4">
        <w:rPr>
          <w:rFonts w:ascii="Arial" w:hAnsi="Arial" w:cs="Arial"/>
          <w:color w:val="333333"/>
          <w:szCs w:val="20"/>
          <w:shd w:val="clear" w:color="auto" w:fill="FFFFFF"/>
        </w:rPr>
        <w:t>the former</w:t>
      </w:r>
      <w:r w:rsidRPr="009E75C4">
        <w:rPr>
          <w:rStyle w:val="apple-converted-space"/>
          <w:rFonts w:ascii="Arial" w:hAnsi="Arial" w:cs="Arial"/>
          <w:color w:val="333333"/>
          <w:szCs w:val="20"/>
          <w:shd w:val="clear" w:color="auto" w:fill="FFFFFF"/>
        </w:rPr>
        <w:t> hypotheses</w:t>
      </w:r>
      <w:r w:rsidRPr="009E75C4">
        <w:rPr>
          <w:rFonts w:ascii="Arial" w:hAnsi="Arial" w:cs="Arial"/>
          <w:color w:val="333333"/>
          <w:szCs w:val="20"/>
          <w:shd w:val="clear" w:color="auto" w:fill="FFFFFF"/>
        </w:rPr>
        <w:t>.</w:t>
      </w:r>
      <w:r w:rsidR="006A63C1" w:rsidRPr="009E75C4">
        <w:rPr>
          <w:rFonts w:ascii="Arial" w:hAnsi="Arial" w:cs="Arial"/>
          <w:color w:val="333333"/>
          <w:szCs w:val="20"/>
          <w:shd w:val="clear" w:color="auto" w:fill="FFFFFF"/>
        </w:rPr>
        <w:t xml:space="preserve"> The overview result is showed in Figure</w:t>
      </w:r>
      <w:r w:rsidR="000802E1" w:rsidRPr="009E75C4">
        <w:rPr>
          <w:rFonts w:ascii="Arial" w:hAnsi="Arial" w:cs="Arial"/>
          <w:color w:val="333333"/>
          <w:szCs w:val="20"/>
          <w:shd w:val="clear" w:color="auto" w:fill="FFFFFF"/>
        </w:rPr>
        <w:t xml:space="preserve"> </w:t>
      </w:r>
      <w:r w:rsidR="00FA3347" w:rsidRPr="009E75C4">
        <w:rPr>
          <w:rFonts w:ascii="Arial" w:hAnsi="Arial" w:cs="Arial"/>
          <w:color w:val="333333"/>
          <w:szCs w:val="20"/>
          <w:shd w:val="clear" w:color="auto" w:fill="FFFFFF"/>
        </w:rPr>
        <w:t>8</w:t>
      </w:r>
      <w:r w:rsidR="006A63C1" w:rsidRPr="009E75C4">
        <w:rPr>
          <w:rFonts w:ascii="Arial" w:hAnsi="Arial" w:cs="Arial"/>
          <w:color w:val="333333"/>
          <w:szCs w:val="20"/>
          <w:shd w:val="clear" w:color="auto" w:fill="FFFFFF"/>
        </w:rPr>
        <w:t>.</w:t>
      </w:r>
    </w:p>
    <w:p w14:paraId="2B966698" w14:textId="77777777" w:rsidR="000802E1" w:rsidRDefault="000802E1" w:rsidP="003778F0">
      <w:pPr>
        <w:widowControl/>
        <w:jc w:val="center"/>
        <w:rPr>
          <w:rStyle w:val="src"/>
          <w:rFonts w:ascii="Arial" w:hAnsi="Arial" w:cs="Arial"/>
          <w:color w:val="333333"/>
          <w:sz w:val="20"/>
          <w:szCs w:val="20"/>
        </w:rPr>
      </w:pPr>
      <w:r w:rsidRPr="00EB2ABE">
        <w:rPr>
          <w:rStyle w:val="src"/>
          <w:rFonts w:ascii="Arial" w:hAnsi="Arial" w:cs="Arial"/>
          <w:noProof/>
          <w:color w:val="333333"/>
          <w:sz w:val="20"/>
          <w:szCs w:val="20"/>
        </w:rPr>
        <w:drawing>
          <wp:inline distT="0" distB="0" distL="0" distR="0" wp14:anchorId="38B3BFB2" wp14:editId="62CDD712">
            <wp:extent cx="5033001" cy="3453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chart\overview0.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33001" cy="3453891"/>
                    </a:xfrm>
                    <a:prstGeom prst="rect">
                      <a:avLst/>
                    </a:prstGeom>
                    <a:noFill/>
                    <a:ln>
                      <a:noFill/>
                    </a:ln>
                  </pic:spPr>
                </pic:pic>
              </a:graphicData>
            </a:graphic>
          </wp:inline>
        </w:drawing>
      </w:r>
    </w:p>
    <w:p w14:paraId="43EA8ED7" w14:textId="77777777" w:rsidR="00E462D6" w:rsidRPr="0016579A" w:rsidRDefault="006A63C1" w:rsidP="004D1ADA">
      <w:pPr>
        <w:widowControl/>
        <w:rPr>
          <w:rFonts w:ascii="Arial" w:hAnsi="Arial" w:cs="Arial"/>
          <w:color w:val="333333"/>
          <w:sz w:val="18"/>
          <w:szCs w:val="20"/>
        </w:rPr>
      </w:pPr>
      <w:r w:rsidRPr="009E75C4">
        <w:rPr>
          <w:rStyle w:val="src"/>
          <w:rFonts w:ascii="Arial" w:hAnsi="Arial" w:cs="Arial"/>
          <w:color w:val="333333"/>
          <w:sz w:val="20"/>
          <w:szCs w:val="20"/>
        </w:rPr>
        <w:t xml:space="preserve">Figure </w:t>
      </w:r>
      <w:r w:rsidR="00FA3347" w:rsidRPr="009E75C4">
        <w:rPr>
          <w:rStyle w:val="src"/>
          <w:rFonts w:ascii="Arial" w:hAnsi="Arial" w:cs="Arial"/>
          <w:color w:val="333333"/>
          <w:sz w:val="20"/>
          <w:szCs w:val="20"/>
        </w:rPr>
        <w:t>8</w:t>
      </w:r>
      <w:r w:rsidRPr="009E75C4">
        <w:rPr>
          <w:rStyle w:val="src"/>
          <w:rFonts w:ascii="Arial" w:hAnsi="Arial" w:cs="Arial"/>
          <w:color w:val="333333"/>
          <w:sz w:val="20"/>
          <w:szCs w:val="20"/>
        </w:rPr>
        <w:t>. Averages (with standard deviation) of the</w:t>
      </w:r>
      <w:r w:rsidR="00D81144" w:rsidRPr="009E75C4">
        <w:rPr>
          <w:rStyle w:val="src"/>
          <w:rFonts w:ascii="Arial" w:hAnsi="Arial" w:cs="Arial"/>
          <w:color w:val="333333"/>
          <w:sz w:val="20"/>
          <w:szCs w:val="20"/>
        </w:rPr>
        <w:t xml:space="preserve"> </w:t>
      </w:r>
      <w:r w:rsidR="00A0716C" w:rsidRPr="009E75C4">
        <w:rPr>
          <w:rStyle w:val="src"/>
          <w:rFonts w:ascii="Arial" w:hAnsi="Arial" w:cs="Arial"/>
          <w:color w:val="333333"/>
          <w:sz w:val="20"/>
          <w:szCs w:val="20"/>
        </w:rPr>
        <w:t>Intrinsic Motivation</w:t>
      </w:r>
      <w:r w:rsidRPr="009E75C4">
        <w:rPr>
          <w:rStyle w:val="src"/>
          <w:rFonts w:ascii="Arial" w:hAnsi="Arial" w:cs="Arial"/>
          <w:color w:val="333333"/>
          <w:sz w:val="20"/>
          <w:szCs w:val="20"/>
        </w:rPr>
        <w:t xml:space="preserve"> </w:t>
      </w:r>
      <w:r w:rsidR="00D81144" w:rsidRPr="009E75C4">
        <w:rPr>
          <w:rStyle w:val="src"/>
          <w:rFonts w:ascii="Arial" w:hAnsi="Arial" w:cs="Arial"/>
          <w:color w:val="333333"/>
          <w:sz w:val="20"/>
          <w:szCs w:val="20"/>
        </w:rPr>
        <w:t xml:space="preserve">Instrument </w:t>
      </w:r>
      <w:r w:rsidR="00A0716C" w:rsidRPr="009E75C4">
        <w:rPr>
          <w:rStyle w:val="src"/>
          <w:rFonts w:ascii="Arial" w:hAnsi="Arial" w:cs="Arial"/>
          <w:color w:val="333333"/>
          <w:sz w:val="20"/>
          <w:szCs w:val="20"/>
        </w:rPr>
        <w:t>(IMI), User Engagement Scale (UES) and Artifact Information Test (AIT</w:t>
      </w:r>
      <w:r w:rsidRPr="009E75C4">
        <w:rPr>
          <w:rStyle w:val="src"/>
          <w:rFonts w:ascii="Arial" w:hAnsi="Arial" w:cs="Arial"/>
          <w:color w:val="333333"/>
          <w:sz w:val="20"/>
          <w:szCs w:val="20"/>
        </w:rPr>
        <w:t>).</w:t>
      </w:r>
      <w:bookmarkStart w:id="162" w:name="_Toc79272182"/>
      <w:bookmarkEnd w:id="160"/>
      <w:bookmarkEnd w:id="161"/>
    </w:p>
    <w:p w14:paraId="18769BBC" w14:textId="77777777" w:rsidR="00E4074C" w:rsidRPr="009E75C4" w:rsidRDefault="00DF7CDB" w:rsidP="009E75C4">
      <w:pPr>
        <w:widowControl/>
        <w:contextualSpacing/>
        <w:rPr>
          <w:rStyle w:val="translated-span"/>
          <w:b/>
          <w:sz w:val="24"/>
          <w:szCs w:val="24"/>
        </w:rPr>
      </w:pPr>
      <w:r w:rsidRPr="009E75C4">
        <w:rPr>
          <w:rStyle w:val="translated-span"/>
          <w:b/>
          <w:sz w:val="24"/>
          <w:szCs w:val="24"/>
        </w:rPr>
        <w:t>Intrinsic Motivation</w:t>
      </w:r>
    </w:p>
    <w:p w14:paraId="194135AB" w14:textId="77777777" w:rsidR="00E4074C" w:rsidRPr="009E75C4" w:rsidRDefault="004023AB" w:rsidP="004023AB">
      <w:pPr>
        <w:pStyle w:val="a3"/>
        <w:ind w:firstLineChars="0" w:firstLine="0"/>
        <w:rPr>
          <w:rStyle w:val="src"/>
          <w:rFonts w:ascii="Arial" w:hAnsi="Arial" w:cs="Arial"/>
          <w:color w:val="333333"/>
          <w:szCs w:val="20"/>
        </w:rPr>
      </w:pPr>
      <w:r w:rsidRPr="009E75C4">
        <w:rPr>
          <w:rStyle w:val="src"/>
          <w:rFonts w:ascii="Arial" w:hAnsi="Arial" w:cs="Arial"/>
          <w:color w:val="333333"/>
          <w:szCs w:val="20"/>
        </w:rPr>
        <w:t>The differen</w:t>
      </w:r>
      <w:r w:rsidR="00E91C29">
        <w:rPr>
          <w:rStyle w:val="src"/>
          <w:rFonts w:ascii="Arial" w:hAnsi="Arial" w:cs="Arial"/>
          <w:color w:val="333333"/>
          <w:szCs w:val="20"/>
        </w:rPr>
        <w:t>t</w:t>
      </w:r>
      <w:r w:rsidRPr="009E75C4">
        <w:rPr>
          <w:rStyle w:val="src"/>
          <w:rFonts w:ascii="Arial" w:hAnsi="Arial" w:cs="Arial"/>
          <w:color w:val="333333"/>
          <w:szCs w:val="20"/>
        </w:rPr>
        <w:t xml:space="preserve"> performance of participants among these three interaction interfaces responses on the four subscales of IMI w</w:t>
      </w:r>
      <w:r w:rsidR="00E91C29">
        <w:rPr>
          <w:rStyle w:val="src"/>
          <w:rFonts w:ascii="Arial" w:hAnsi="Arial" w:cs="Arial"/>
          <w:color w:val="333333"/>
          <w:szCs w:val="20"/>
        </w:rPr>
        <w:t>as</w:t>
      </w:r>
      <w:r w:rsidRPr="009E75C4">
        <w:rPr>
          <w:rStyle w:val="src"/>
          <w:rFonts w:ascii="Arial" w:hAnsi="Arial" w:cs="Arial"/>
          <w:color w:val="333333"/>
          <w:szCs w:val="20"/>
        </w:rPr>
        <w:t xml:space="preserve"> analyzed using one-way ANOVA since the response data was normally distributed. </w:t>
      </w:r>
      <w:r w:rsidR="00E4074C" w:rsidRPr="009E75C4">
        <w:rPr>
          <w:rStyle w:val="src"/>
          <w:rFonts w:ascii="Arial" w:hAnsi="Arial" w:cs="Arial"/>
          <w:color w:val="333333"/>
          <w:szCs w:val="20"/>
        </w:rPr>
        <w:t>A one-way ANOVA showed that there was a statistically significant difference in IMI between Leaflet,</w:t>
      </w:r>
      <w:r w:rsidR="00DC3C3C" w:rsidRPr="009E75C4">
        <w:rPr>
          <w:rStyle w:val="src"/>
          <w:rFonts w:ascii="Arial" w:hAnsi="Arial" w:cs="Arial"/>
          <w:color w:val="333333"/>
          <w:szCs w:val="20"/>
        </w:rPr>
        <w:t xml:space="preserve"> Postcard AR and CubeMuseum AR (</w:t>
      </w:r>
      <w:r w:rsidR="00E4074C" w:rsidRPr="009E75C4">
        <w:rPr>
          <w:rStyle w:val="src"/>
          <w:rFonts w:ascii="Arial" w:hAnsi="Arial" w:cs="Arial"/>
          <w:color w:val="333333"/>
          <w:szCs w:val="20"/>
        </w:rPr>
        <w:t xml:space="preserve">F(2, 69) = </w:t>
      </w:r>
      <w:r w:rsidR="001A69EB" w:rsidRPr="009E75C4">
        <w:rPr>
          <w:rStyle w:val="src"/>
          <w:rFonts w:ascii="Arial" w:hAnsi="Arial" w:cs="Arial"/>
          <w:color w:val="333333"/>
          <w:szCs w:val="20"/>
        </w:rPr>
        <w:t>5.030, p = .009</w:t>
      </w:r>
      <w:r w:rsidR="00DC3C3C" w:rsidRPr="009E75C4">
        <w:rPr>
          <w:rStyle w:val="src"/>
          <w:rFonts w:ascii="Arial" w:hAnsi="Arial" w:cs="Arial"/>
          <w:color w:val="333333"/>
          <w:szCs w:val="20"/>
        </w:rPr>
        <w:t>)</w:t>
      </w:r>
      <w:r w:rsidR="00E4074C" w:rsidRPr="009E75C4">
        <w:rPr>
          <w:rStyle w:val="src"/>
          <w:rFonts w:ascii="Arial" w:hAnsi="Arial" w:cs="Arial"/>
          <w:color w:val="333333"/>
          <w:szCs w:val="20"/>
        </w:rPr>
        <w:t>. Post-hoc tests indicated significant differences betw</w:t>
      </w:r>
      <w:r w:rsidR="00BB017D" w:rsidRPr="009E75C4">
        <w:rPr>
          <w:rStyle w:val="src"/>
          <w:rFonts w:ascii="Arial" w:hAnsi="Arial" w:cs="Arial"/>
          <w:color w:val="333333"/>
          <w:szCs w:val="20"/>
        </w:rPr>
        <w:t>een Leaflet and Postcard (p = .132</w:t>
      </w:r>
      <w:r w:rsidR="00E4074C" w:rsidRPr="009E75C4">
        <w:rPr>
          <w:rStyle w:val="src"/>
          <w:rFonts w:ascii="Arial" w:hAnsi="Arial" w:cs="Arial"/>
          <w:color w:val="333333"/>
          <w:szCs w:val="20"/>
        </w:rPr>
        <w:t xml:space="preserve">), and between Leaflet and CubeMuseum (p = </w:t>
      </w:r>
      <w:r w:rsidR="00BB017D" w:rsidRPr="009E75C4">
        <w:rPr>
          <w:rStyle w:val="src"/>
          <w:rFonts w:ascii="Arial" w:hAnsi="Arial" w:cs="Arial"/>
          <w:color w:val="333333"/>
          <w:szCs w:val="20"/>
        </w:rPr>
        <w:t>0.007</w:t>
      </w:r>
      <w:r w:rsidR="00E4074C" w:rsidRPr="009E75C4">
        <w:rPr>
          <w:rStyle w:val="src"/>
          <w:rFonts w:ascii="Arial" w:hAnsi="Arial" w:cs="Arial"/>
          <w:color w:val="333333"/>
          <w:szCs w:val="20"/>
        </w:rPr>
        <w:t>). The differences between Postcard and CubeMuseum were insignificant (p = .</w:t>
      </w:r>
      <w:r w:rsidR="006B6E31" w:rsidRPr="009E75C4">
        <w:rPr>
          <w:rStyle w:val="src"/>
          <w:rFonts w:ascii="Arial" w:hAnsi="Arial" w:cs="Arial"/>
          <w:color w:val="333333"/>
          <w:szCs w:val="20"/>
        </w:rPr>
        <w:t>464</w:t>
      </w:r>
      <w:r w:rsidR="00E4074C" w:rsidRPr="009E75C4">
        <w:rPr>
          <w:rStyle w:val="src"/>
          <w:rFonts w:ascii="Arial" w:hAnsi="Arial" w:cs="Arial"/>
          <w:color w:val="333333"/>
          <w:szCs w:val="20"/>
        </w:rPr>
        <w:t>).</w:t>
      </w:r>
      <w:r w:rsidR="00D53B2B" w:rsidRPr="009E75C4">
        <w:rPr>
          <w:rStyle w:val="src"/>
          <w:rFonts w:ascii="Arial" w:hAnsi="Arial" w:cs="Arial"/>
          <w:color w:val="333333"/>
          <w:szCs w:val="20"/>
        </w:rPr>
        <w:t xml:space="preserve"> </w:t>
      </w:r>
      <w:r w:rsidR="00E4074C" w:rsidRPr="009E75C4">
        <w:rPr>
          <w:rStyle w:val="src"/>
          <w:rFonts w:ascii="Arial" w:hAnsi="Arial" w:cs="Arial"/>
          <w:color w:val="333333"/>
          <w:szCs w:val="20"/>
        </w:rPr>
        <w:t xml:space="preserve">Users were more motivated </w:t>
      </w:r>
      <w:r w:rsidR="00707B8E" w:rsidRPr="009E75C4">
        <w:rPr>
          <w:rStyle w:val="src"/>
          <w:rFonts w:ascii="Arial" w:hAnsi="Arial" w:cs="Arial"/>
          <w:color w:val="333333"/>
          <w:szCs w:val="20"/>
        </w:rPr>
        <w:t>when using CubeMuseum AR (M = 4.86, SD = 0.58) and Postcard AR (M = 4.66, SD = 0.60) than using Leaflet (M = 4.29, SD = 0.77</w:t>
      </w:r>
      <w:r w:rsidR="00E4074C" w:rsidRPr="009E75C4">
        <w:rPr>
          <w:rStyle w:val="src"/>
          <w:rFonts w:ascii="Arial" w:hAnsi="Arial" w:cs="Arial"/>
          <w:color w:val="333333"/>
          <w:szCs w:val="20"/>
        </w:rPr>
        <w:t xml:space="preserve">).  Specifically, significant </w:t>
      </w:r>
      <w:r w:rsidR="00707B8E" w:rsidRPr="009E75C4">
        <w:rPr>
          <w:rStyle w:val="src"/>
          <w:rFonts w:ascii="Arial" w:hAnsi="Arial" w:cs="Arial"/>
          <w:color w:val="333333"/>
          <w:szCs w:val="20"/>
        </w:rPr>
        <w:t>differences were reported in Interest and Enjoyment (F(</w:t>
      </w:r>
      <w:r w:rsidR="00CE39D5" w:rsidRPr="009E75C4">
        <w:rPr>
          <w:rStyle w:val="src"/>
          <w:rFonts w:ascii="Arial" w:hAnsi="Arial" w:cs="Arial"/>
          <w:color w:val="333333"/>
          <w:szCs w:val="20"/>
        </w:rPr>
        <w:t>2, 69) = 6.939</w:t>
      </w:r>
      <w:r w:rsidR="00707B8E" w:rsidRPr="009E75C4">
        <w:rPr>
          <w:rStyle w:val="src"/>
          <w:rFonts w:ascii="Arial" w:hAnsi="Arial" w:cs="Arial"/>
          <w:color w:val="333333"/>
          <w:szCs w:val="20"/>
        </w:rPr>
        <w:t xml:space="preserve">, p = </w:t>
      </w:r>
      <w:r w:rsidR="00CE39D5" w:rsidRPr="009E75C4">
        <w:rPr>
          <w:rStyle w:val="src"/>
          <w:rFonts w:ascii="Arial" w:hAnsi="Arial" w:cs="Arial"/>
          <w:color w:val="333333"/>
          <w:szCs w:val="20"/>
        </w:rPr>
        <w:t>.002</w:t>
      </w:r>
      <w:r w:rsidR="009C4930" w:rsidRPr="009E75C4">
        <w:rPr>
          <w:rStyle w:val="src"/>
          <w:rFonts w:ascii="Arial" w:hAnsi="Arial" w:cs="Arial"/>
          <w:color w:val="333333"/>
          <w:szCs w:val="20"/>
        </w:rPr>
        <w:t>) and Perceived</w:t>
      </w:r>
      <w:r w:rsidR="009C4930" w:rsidRPr="009E75C4">
        <w:rPr>
          <w:rStyle w:val="10"/>
          <w:rFonts w:ascii="Arial" w:hAnsi="Arial" w:cs="Arial"/>
          <w:color w:val="333333"/>
          <w:sz w:val="21"/>
          <w:szCs w:val="20"/>
        </w:rPr>
        <w:t xml:space="preserve"> </w:t>
      </w:r>
      <w:r w:rsidR="009C4930" w:rsidRPr="009E75C4">
        <w:rPr>
          <w:rStyle w:val="src"/>
          <w:rFonts w:ascii="Arial" w:hAnsi="Arial" w:cs="Arial"/>
          <w:color w:val="333333"/>
          <w:szCs w:val="20"/>
        </w:rPr>
        <w:t>Choice</w:t>
      </w:r>
      <w:r w:rsidR="00E4074C" w:rsidRPr="009E75C4">
        <w:rPr>
          <w:rStyle w:val="src"/>
          <w:rFonts w:ascii="Arial" w:hAnsi="Arial" w:cs="Arial"/>
          <w:color w:val="333333"/>
          <w:szCs w:val="20"/>
        </w:rPr>
        <w:t xml:space="preserve"> (F(</w:t>
      </w:r>
      <w:r w:rsidR="00CE39D5" w:rsidRPr="009E75C4">
        <w:rPr>
          <w:rStyle w:val="src"/>
          <w:rFonts w:ascii="Arial" w:hAnsi="Arial" w:cs="Arial"/>
          <w:color w:val="333333"/>
          <w:szCs w:val="20"/>
        </w:rPr>
        <w:t>2, 69) = 3.632, p = .032</w:t>
      </w:r>
      <w:r w:rsidR="00E4074C" w:rsidRPr="009E75C4">
        <w:rPr>
          <w:rStyle w:val="src"/>
          <w:rFonts w:ascii="Arial" w:hAnsi="Arial" w:cs="Arial"/>
          <w:color w:val="333333"/>
          <w:szCs w:val="20"/>
        </w:rPr>
        <w:t>) for IMI</w:t>
      </w:r>
      <w:r w:rsidR="009C4930" w:rsidRPr="009E75C4">
        <w:rPr>
          <w:rStyle w:val="src"/>
          <w:rFonts w:ascii="Arial" w:hAnsi="Arial" w:cs="Arial"/>
          <w:color w:val="333333"/>
          <w:szCs w:val="20"/>
        </w:rPr>
        <w:t xml:space="preserve">. </w:t>
      </w:r>
      <w:r w:rsidR="00D53B2B" w:rsidRPr="009E75C4">
        <w:rPr>
          <w:rStyle w:val="src"/>
          <w:rFonts w:ascii="Arial" w:hAnsi="Arial" w:cs="Arial"/>
          <w:color w:val="333333"/>
          <w:szCs w:val="20"/>
        </w:rPr>
        <w:t>Although t</w:t>
      </w:r>
      <w:r w:rsidR="009C4930" w:rsidRPr="009E75C4">
        <w:rPr>
          <w:rStyle w:val="src"/>
          <w:rFonts w:ascii="Arial" w:hAnsi="Arial" w:cs="Arial"/>
          <w:color w:val="333333"/>
          <w:szCs w:val="20"/>
        </w:rPr>
        <w:t xml:space="preserve">he differences in Pressure and Tension and Perceived Competence </w:t>
      </w:r>
      <w:r w:rsidR="00D53B2B" w:rsidRPr="009E75C4">
        <w:rPr>
          <w:rStyle w:val="src"/>
          <w:rFonts w:ascii="Arial" w:hAnsi="Arial" w:cs="Arial"/>
          <w:color w:val="333333"/>
          <w:szCs w:val="20"/>
        </w:rPr>
        <w:t>were insignificant</w:t>
      </w:r>
      <w:r w:rsidR="009C4930" w:rsidRPr="009E75C4">
        <w:rPr>
          <w:rStyle w:val="src"/>
          <w:rFonts w:ascii="Arial" w:hAnsi="Arial" w:cs="Arial"/>
          <w:color w:val="333333"/>
          <w:szCs w:val="20"/>
        </w:rPr>
        <w:t>, the scores on these two subscale</w:t>
      </w:r>
      <w:r w:rsidR="00E91C29">
        <w:rPr>
          <w:rStyle w:val="src"/>
          <w:rFonts w:ascii="Arial" w:hAnsi="Arial" w:cs="Arial"/>
          <w:color w:val="333333"/>
          <w:szCs w:val="20"/>
        </w:rPr>
        <w:t>s</w:t>
      </w:r>
      <w:r w:rsidR="009C4930" w:rsidRPr="009E75C4">
        <w:rPr>
          <w:rStyle w:val="src"/>
          <w:rFonts w:ascii="Arial" w:hAnsi="Arial" w:cs="Arial"/>
          <w:color w:val="333333"/>
          <w:szCs w:val="20"/>
        </w:rPr>
        <w:t xml:space="preserve"> show a slight trend (</w:t>
      </w:r>
      <w:r w:rsidR="00577944" w:rsidRPr="009E75C4">
        <w:rPr>
          <w:rStyle w:val="src"/>
          <w:rFonts w:ascii="Arial" w:hAnsi="Arial" w:cs="Arial"/>
          <w:color w:val="333333"/>
          <w:szCs w:val="20"/>
        </w:rPr>
        <w:t xml:space="preserve">see </w:t>
      </w:r>
      <w:r w:rsidR="009C4930" w:rsidRPr="009E75C4">
        <w:rPr>
          <w:rStyle w:val="src"/>
          <w:rFonts w:ascii="Arial" w:hAnsi="Arial" w:cs="Arial"/>
          <w:color w:val="333333"/>
          <w:szCs w:val="20"/>
        </w:rPr>
        <w:t xml:space="preserve">Figure </w:t>
      </w:r>
      <w:r w:rsidR="00FA3347" w:rsidRPr="009E75C4">
        <w:rPr>
          <w:rStyle w:val="src"/>
          <w:rFonts w:ascii="Arial" w:hAnsi="Arial" w:cs="Arial"/>
          <w:color w:val="333333"/>
          <w:szCs w:val="20"/>
        </w:rPr>
        <w:t>9</w:t>
      </w:r>
      <w:r w:rsidR="009C4930" w:rsidRPr="009E75C4">
        <w:rPr>
          <w:rStyle w:val="src"/>
          <w:rFonts w:ascii="Arial" w:hAnsi="Arial" w:cs="Arial"/>
          <w:color w:val="333333"/>
          <w:szCs w:val="20"/>
        </w:rPr>
        <w:t xml:space="preserve">). </w:t>
      </w:r>
    </w:p>
    <w:p w14:paraId="75B4A7B3" w14:textId="77777777" w:rsidR="007B7B1E" w:rsidRDefault="008C15E2" w:rsidP="008C15E2">
      <w:pPr>
        <w:pStyle w:val="a3"/>
        <w:ind w:firstLineChars="0" w:firstLine="0"/>
        <w:jc w:val="center"/>
        <w:rPr>
          <w:rStyle w:val="src"/>
          <w:rFonts w:ascii="Arial" w:hAnsi="Arial" w:cs="Arial"/>
          <w:color w:val="333333"/>
          <w:sz w:val="20"/>
          <w:szCs w:val="20"/>
        </w:rPr>
      </w:pPr>
      <w:r w:rsidRPr="008C15E2">
        <w:rPr>
          <w:rStyle w:val="src"/>
          <w:rFonts w:ascii="Arial" w:hAnsi="Arial" w:cs="Arial"/>
          <w:noProof/>
          <w:color w:val="333333"/>
          <w:sz w:val="20"/>
          <w:szCs w:val="20"/>
        </w:rPr>
        <w:lastRenderedPageBreak/>
        <w:drawing>
          <wp:inline distT="0" distB="0" distL="0" distR="0" wp14:anchorId="0DC0AB5A" wp14:editId="337A5F0F">
            <wp:extent cx="4648200" cy="3441617"/>
            <wp:effectExtent l="0" t="0" r="0" b="6985"/>
            <wp:docPr id="33" name="Picture 33" descr="C:\Users\admin\Desktop\cha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chart\IM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520" cy="3449998"/>
                    </a:xfrm>
                    <a:prstGeom prst="rect">
                      <a:avLst/>
                    </a:prstGeom>
                    <a:noFill/>
                    <a:ln>
                      <a:noFill/>
                    </a:ln>
                  </pic:spPr>
                </pic:pic>
              </a:graphicData>
            </a:graphic>
          </wp:inline>
        </w:drawing>
      </w:r>
    </w:p>
    <w:p w14:paraId="2E928247" w14:textId="77777777" w:rsidR="00E462D6" w:rsidRPr="00CD509D" w:rsidRDefault="005753A3" w:rsidP="005753A3">
      <w:pPr>
        <w:widowControl/>
        <w:rPr>
          <w:rStyle w:val="translated-span"/>
          <w:rFonts w:ascii="Arial" w:hAnsi="Arial" w:cs="Arial"/>
          <w:color w:val="333333"/>
          <w:sz w:val="18"/>
          <w:szCs w:val="20"/>
        </w:rPr>
      </w:pPr>
      <w:r w:rsidRPr="00CD509D">
        <w:rPr>
          <w:rStyle w:val="src"/>
          <w:rFonts w:ascii="Arial" w:hAnsi="Arial" w:cs="Arial"/>
          <w:color w:val="333333"/>
          <w:sz w:val="18"/>
          <w:szCs w:val="20"/>
        </w:rPr>
        <w:t xml:space="preserve">Figure </w:t>
      </w:r>
      <w:r w:rsidR="00FA3347" w:rsidRPr="00CD509D">
        <w:rPr>
          <w:rStyle w:val="src"/>
          <w:rFonts w:ascii="Arial" w:hAnsi="Arial" w:cs="Arial"/>
          <w:color w:val="333333"/>
          <w:sz w:val="18"/>
          <w:szCs w:val="20"/>
        </w:rPr>
        <w:t>9</w:t>
      </w:r>
      <w:r w:rsidRPr="00CD509D">
        <w:rPr>
          <w:rStyle w:val="src"/>
          <w:rFonts w:ascii="Arial" w:hAnsi="Arial" w:cs="Arial"/>
          <w:color w:val="333333"/>
          <w:sz w:val="18"/>
          <w:szCs w:val="20"/>
        </w:rPr>
        <w:t>. Averages (with standard deviation) of the Interest and Enjoyment (IE),</w:t>
      </w:r>
      <w:r w:rsidRPr="00CD509D">
        <w:rPr>
          <w:rStyle w:val="20"/>
          <w:rFonts w:ascii="Arial" w:hAnsi="Arial" w:cs="Arial"/>
          <w:color w:val="333333"/>
          <w:sz w:val="18"/>
          <w:szCs w:val="20"/>
        </w:rPr>
        <w:t xml:space="preserve"> </w:t>
      </w:r>
      <w:r w:rsidRPr="00CD509D">
        <w:rPr>
          <w:rStyle w:val="src"/>
          <w:rFonts w:ascii="Arial" w:hAnsi="Arial" w:cs="Arial"/>
          <w:color w:val="333333"/>
          <w:sz w:val="18"/>
          <w:szCs w:val="20"/>
        </w:rPr>
        <w:t>Perceived</w:t>
      </w:r>
      <w:r w:rsidRPr="00CD509D">
        <w:rPr>
          <w:rStyle w:val="10"/>
          <w:rFonts w:ascii="Arial" w:hAnsi="Arial" w:cs="Arial"/>
          <w:color w:val="333333"/>
          <w:sz w:val="18"/>
          <w:szCs w:val="20"/>
        </w:rPr>
        <w:t xml:space="preserve"> </w:t>
      </w:r>
      <w:r w:rsidRPr="00CD509D">
        <w:rPr>
          <w:rStyle w:val="src"/>
          <w:rFonts w:ascii="Arial" w:hAnsi="Arial" w:cs="Arial"/>
          <w:color w:val="333333"/>
          <w:sz w:val="18"/>
          <w:szCs w:val="20"/>
        </w:rPr>
        <w:t>Choice (PCH), Perceived</w:t>
      </w:r>
      <w:r w:rsidRPr="00CD509D">
        <w:rPr>
          <w:rStyle w:val="10"/>
          <w:rFonts w:ascii="Arial" w:hAnsi="Arial" w:cs="Arial"/>
          <w:color w:val="333333"/>
          <w:sz w:val="18"/>
          <w:szCs w:val="20"/>
        </w:rPr>
        <w:t xml:space="preserve"> </w:t>
      </w:r>
      <w:r w:rsidRPr="00CD509D">
        <w:rPr>
          <w:rStyle w:val="src"/>
          <w:rFonts w:ascii="Arial" w:hAnsi="Arial" w:cs="Arial"/>
          <w:color w:val="333333"/>
          <w:sz w:val="18"/>
          <w:szCs w:val="20"/>
        </w:rPr>
        <w:t xml:space="preserve">Competence (PCO) </w:t>
      </w:r>
      <w:r w:rsidRPr="00CD509D">
        <w:rPr>
          <w:rStyle w:val="src"/>
          <w:rFonts w:ascii="Arial" w:hAnsi="Arial" w:cs="Arial" w:hint="eastAsia"/>
          <w:color w:val="333333"/>
          <w:sz w:val="18"/>
          <w:szCs w:val="20"/>
        </w:rPr>
        <w:t>and</w:t>
      </w:r>
      <w:r w:rsidRPr="00CD509D">
        <w:rPr>
          <w:rStyle w:val="src"/>
          <w:rFonts w:ascii="Arial" w:hAnsi="Arial" w:cs="Arial"/>
          <w:color w:val="333333"/>
          <w:sz w:val="18"/>
          <w:szCs w:val="20"/>
        </w:rPr>
        <w:t xml:space="preserve"> Pressure and Tension (PT).</w:t>
      </w:r>
    </w:p>
    <w:p w14:paraId="459CA832" w14:textId="77777777" w:rsidR="00DF7CDB" w:rsidRPr="009E75C4" w:rsidRDefault="00DF7CDB" w:rsidP="009E75C4">
      <w:pPr>
        <w:widowControl/>
        <w:contextualSpacing/>
        <w:rPr>
          <w:rStyle w:val="translated-span"/>
          <w:b/>
          <w:sz w:val="24"/>
          <w:szCs w:val="24"/>
        </w:rPr>
      </w:pPr>
      <w:r w:rsidRPr="009E75C4">
        <w:rPr>
          <w:rStyle w:val="translated-span"/>
          <w:b/>
          <w:sz w:val="24"/>
          <w:szCs w:val="24"/>
        </w:rPr>
        <w:t>Engagement</w:t>
      </w:r>
    </w:p>
    <w:p w14:paraId="25ED6E2B" w14:textId="77777777" w:rsidR="000D3CFE" w:rsidRPr="009E75C4" w:rsidRDefault="00783DD7" w:rsidP="0099152C">
      <w:pPr>
        <w:rPr>
          <w:rStyle w:val="src"/>
          <w:rFonts w:ascii="Arial" w:hAnsi="Arial" w:cs="Arial"/>
          <w:color w:val="333333"/>
          <w:szCs w:val="20"/>
        </w:rPr>
      </w:pPr>
      <w:r w:rsidRPr="009E75C4">
        <w:rPr>
          <w:rStyle w:val="src"/>
          <w:rFonts w:ascii="Arial" w:hAnsi="Arial" w:cs="Arial"/>
          <w:color w:val="333333"/>
          <w:szCs w:val="20"/>
        </w:rPr>
        <w:t>The differen</w:t>
      </w:r>
      <w:r w:rsidR="00E91C29">
        <w:rPr>
          <w:rStyle w:val="src"/>
          <w:rFonts w:ascii="Arial" w:hAnsi="Arial" w:cs="Arial"/>
          <w:color w:val="333333"/>
          <w:szCs w:val="20"/>
        </w:rPr>
        <w:t>t</w:t>
      </w:r>
      <w:r w:rsidRPr="009E75C4">
        <w:rPr>
          <w:rStyle w:val="src"/>
          <w:rFonts w:ascii="Arial" w:hAnsi="Arial" w:cs="Arial"/>
          <w:color w:val="333333"/>
          <w:szCs w:val="20"/>
        </w:rPr>
        <w:t xml:space="preserve"> performance of participants among these three interaction interfaces respon</w:t>
      </w:r>
      <w:r w:rsidR="00B16C6B" w:rsidRPr="009E75C4">
        <w:rPr>
          <w:rStyle w:val="src"/>
          <w:rFonts w:ascii="Arial" w:hAnsi="Arial" w:cs="Arial"/>
          <w:color w:val="333333"/>
          <w:szCs w:val="20"/>
        </w:rPr>
        <w:t xml:space="preserve">ses on the four subscales of </w:t>
      </w:r>
      <w:r w:rsidR="00D44232" w:rsidRPr="009E75C4">
        <w:rPr>
          <w:rStyle w:val="src"/>
          <w:rFonts w:ascii="Arial" w:hAnsi="Arial" w:cs="Arial"/>
          <w:color w:val="333333"/>
          <w:szCs w:val="20"/>
        </w:rPr>
        <w:t>UES</w:t>
      </w:r>
      <w:r w:rsidRPr="009E75C4">
        <w:rPr>
          <w:rStyle w:val="src"/>
          <w:rFonts w:ascii="Arial" w:hAnsi="Arial" w:cs="Arial"/>
          <w:color w:val="333333"/>
          <w:szCs w:val="20"/>
        </w:rPr>
        <w:t xml:space="preserve"> w</w:t>
      </w:r>
      <w:r w:rsidR="00E91C29">
        <w:rPr>
          <w:rStyle w:val="src"/>
          <w:rFonts w:ascii="Arial" w:hAnsi="Arial" w:cs="Arial"/>
          <w:color w:val="333333"/>
          <w:szCs w:val="20"/>
        </w:rPr>
        <w:t>as</w:t>
      </w:r>
      <w:r w:rsidRPr="009E75C4">
        <w:rPr>
          <w:rStyle w:val="src"/>
          <w:rFonts w:ascii="Arial" w:hAnsi="Arial" w:cs="Arial"/>
          <w:color w:val="333333"/>
          <w:szCs w:val="20"/>
        </w:rPr>
        <w:t xml:space="preserve"> analyzed using one-way ANOVA since the response data was normally distributed. A one-way ANOVA showed that there was a statistically significant difference in </w:t>
      </w:r>
      <w:r w:rsidR="00D44232" w:rsidRPr="009E75C4">
        <w:rPr>
          <w:rStyle w:val="src"/>
          <w:rFonts w:ascii="Arial" w:hAnsi="Arial" w:cs="Arial"/>
          <w:color w:val="333333"/>
          <w:szCs w:val="20"/>
        </w:rPr>
        <w:t>UES</w:t>
      </w:r>
      <w:r w:rsidRPr="009E75C4">
        <w:rPr>
          <w:rStyle w:val="src"/>
          <w:rFonts w:ascii="Arial" w:hAnsi="Arial" w:cs="Arial"/>
          <w:color w:val="333333"/>
          <w:szCs w:val="20"/>
        </w:rPr>
        <w:t xml:space="preserve"> between Leaflet,</w:t>
      </w:r>
      <w:r w:rsidR="00F965C3" w:rsidRPr="009E75C4">
        <w:rPr>
          <w:rStyle w:val="src"/>
          <w:rFonts w:ascii="Arial" w:hAnsi="Arial" w:cs="Arial"/>
          <w:color w:val="333333"/>
          <w:szCs w:val="20"/>
        </w:rPr>
        <w:t xml:space="preserve"> Postcard AR and CubeMuseum AR (</w:t>
      </w:r>
      <w:r w:rsidRPr="009E75C4">
        <w:rPr>
          <w:rStyle w:val="src"/>
          <w:rFonts w:ascii="Arial" w:hAnsi="Arial" w:cs="Arial"/>
          <w:color w:val="333333"/>
          <w:szCs w:val="20"/>
        </w:rPr>
        <w:t xml:space="preserve">F(2, 69) = </w:t>
      </w:r>
      <w:r w:rsidR="00F965C3" w:rsidRPr="009E75C4">
        <w:rPr>
          <w:rStyle w:val="src"/>
          <w:rFonts w:ascii="Arial" w:hAnsi="Arial" w:cs="Arial"/>
          <w:color w:val="333333"/>
          <w:szCs w:val="20"/>
        </w:rPr>
        <w:t>14.1</w:t>
      </w:r>
      <w:r w:rsidR="0073223A" w:rsidRPr="009E75C4">
        <w:rPr>
          <w:rStyle w:val="src"/>
          <w:rFonts w:ascii="Arial" w:hAnsi="Arial" w:cs="Arial"/>
          <w:color w:val="333333"/>
          <w:szCs w:val="20"/>
        </w:rPr>
        <w:t>05</w:t>
      </w:r>
      <w:r w:rsidR="00F965C3" w:rsidRPr="009E75C4">
        <w:rPr>
          <w:rStyle w:val="src"/>
          <w:rFonts w:ascii="Arial" w:hAnsi="Arial" w:cs="Arial"/>
          <w:color w:val="333333"/>
          <w:szCs w:val="20"/>
        </w:rPr>
        <w:t xml:space="preserve"> p &lt;</w:t>
      </w:r>
      <w:r w:rsidRPr="009E75C4">
        <w:rPr>
          <w:rStyle w:val="src"/>
          <w:rFonts w:ascii="Arial" w:hAnsi="Arial" w:cs="Arial"/>
          <w:color w:val="333333"/>
          <w:szCs w:val="20"/>
        </w:rPr>
        <w:t xml:space="preserve"> .00</w:t>
      </w:r>
      <w:r w:rsidR="00F965C3" w:rsidRPr="009E75C4">
        <w:rPr>
          <w:rStyle w:val="src"/>
          <w:rFonts w:ascii="Arial" w:hAnsi="Arial" w:cs="Arial"/>
          <w:color w:val="333333"/>
          <w:szCs w:val="20"/>
        </w:rPr>
        <w:t>1)</w:t>
      </w:r>
      <w:r w:rsidRPr="009E75C4">
        <w:rPr>
          <w:rStyle w:val="src"/>
          <w:rFonts w:ascii="Arial" w:hAnsi="Arial" w:cs="Arial"/>
          <w:color w:val="333333"/>
          <w:szCs w:val="20"/>
        </w:rPr>
        <w:t xml:space="preserve">. Post-hoc tests indicated significant differences between Leaflet and Postcard (p </w:t>
      </w:r>
      <w:r w:rsidR="001A2A9F" w:rsidRPr="009E75C4">
        <w:rPr>
          <w:rStyle w:val="src"/>
          <w:rFonts w:ascii="Arial" w:hAnsi="Arial" w:cs="Arial"/>
          <w:color w:val="333333"/>
          <w:szCs w:val="20"/>
        </w:rPr>
        <w:t>&lt;.001</w:t>
      </w:r>
      <w:r w:rsidRPr="009E75C4">
        <w:rPr>
          <w:rStyle w:val="src"/>
          <w:rFonts w:ascii="Arial" w:hAnsi="Arial" w:cs="Arial"/>
          <w:color w:val="333333"/>
          <w:szCs w:val="20"/>
        </w:rPr>
        <w:t>), and between Leaflet and CubeMuseum (</w:t>
      </w:r>
      <w:r w:rsidR="001A2A9F" w:rsidRPr="009E75C4">
        <w:rPr>
          <w:rStyle w:val="src"/>
          <w:rFonts w:ascii="Arial" w:hAnsi="Arial" w:cs="Arial"/>
          <w:color w:val="333333"/>
          <w:szCs w:val="20"/>
        </w:rPr>
        <w:t>p &lt;.001</w:t>
      </w:r>
      <w:r w:rsidRPr="009E75C4">
        <w:rPr>
          <w:rStyle w:val="src"/>
          <w:rFonts w:ascii="Arial" w:hAnsi="Arial" w:cs="Arial"/>
          <w:color w:val="333333"/>
          <w:szCs w:val="20"/>
        </w:rPr>
        <w:t>). The differences between Postcard and CubeMuseum were insignificant (p = .</w:t>
      </w:r>
      <w:r w:rsidR="001A2A9F" w:rsidRPr="009E75C4">
        <w:rPr>
          <w:rStyle w:val="src"/>
          <w:rFonts w:ascii="Arial" w:hAnsi="Arial" w:cs="Arial"/>
          <w:color w:val="333333"/>
          <w:szCs w:val="20"/>
        </w:rPr>
        <w:t>377</w:t>
      </w:r>
      <w:r w:rsidRPr="009E75C4">
        <w:rPr>
          <w:rStyle w:val="src"/>
          <w:rFonts w:ascii="Arial" w:hAnsi="Arial" w:cs="Arial"/>
          <w:color w:val="333333"/>
          <w:szCs w:val="20"/>
        </w:rPr>
        <w:t xml:space="preserve">). Users were more </w:t>
      </w:r>
      <w:r w:rsidR="00041C81" w:rsidRPr="009E75C4">
        <w:rPr>
          <w:rStyle w:val="src"/>
          <w:rFonts w:ascii="Arial" w:hAnsi="Arial" w:cs="Arial"/>
          <w:color w:val="333333"/>
          <w:szCs w:val="20"/>
        </w:rPr>
        <w:t>engaged</w:t>
      </w:r>
      <w:r w:rsidRPr="009E75C4">
        <w:rPr>
          <w:rStyle w:val="src"/>
          <w:rFonts w:ascii="Arial" w:hAnsi="Arial" w:cs="Arial"/>
          <w:color w:val="333333"/>
          <w:szCs w:val="20"/>
        </w:rPr>
        <w:t xml:space="preserve"> when using CubeMuseum AR (M = </w:t>
      </w:r>
      <w:r w:rsidR="00041C81" w:rsidRPr="009E75C4">
        <w:rPr>
          <w:rStyle w:val="src"/>
          <w:rFonts w:ascii="Arial" w:hAnsi="Arial" w:cs="Arial"/>
          <w:color w:val="333333"/>
          <w:szCs w:val="20"/>
        </w:rPr>
        <w:t>3</w:t>
      </w:r>
      <w:r w:rsidRPr="009E75C4">
        <w:rPr>
          <w:rStyle w:val="src"/>
          <w:rFonts w:ascii="Arial" w:hAnsi="Arial" w:cs="Arial"/>
          <w:color w:val="333333"/>
          <w:szCs w:val="20"/>
        </w:rPr>
        <w:t>.</w:t>
      </w:r>
      <w:r w:rsidR="00041C81" w:rsidRPr="009E75C4">
        <w:rPr>
          <w:rStyle w:val="src"/>
          <w:rFonts w:ascii="Arial" w:hAnsi="Arial" w:cs="Arial"/>
          <w:color w:val="333333"/>
          <w:szCs w:val="20"/>
        </w:rPr>
        <w:t>05</w:t>
      </w:r>
      <w:r w:rsidRPr="009E75C4">
        <w:rPr>
          <w:rStyle w:val="src"/>
          <w:rFonts w:ascii="Arial" w:hAnsi="Arial" w:cs="Arial"/>
          <w:color w:val="333333"/>
          <w:szCs w:val="20"/>
        </w:rPr>
        <w:t>, SD = 0.</w:t>
      </w:r>
      <w:r w:rsidR="00041C81" w:rsidRPr="009E75C4">
        <w:rPr>
          <w:rStyle w:val="src"/>
          <w:rFonts w:ascii="Arial" w:hAnsi="Arial" w:cs="Arial"/>
          <w:color w:val="333333"/>
          <w:szCs w:val="20"/>
        </w:rPr>
        <w:t>44</w:t>
      </w:r>
      <w:r w:rsidRPr="009E75C4">
        <w:rPr>
          <w:rStyle w:val="src"/>
          <w:rFonts w:ascii="Arial" w:hAnsi="Arial" w:cs="Arial"/>
          <w:color w:val="333333"/>
          <w:szCs w:val="20"/>
        </w:rPr>
        <w:t>) and Postca</w:t>
      </w:r>
      <w:r w:rsidR="00041C81" w:rsidRPr="009E75C4">
        <w:rPr>
          <w:rStyle w:val="src"/>
          <w:rFonts w:ascii="Arial" w:hAnsi="Arial" w:cs="Arial"/>
          <w:color w:val="333333"/>
          <w:szCs w:val="20"/>
        </w:rPr>
        <w:t>rd AR (M = 2.80</w:t>
      </w:r>
      <w:r w:rsidRPr="009E75C4">
        <w:rPr>
          <w:rStyle w:val="src"/>
          <w:rFonts w:ascii="Arial" w:hAnsi="Arial" w:cs="Arial"/>
          <w:color w:val="333333"/>
          <w:szCs w:val="20"/>
        </w:rPr>
        <w:t>, SD = 0.</w:t>
      </w:r>
      <w:r w:rsidR="00041C81" w:rsidRPr="009E75C4">
        <w:rPr>
          <w:rStyle w:val="src"/>
          <w:rFonts w:ascii="Arial" w:hAnsi="Arial" w:cs="Arial"/>
          <w:color w:val="333333"/>
          <w:szCs w:val="20"/>
        </w:rPr>
        <w:t>41</w:t>
      </w:r>
      <w:r w:rsidRPr="009E75C4">
        <w:rPr>
          <w:rStyle w:val="src"/>
          <w:rFonts w:ascii="Arial" w:hAnsi="Arial" w:cs="Arial"/>
          <w:color w:val="333333"/>
          <w:szCs w:val="20"/>
        </w:rPr>
        <w:t>) than</w:t>
      </w:r>
      <w:r w:rsidR="00041C81" w:rsidRPr="009E75C4">
        <w:rPr>
          <w:rStyle w:val="src"/>
          <w:rFonts w:ascii="Arial" w:hAnsi="Arial" w:cs="Arial"/>
          <w:color w:val="333333"/>
          <w:szCs w:val="20"/>
        </w:rPr>
        <w:t xml:space="preserve"> using Leaflet (M = 2</w:t>
      </w:r>
      <w:r w:rsidRPr="009E75C4">
        <w:rPr>
          <w:rStyle w:val="src"/>
          <w:rFonts w:ascii="Arial" w:hAnsi="Arial" w:cs="Arial"/>
          <w:color w:val="333333"/>
          <w:szCs w:val="20"/>
        </w:rPr>
        <w:t>.</w:t>
      </w:r>
      <w:r w:rsidR="00041C81" w:rsidRPr="009E75C4">
        <w:rPr>
          <w:rStyle w:val="src"/>
          <w:rFonts w:ascii="Arial" w:hAnsi="Arial" w:cs="Arial"/>
          <w:color w:val="333333"/>
          <w:szCs w:val="20"/>
        </w:rPr>
        <w:t>35, SD = 0.60</w:t>
      </w:r>
      <w:r w:rsidRPr="009E75C4">
        <w:rPr>
          <w:rStyle w:val="src"/>
          <w:rFonts w:ascii="Arial" w:hAnsi="Arial" w:cs="Arial"/>
          <w:color w:val="333333"/>
          <w:szCs w:val="20"/>
        </w:rPr>
        <w:t xml:space="preserve">).  Specifically, significant differences were reported in </w:t>
      </w:r>
      <w:r w:rsidR="0074364B" w:rsidRPr="009E75C4">
        <w:rPr>
          <w:rStyle w:val="src"/>
          <w:rFonts w:ascii="Arial" w:hAnsi="Arial" w:cs="Arial" w:hint="eastAsia"/>
          <w:color w:val="333333"/>
          <w:sz w:val="22"/>
          <w:szCs w:val="20"/>
        </w:rPr>
        <w:t>Focused Attention</w:t>
      </w:r>
      <w:r w:rsidRPr="009E75C4">
        <w:rPr>
          <w:rStyle w:val="src"/>
          <w:rFonts w:ascii="Arial" w:hAnsi="Arial" w:cs="Arial"/>
          <w:color w:val="333333"/>
          <w:szCs w:val="20"/>
        </w:rPr>
        <w:t xml:space="preserve"> (F(2, 69) = </w:t>
      </w:r>
      <w:r w:rsidR="001F61B2" w:rsidRPr="009E75C4">
        <w:rPr>
          <w:rStyle w:val="src"/>
          <w:rFonts w:ascii="Arial" w:hAnsi="Arial" w:cs="Arial"/>
          <w:color w:val="333333"/>
          <w:szCs w:val="20"/>
        </w:rPr>
        <w:t>11.174</w:t>
      </w:r>
      <w:r w:rsidRPr="009E75C4">
        <w:rPr>
          <w:rStyle w:val="src"/>
          <w:rFonts w:ascii="Arial" w:hAnsi="Arial" w:cs="Arial"/>
          <w:color w:val="333333"/>
          <w:szCs w:val="20"/>
        </w:rPr>
        <w:t xml:space="preserve">, </w:t>
      </w:r>
      <w:r w:rsidR="001F61B2" w:rsidRPr="009E75C4">
        <w:rPr>
          <w:rStyle w:val="src"/>
          <w:rFonts w:ascii="Arial" w:hAnsi="Arial" w:cs="Arial"/>
          <w:color w:val="333333"/>
          <w:szCs w:val="20"/>
        </w:rPr>
        <w:t>p &lt;.001</w:t>
      </w:r>
      <w:r w:rsidRPr="009E75C4">
        <w:rPr>
          <w:rStyle w:val="src"/>
          <w:rFonts w:ascii="Arial" w:hAnsi="Arial" w:cs="Arial"/>
          <w:color w:val="333333"/>
          <w:szCs w:val="20"/>
        </w:rPr>
        <w:t xml:space="preserve">) </w:t>
      </w:r>
      <w:r w:rsidR="0074364B" w:rsidRPr="009E75C4">
        <w:rPr>
          <w:rStyle w:val="src"/>
          <w:rFonts w:ascii="Arial" w:hAnsi="Arial" w:cs="Arial"/>
          <w:color w:val="333333"/>
          <w:szCs w:val="20"/>
        </w:rPr>
        <w:t>,</w:t>
      </w:r>
      <w:r w:rsidRPr="009E75C4">
        <w:rPr>
          <w:rStyle w:val="src"/>
          <w:rFonts w:ascii="Arial" w:hAnsi="Arial" w:cs="Arial"/>
          <w:color w:val="333333"/>
          <w:szCs w:val="20"/>
        </w:rPr>
        <w:t xml:space="preserve"> </w:t>
      </w:r>
      <w:r w:rsidR="0074364B" w:rsidRPr="009E75C4">
        <w:rPr>
          <w:rStyle w:val="src"/>
          <w:rFonts w:ascii="Arial" w:hAnsi="Arial" w:cs="Arial" w:hint="eastAsia"/>
          <w:color w:val="333333"/>
          <w:sz w:val="22"/>
          <w:szCs w:val="20"/>
        </w:rPr>
        <w:t>Aesthetic Appeal</w:t>
      </w:r>
      <w:r w:rsidRPr="009E75C4">
        <w:rPr>
          <w:rStyle w:val="src"/>
          <w:rFonts w:ascii="Arial" w:hAnsi="Arial" w:cs="Arial"/>
          <w:color w:val="333333"/>
          <w:szCs w:val="20"/>
        </w:rPr>
        <w:t xml:space="preserve"> (F(2, 69) = </w:t>
      </w:r>
      <w:r w:rsidR="001F61B2" w:rsidRPr="009E75C4">
        <w:rPr>
          <w:rStyle w:val="src"/>
          <w:rFonts w:ascii="Arial" w:hAnsi="Arial" w:cs="Arial"/>
          <w:color w:val="333333"/>
          <w:szCs w:val="20"/>
        </w:rPr>
        <w:t>16.607</w:t>
      </w:r>
      <w:r w:rsidRPr="009E75C4">
        <w:rPr>
          <w:rStyle w:val="src"/>
          <w:rFonts w:ascii="Arial" w:hAnsi="Arial" w:cs="Arial"/>
          <w:color w:val="333333"/>
          <w:szCs w:val="20"/>
        </w:rPr>
        <w:t xml:space="preserve">, </w:t>
      </w:r>
      <w:r w:rsidR="001F61B2" w:rsidRPr="009E75C4">
        <w:rPr>
          <w:rStyle w:val="src"/>
          <w:rFonts w:ascii="Arial" w:hAnsi="Arial" w:cs="Arial"/>
          <w:color w:val="333333"/>
          <w:szCs w:val="20"/>
        </w:rPr>
        <w:t>p &lt;.001</w:t>
      </w:r>
      <w:r w:rsidRPr="009E75C4">
        <w:rPr>
          <w:rStyle w:val="src"/>
          <w:rFonts w:ascii="Arial" w:hAnsi="Arial" w:cs="Arial"/>
          <w:color w:val="333333"/>
          <w:szCs w:val="20"/>
        </w:rPr>
        <w:t>)</w:t>
      </w:r>
      <w:r w:rsidR="0074364B" w:rsidRPr="009E75C4">
        <w:rPr>
          <w:rStyle w:val="src"/>
          <w:rFonts w:ascii="Arial" w:hAnsi="Arial" w:cs="Arial"/>
          <w:color w:val="333333"/>
          <w:szCs w:val="20"/>
        </w:rPr>
        <w:t xml:space="preserve"> ,</w:t>
      </w:r>
      <w:r w:rsidRPr="009E75C4">
        <w:rPr>
          <w:rStyle w:val="src"/>
          <w:rFonts w:ascii="Arial" w:hAnsi="Arial" w:cs="Arial"/>
          <w:color w:val="333333"/>
          <w:szCs w:val="20"/>
        </w:rPr>
        <w:t xml:space="preserve"> </w:t>
      </w:r>
      <w:r w:rsidR="0074364B" w:rsidRPr="009E75C4">
        <w:rPr>
          <w:rStyle w:val="src"/>
          <w:rFonts w:ascii="Arial" w:hAnsi="Arial" w:cs="Arial" w:hint="eastAsia"/>
          <w:color w:val="333333"/>
          <w:sz w:val="22"/>
          <w:szCs w:val="20"/>
        </w:rPr>
        <w:t>Reward Factor</w:t>
      </w:r>
      <w:r w:rsidR="0074364B" w:rsidRPr="009E75C4">
        <w:rPr>
          <w:rStyle w:val="src"/>
          <w:rFonts w:ascii="Arial" w:hAnsi="Arial" w:cs="Arial"/>
          <w:color w:val="333333"/>
          <w:sz w:val="22"/>
          <w:szCs w:val="20"/>
        </w:rPr>
        <w:t xml:space="preserve"> </w:t>
      </w:r>
      <w:r w:rsidR="0074364B" w:rsidRPr="009E75C4">
        <w:rPr>
          <w:rStyle w:val="src"/>
          <w:rFonts w:ascii="Arial" w:hAnsi="Arial" w:cs="Arial"/>
          <w:color w:val="333333"/>
          <w:szCs w:val="20"/>
        </w:rPr>
        <w:t xml:space="preserve">(F(2, 69) = </w:t>
      </w:r>
      <w:r w:rsidR="001F61B2" w:rsidRPr="009E75C4">
        <w:rPr>
          <w:rStyle w:val="src"/>
          <w:rFonts w:ascii="Arial" w:hAnsi="Arial" w:cs="Arial"/>
          <w:color w:val="333333"/>
          <w:szCs w:val="20"/>
        </w:rPr>
        <w:t>8.662</w:t>
      </w:r>
      <w:r w:rsidR="0074364B" w:rsidRPr="009E75C4">
        <w:rPr>
          <w:rStyle w:val="src"/>
          <w:rFonts w:ascii="Arial" w:hAnsi="Arial" w:cs="Arial"/>
          <w:color w:val="333333"/>
          <w:szCs w:val="20"/>
        </w:rPr>
        <w:t xml:space="preserve">, </w:t>
      </w:r>
      <w:r w:rsidR="001F61B2" w:rsidRPr="009E75C4">
        <w:rPr>
          <w:rStyle w:val="src"/>
          <w:rFonts w:ascii="Arial" w:hAnsi="Arial" w:cs="Arial"/>
          <w:color w:val="333333"/>
          <w:szCs w:val="20"/>
        </w:rPr>
        <w:t>p &lt;.001</w:t>
      </w:r>
      <w:r w:rsidR="0074364B" w:rsidRPr="009E75C4">
        <w:rPr>
          <w:rStyle w:val="src"/>
          <w:rFonts w:ascii="Arial" w:hAnsi="Arial" w:cs="Arial"/>
          <w:color w:val="333333"/>
          <w:szCs w:val="20"/>
        </w:rPr>
        <w:t xml:space="preserve">) </w:t>
      </w:r>
      <w:r w:rsidRPr="009E75C4">
        <w:rPr>
          <w:rStyle w:val="src"/>
          <w:rFonts w:ascii="Arial" w:hAnsi="Arial" w:cs="Arial"/>
          <w:color w:val="333333"/>
          <w:szCs w:val="20"/>
        </w:rPr>
        <w:t xml:space="preserve">for </w:t>
      </w:r>
      <w:r w:rsidR="00D44232" w:rsidRPr="009E75C4">
        <w:rPr>
          <w:rStyle w:val="src"/>
          <w:rFonts w:ascii="Arial" w:hAnsi="Arial" w:cs="Arial"/>
          <w:color w:val="333333"/>
          <w:szCs w:val="20"/>
        </w:rPr>
        <w:t>UES</w:t>
      </w:r>
      <w:r w:rsidRPr="009E75C4">
        <w:rPr>
          <w:rStyle w:val="src"/>
          <w:rFonts w:ascii="Arial" w:hAnsi="Arial" w:cs="Arial"/>
          <w:color w:val="333333"/>
          <w:szCs w:val="20"/>
        </w:rPr>
        <w:t xml:space="preserve">. Although the differences in </w:t>
      </w:r>
      <w:r w:rsidR="0074364B" w:rsidRPr="009E75C4">
        <w:rPr>
          <w:rStyle w:val="src"/>
          <w:rFonts w:ascii="Arial" w:hAnsi="Arial" w:cs="Arial"/>
          <w:color w:val="333333"/>
          <w:szCs w:val="20"/>
        </w:rPr>
        <w:t>Perceived Usability</w:t>
      </w:r>
      <w:r w:rsidRPr="009E75C4">
        <w:rPr>
          <w:rStyle w:val="src"/>
          <w:rFonts w:ascii="Arial" w:hAnsi="Arial" w:cs="Arial"/>
          <w:color w:val="333333"/>
          <w:szCs w:val="20"/>
        </w:rPr>
        <w:t xml:space="preserve"> w</w:t>
      </w:r>
      <w:r w:rsidR="00E91C29">
        <w:rPr>
          <w:rStyle w:val="src"/>
          <w:rFonts w:ascii="Arial" w:hAnsi="Arial" w:cs="Arial"/>
          <w:color w:val="333333"/>
          <w:szCs w:val="20"/>
        </w:rPr>
        <w:t>ere</w:t>
      </w:r>
      <w:r w:rsidR="00041C81" w:rsidRPr="009E75C4">
        <w:rPr>
          <w:rStyle w:val="src"/>
          <w:rFonts w:ascii="Arial" w:hAnsi="Arial" w:cs="Arial"/>
          <w:color w:val="333333"/>
          <w:szCs w:val="20"/>
        </w:rPr>
        <w:t xml:space="preserve"> </w:t>
      </w:r>
      <w:r w:rsidRPr="009E75C4">
        <w:rPr>
          <w:rStyle w:val="src"/>
          <w:rFonts w:ascii="Arial" w:hAnsi="Arial" w:cs="Arial"/>
          <w:color w:val="333333"/>
          <w:szCs w:val="20"/>
        </w:rPr>
        <w:t>insignificant, the scores on th</w:t>
      </w:r>
      <w:r w:rsidR="00041C81" w:rsidRPr="009E75C4">
        <w:rPr>
          <w:rStyle w:val="src"/>
          <w:rFonts w:ascii="Arial" w:hAnsi="Arial" w:cs="Arial"/>
          <w:color w:val="333333"/>
          <w:szCs w:val="20"/>
        </w:rPr>
        <w:t>is</w:t>
      </w:r>
      <w:r w:rsidRPr="009E75C4">
        <w:rPr>
          <w:rStyle w:val="src"/>
          <w:rFonts w:ascii="Arial" w:hAnsi="Arial" w:cs="Arial"/>
          <w:color w:val="333333"/>
          <w:szCs w:val="20"/>
        </w:rPr>
        <w:t xml:space="preserve"> subscale show a slight trend</w:t>
      </w:r>
      <w:r w:rsidR="000A4892" w:rsidRPr="009E75C4">
        <w:rPr>
          <w:rStyle w:val="src"/>
          <w:rFonts w:ascii="Arial" w:hAnsi="Arial" w:cs="Arial"/>
          <w:color w:val="333333"/>
          <w:szCs w:val="20"/>
        </w:rPr>
        <w:t xml:space="preserve"> on </w:t>
      </w:r>
      <w:r w:rsidR="000A4892" w:rsidRPr="009E75C4">
        <w:rPr>
          <w:rFonts w:ascii="Arial" w:hAnsi="Arial" w:cs="Arial"/>
          <w:color w:val="333333"/>
          <w:szCs w:val="20"/>
          <w:shd w:val="clear" w:color="auto" w:fill="FFFFFF"/>
        </w:rPr>
        <w:t>numeric value</w:t>
      </w:r>
      <w:r w:rsidRPr="009E75C4">
        <w:rPr>
          <w:rStyle w:val="src"/>
          <w:rFonts w:ascii="Arial" w:hAnsi="Arial" w:cs="Arial"/>
          <w:color w:val="333333"/>
          <w:szCs w:val="20"/>
        </w:rPr>
        <w:t xml:space="preserve"> (see Figure </w:t>
      </w:r>
      <w:r w:rsidR="00CD509D" w:rsidRPr="009E75C4">
        <w:rPr>
          <w:rStyle w:val="src"/>
          <w:rFonts w:ascii="Arial" w:hAnsi="Arial" w:cs="Arial"/>
          <w:color w:val="333333"/>
          <w:szCs w:val="20"/>
        </w:rPr>
        <w:t>10</w:t>
      </w:r>
      <w:r w:rsidRPr="009E75C4">
        <w:rPr>
          <w:rStyle w:val="src"/>
          <w:rFonts w:ascii="Arial" w:hAnsi="Arial" w:cs="Arial"/>
          <w:color w:val="333333"/>
          <w:szCs w:val="20"/>
        </w:rPr>
        <w:t xml:space="preserve">). </w:t>
      </w:r>
    </w:p>
    <w:p w14:paraId="20A81F98" w14:textId="77777777" w:rsidR="009E04EC" w:rsidRDefault="00AE63FF" w:rsidP="00AE63FF">
      <w:pPr>
        <w:jc w:val="center"/>
        <w:rPr>
          <w:rStyle w:val="src"/>
          <w:rFonts w:ascii="Arial" w:hAnsi="Arial" w:cs="Arial"/>
          <w:color w:val="333333"/>
          <w:sz w:val="20"/>
          <w:szCs w:val="20"/>
        </w:rPr>
      </w:pPr>
      <w:r w:rsidRPr="00AE63FF">
        <w:rPr>
          <w:rStyle w:val="src"/>
          <w:rFonts w:ascii="Arial" w:hAnsi="Arial" w:cs="Arial"/>
          <w:noProof/>
          <w:color w:val="333333"/>
          <w:sz w:val="20"/>
          <w:szCs w:val="20"/>
        </w:rPr>
        <w:lastRenderedPageBreak/>
        <w:drawing>
          <wp:inline distT="0" distB="0" distL="0" distR="0" wp14:anchorId="789D813C" wp14:editId="4D73E33E">
            <wp:extent cx="4558146" cy="34312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chart\UES2.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576264" cy="3444928"/>
                    </a:xfrm>
                    <a:prstGeom prst="rect">
                      <a:avLst/>
                    </a:prstGeom>
                    <a:noFill/>
                    <a:ln>
                      <a:noFill/>
                    </a:ln>
                  </pic:spPr>
                </pic:pic>
              </a:graphicData>
            </a:graphic>
          </wp:inline>
        </w:drawing>
      </w:r>
    </w:p>
    <w:p w14:paraId="6CD0D7FE" w14:textId="77777777" w:rsidR="009E04EC" w:rsidRPr="003778F0" w:rsidRDefault="009E04EC" w:rsidP="009F7D53">
      <w:pPr>
        <w:widowControl/>
        <w:rPr>
          <w:rStyle w:val="src"/>
          <w:rFonts w:ascii="Arial" w:hAnsi="Arial" w:cs="Arial"/>
          <w:color w:val="333333"/>
          <w:sz w:val="18"/>
          <w:szCs w:val="20"/>
        </w:rPr>
      </w:pPr>
      <w:r w:rsidRPr="003778F0">
        <w:rPr>
          <w:rStyle w:val="src"/>
          <w:rFonts w:ascii="Arial" w:hAnsi="Arial" w:cs="Arial"/>
          <w:color w:val="333333"/>
          <w:sz w:val="18"/>
          <w:szCs w:val="20"/>
        </w:rPr>
        <w:t xml:space="preserve">Figure </w:t>
      </w:r>
      <w:r w:rsidR="00FA3347" w:rsidRPr="003778F0">
        <w:rPr>
          <w:rStyle w:val="src"/>
          <w:rFonts w:ascii="Arial" w:hAnsi="Arial" w:cs="Arial"/>
          <w:color w:val="333333"/>
          <w:sz w:val="18"/>
          <w:szCs w:val="20"/>
        </w:rPr>
        <w:t>10</w:t>
      </w:r>
      <w:r w:rsidRPr="003778F0">
        <w:rPr>
          <w:rStyle w:val="src"/>
          <w:rFonts w:ascii="Arial" w:hAnsi="Arial" w:cs="Arial"/>
          <w:color w:val="333333"/>
          <w:sz w:val="18"/>
          <w:szCs w:val="20"/>
        </w:rPr>
        <w:t>. Averages (with standard deviation) of the</w:t>
      </w:r>
      <w:r w:rsidRPr="00AE63FF">
        <w:rPr>
          <w:rStyle w:val="src"/>
          <w:rFonts w:hint="eastAsia"/>
          <w:b/>
          <w:bCs/>
          <w:sz w:val="18"/>
        </w:rPr>
        <w:t xml:space="preserve"> </w:t>
      </w:r>
      <w:r w:rsidRPr="00AE63FF">
        <w:rPr>
          <w:rStyle w:val="src"/>
          <w:rFonts w:ascii="Arial" w:hAnsi="Arial" w:cs="Arial" w:hint="eastAsia"/>
          <w:color w:val="333333"/>
          <w:sz w:val="18"/>
          <w:szCs w:val="20"/>
        </w:rPr>
        <w:t>Focused Attention</w:t>
      </w:r>
      <w:r w:rsidRPr="00AE63FF">
        <w:rPr>
          <w:rStyle w:val="src"/>
          <w:rFonts w:ascii="Arial" w:hAnsi="Arial" w:cs="Arial"/>
          <w:color w:val="333333"/>
          <w:sz w:val="18"/>
          <w:szCs w:val="20"/>
        </w:rPr>
        <w:t xml:space="preserve"> (FA),</w:t>
      </w:r>
      <w:r w:rsidRPr="003778F0">
        <w:rPr>
          <w:rStyle w:val="src"/>
          <w:rFonts w:ascii="Arial" w:hAnsi="Arial" w:cs="Arial"/>
          <w:color w:val="333333"/>
          <w:sz w:val="18"/>
          <w:szCs w:val="20"/>
        </w:rPr>
        <w:t xml:space="preserve"> </w:t>
      </w:r>
      <w:r w:rsidRPr="00AE63FF">
        <w:rPr>
          <w:rStyle w:val="src"/>
          <w:rFonts w:ascii="Arial" w:hAnsi="Arial" w:cs="Arial" w:hint="eastAsia"/>
          <w:color w:val="333333"/>
          <w:sz w:val="18"/>
          <w:szCs w:val="20"/>
        </w:rPr>
        <w:t>Aesthetic Appeal</w:t>
      </w:r>
      <w:r w:rsidRPr="003778F0">
        <w:rPr>
          <w:rStyle w:val="src"/>
          <w:rFonts w:ascii="Arial" w:hAnsi="Arial" w:cs="Arial"/>
          <w:color w:val="333333"/>
          <w:sz w:val="18"/>
          <w:szCs w:val="20"/>
        </w:rPr>
        <w:t xml:space="preserve"> (AE),</w:t>
      </w:r>
      <w:r w:rsidRPr="00AE63FF">
        <w:rPr>
          <w:rStyle w:val="src"/>
        </w:rPr>
        <w:t xml:space="preserve"> </w:t>
      </w:r>
      <w:r w:rsidR="00CB6C87" w:rsidRPr="00AE63FF">
        <w:rPr>
          <w:rStyle w:val="src"/>
          <w:rFonts w:ascii="Arial" w:hAnsi="Arial" w:cs="Arial" w:hint="eastAsia"/>
          <w:color w:val="333333"/>
          <w:sz w:val="18"/>
          <w:szCs w:val="20"/>
        </w:rPr>
        <w:t>Reward Factor</w:t>
      </w:r>
      <w:r w:rsidR="00CB6C87" w:rsidRPr="00AE63FF">
        <w:rPr>
          <w:rStyle w:val="src"/>
          <w:rFonts w:ascii="Arial" w:hAnsi="Arial" w:cs="Arial"/>
          <w:color w:val="333333"/>
          <w:sz w:val="18"/>
          <w:szCs w:val="20"/>
        </w:rPr>
        <w:t xml:space="preserve"> (RW) and </w:t>
      </w:r>
      <w:r w:rsidR="00CB6C87" w:rsidRPr="003778F0">
        <w:rPr>
          <w:rStyle w:val="src"/>
          <w:rFonts w:ascii="Arial" w:hAnsi="Arial" w:cs="Arial"/>
          <w:color w:val="333333"/>
          <w:sz w:val="18"/>
          <w:szCs w:val="20"/>
        </w:rPr>
        <w:t>Perceived Usability (PU)</w:t>
      </w:r>
      <w:r w:rsidRPr="003778F0">
        <w:rPr>
          <w:rStyle w:val="src"/>
          <w:rFonts w:ascii="Arial" w:hAnsi="Arial" w:cs="Arial"/>
          <w:color w:val="333333"/>
          <w:sz w:val="18"/>
          <w:szCs w:val="20"/>
        </w:rPr>
        <w:t>.</w:t>
      </w:r>
    </w:p>
    <w:p w14:paraId="22FB19F2" w14:textId="77777777" w:rsidR="00DF7CDB" w:rsidRPr="009E75C4" w:rsidRDefault="00DF7CDB" w:rsidP="009E75C4">
      <w:pPr>
        <w:widowControl/>
        <w:contextualSpacing/>
        <w:rPr>
          <w:rStyle w:val="translated-span"/>
          <w:b/>
          <w:sz w:val="22"/>
          <w:szCs w:val="24"/>
        </w:rPr>
      </w:pPr>
      <w:r w:rsidRPr="009E75C4">
        <w:rPr>
          <w:rStyle w:val="translated-span"/>
          <w:b/>
          <w:sz w:val="24"/>
          <w:szCs w:val="24"/>
        </w:rPr>
        <w:t xml:space="preserve">Learning Outcome </w:t>
      </w:r>
      <w:bookmarkEnd w:id="162"/>
    </w:p>
    <w:p w14:paraId="161F1755" w14:textId="77777777" w:rsidR="000D7895" w:rsidRPr="009E75C4" w:rsidRDefault="000D7895" w:rsidP="000D7895">
      <w:pPr>
        <w:widowControl/>
        <w:contextualSpacing/>
        <w:rPr>
          <w:rStyle w:val="src"/>
          <w:rFonts w:ascii="Arial" w:hAnsi="Arial" w:cs="Arial"/>
          <w:b/>
          <w:bCs/>
          <w:color w:val="333333"/>
          <w:kern w:val="44"/>
          <w:szCs w:val="20"/>
        </w:rPr>
      </w:pPr>
      <w:bookmarkStart w:id="163" w:name="OLE_LINK39"/>
      <w:bookmarkStart w:id="164" w:name="OLE_LINK57"/>
      <w:r w:rsidRPr="009E75C4">
        <w:rPr>
          <w:rStyle w:val="src"/>
          <w:rFonts w:ascii="Arial" w:hAnsi="Arial" w:cs="Arial"/>
          <w:color w:val="333333"/>
          <w:szCs w:val="20"/>
        </w:rPr>
        <w:t>The analysis of the AIT(pretest) resulted</w:t>
      </w:r>
      <w:r w:rsidR="00E91C29">
        <w:rPr>
          <w:rStyle w:val="src"/>
          <w:rFonts w:ascii="Arial" w:hAnsi="Arial" w:cs="Arial"/>
          <w:color w:val="333333"/>
          <w:szCs w:val="20"/>
        </w:rPr>
        <w:t xml:space="preserve"> in</w:t>
      </w:r>
      <w:r w:rsidRPr="009E75C4">
        <w:rPr>
          <w:rStyle w:val="src"/>
          <w:rFonts w:ascii="Arial" w:hAnsi="Arial" w:cs="Arial"/>
          <w:color w:val="333333"/>
          <w:szCs w:val="20"/>
        </w:rPr>
        <w:t xml:space="preserve"> participants’ background knowledge </w:t>
      </w:r>
      <w:r w:rsidR="003F2880" w:rsidRPr="009E75C4">
        <w:rPr>
          <w:rStyle w:val="src"/>
          <w:rFonts w:ascii="Arial" w:hAnsi="Arial" w:cs="Arial"/>
          <w:color w:val="333333"/>
          <w:szCs w:val="20"/>
        </w:rPr>
        <w:t xml:space="preserve">among these artifacts </w:t>
      </w:r>
      <w:r w:rsidRPr="009E75C4">
        <w:rPr>
          <w:rStyle w:val="src"/>
          <w:rFonts w:ascii="Arial" w:hAnsi="Arial" w:cs="Arial"/>
          <w:color w:val="333333"/>
          <w:szCs w:val="20"/>
        </w:rPr>
        <w:t>in no statistically significant differences</w:t>
      </w:r>
      <w:r w:rsidR="003F2880" w:rsidRPr="009E75C4">
        <w:rPr>
          <w:rStyle w:val="src"/>
          <w:rFonts w:ascii="Arial" w:hAnsi="Arial" w:cs="Arial"/>
          <w:color w:val="333333"/>
          <w:szCs w:val="20"/>
        </w:rPr>
        <w:t xml:space="preserve"> (F</w:t>
      </w:r>
      <w:r w:rsidR="009E75C4">
        <w:rPr>
          <w:rStyle w:val="src"/>
          <w:rFonts w:ascii="Arial" w:hAnsi="Arial" w:cs="Arial"/>
          <w:color w:val="333333"/>
          <w:szCs w:val="20"/>
        </w:rPr>
        <w:t xml:space="preserve"> </w:t>
      </w:r>
      <w:r w:rsidR="003F2880" w:rsidRPr="009E75C4">
        <w:rPr>
          <w:rStyle w:val="src"/>
          <w:rFonts w:ascii="Arial" w:hAnsi="Arial" w:cs="Arial"/>
          <w:color w:val="333333"/>
          <w:szCs w:val="20"/>
        </w:rPr>
        <w:t>(2, 69) = .664, p =.518)</w:t>
      </w:r>
      <w:r w:rsidRPr="009E75C4">
        <w:rPr>
          <w:rStyle w:val="src"/>
          <w:rFonts w:ascii="Arial" w:hAnsi="Arial" w:cs="Arial"/>
          <w:color w:val="333333"/>
          <w:szCs w:val="20"/>
        </w:rPr>
        <w:t xml:space="preserve">. </w:t>
      </w:r>
      <w:r w:rsidR="00D5756E" w:rsidRPr="009E75C4">
        <w:rPr>
          <w:rStyle w:val="src"/>
          <w:rFonts w:ascii="Arial" w:hAnsi="Arial" w:cs="Arial"/>
          <w:color w:val="333333"/>
          <w:szCs w:val="20"/>
        </w:rPr>
        <w:t xml:space="preserve">Furthermore, </w:t>
      </w:r>
      <w:r w:rsidR="00E91C29">
        <w:rPr>
          <w:rStyle w:val="src"/>
          <w:rFonts w:ascii="Arial" w:hAnsi="Arial" w:cs="Arial"/>
          <w:color w:val="333333"/>
          <w:szCs w:val="20"/>
        </w:rPr>
        <w:t>the P</w:t>
      </w:r>
      <w:r w:rsidR="00BE2A06" w:rsidRPr="009E75C4">
        <w:rPr>
          <w:rStyle w:val="src"/>
          <w:rFonts w:ascii="Arial" w:hAnsi="Arial" w:cs="Arial"/>
          <w:color w:val="333333"/>
          <w:szCs w:val="20"/>
        </w:rPr>
        <w:t>air T-test</w:t>
      </w:r>
      <w:r w:rsidR="00D5756E" w:rsidRPr="009E75C4">
        <w:rPr>
          <w:rStyle w:val="src"/>
          <w:rFonts w:ascii="Arial" w:hAnsi="Arial" w:cs="Arial"/>
          <w:color w:val="333333"/>
          <w:szCs w:val="20"/>
        </w:rPr>
        <w:t xml:space="preserve"> that </w:t>
      </w:r>
      <w:r w:rsidR="00E91C29">
        <w:rPr>
          <w:rStyle w:val="src"/>
          <w:rFonts w:ascii="Arial" w:hAnsi="Arial" w:cs="Arial"/>
          <w:color w:val="333333"/>
          <w:szCs w:val="20"/>
        </w:rPr>
        <w:t xml:space="preserve">was </w:t>
      </w:r>
      <w:r w:rsidR="00D5756E" w:rsidRPr="009E75C4">
        <w:rPr>
          <w:rStyle w:val="src"/>
          <w:rFonts w:ascii="Arial" w:hAnsi="Arial" w:cs="Arial"/>
          <w:color w:val="333333"/>
          <w:szCs w:val="20"/>
        </w:rPr>
        <w:t xml:space="preserve">compared for the </w:t>
      </w:r>
      <w:r w:rsidR="00BE2A06" w:rsidRPr="009E75C4">
        <w:rPr>
          <w:rStyle w:val="src"/>
          <w:rFonts w:ascii="Arial" w:hAnsi="Arial" w:cs="Arial"/>
          <w:color w:val="333333"/>
          <w:szCs w:val="20"/>
        </w:rPr>
        <w:t>AIT(pretest)</w:t>
      </w:r>
      <w:r w:rsidR="00D5756E" w:rsidRPr="009E75C4">
        <w:rPr>
          <w:rStyle w:val="src"/>
          <w:rFonts w:ascii="Arial" w:hAnsi="Arial" w:cs="Arial"/>
          <w:color w:val="333333"/>
          <w:szCs w:val="20"/>
        </w:rPr>
        <w:t xml:space="preserve"> and</w:t>
      </w:r>
      <w:r w:rsidR="00BE2A06" w:rsidRPr="009E75C4">
        <w:rPr>
          <w:rStyle w:val="10"/>
          <w:rFonts w:ascii="Arial" w:hAnsi="Arial" w:cs="Arial"/>
          <w:color w:val="333333"/>
          <w:sz w:val="21"/>
          <w:szCs w:val="20"/>
        </w:rPr>
        <w:t xml:space="preserve"> </w:t>
      </w:r>
      <w:r w:rsidR="00BE2A06" w:rsidRPr="009E75C4">
        <w:rPr>
          <w:rStyle w:val="src"/>
          <w:rFonts w:ascii="Arial" w:hAnsi="Arial" w:cs="Arial"/>
          <w:color w:val="333333"/>
          <w:szCs w:val="20"/>
        </w:rPr>
        <w:t xml:space="preserve">AIT(posttest) showed </w:t>
      </w:r>
      <w:r w:rsidR="00D5756E" w:rsidRPr="009E75C4">
        <w:rPr>
          <w:rStyle w:val="src"/>
          <w:rFonts w:ascii="Arial" w:hAnsi="Arial" w:cs="Arial"/>
          <w:color w:val="333333"/>
          <w:szCs w:val="20"/>
        </w:rPr>
        <w:t>statist</w:t>
      </w:r>
      <w:r w:rsidR="00BE2A06" w:rsidRPr="009E75C4">
        <w:rPr>
          <w:rStyle w:val="src"/>
          <w:rFonts w:ascii="Arial" w:hAnsi="Arial" w:cs="Arial"/>
          <w:color w:val="333333"/>
          <w:szCs w:val="20"/>
        </w:rPr>
        <w:t>ically significant differences (p &lt;.001) in all of</w:t>
      </w:r>
      <w:r w:rsidR="00BE2A06" w:rsidRPr="009E75C4">
        <w:rPr>
          <w:rStyle w:val="10"/>
          <w:rFonts w:ascii="Arial" w:hAnsi="Arial" w:cs="Arial"/>
          <w:color w:val="333333"/>
          <w:sz w:val="21"/>
          <w:szCs w:val="20"/>
        </w:rPr>
        <w:t xml:space="preserve"> </w:t>
      </w:r>
      <w:r w:rsidR="00BE2A06" w:rsidRPr="009E75C4">
        <w:rPr>
          <w:rStyle w:val="src"/>
          <w:rFonts w:ascii="Arial" w:hAnsi="Arial" w:cs="Arial"/>
          <w:color w:val="333333"/>
          <w:szCs w:val="20"/>
        </w:rPr>
        <w:t>the three conditions.</w:t>
      </w:r>
      <w:r w:rsidR="00B57C5A" w:rsidRPr="009E75C4">
        <w:rPr>
          <w:rStyle w:val="10"/>
          <w:rFonts w:ascii="Arial" w:hAnsi="Arial" w:cs="Arial"/>
          <w:color w:val="333333"/>
          <w:sz w:val="21"/>
          <w:szCs w:val="20"/>
        </w:rPr>
        <w:t xml:space="preserve"> </w:t>
      </w:r>
      <w:r w:rsidR="00F60C53" w:rsidRPr="009E75C4">
        <w:rPr>
          <w:rStyle w:val="src"/>
          <w:rFonts w:ascii="Arial" w:hAnsi="Arial" w:cs="Arial"/>
          <w:color w:val="333333"/>
          <w:szCs w:val="20"/>
        </w:rPr>
        <w:t xml:space="preserve">A one-way ANOVA showed that there was no significant difference in AIT(posttest) between Leaflet, Postcard AR and CubeMuseum AR (F(2, 69) =.755, p =.474). </w:t>
      </w:r>
      <w:r w:rsidR="00B57C5A" w:rsidRPr="009E75C4">
        <w:rPr>
          <w:rStyle w:val="src"/>
          <w:rFonts w:ascii="Arial" w:hAnsi="Arial" w:cs="Arial"/>
          <w:color w:val="333333"/>
          <w:szCs w:val="20"/>
        </w:rPr>
        <w:t>The differen</w:t>
      </w:r>
      <w:r w:rsidR="00E91C29">
        <w:rPr>
          <w:rStyle w:val="src"/>
          <w:rFonts w:ascii="Arial" w:hAnsi="Arial" w:cs="Arial"/>
          <w:color w:val="333333"/>
          <w:szCs w:val="20"/>
        </w:rPr>
        <w:t>t</w:t>
      </w:r>
      <w:r w:rsidR="00B57C5A" w:rsidRPr="009E75C4">
        <w:rPr>
          <w:rStyle w:val="src"/>
          <w:rFonts w:ascii="Arial" w:hAnsi="Arial" w:cs="Arial"/>
          <w:color w:val="333333"/>
          <w:szCs w:val="20"/>
        </w:rPr>
        <w:t xml:space="preserve"> performance of participants among these three interaction interfaces responses on the </w:t>
      </w:r>
      <w:r w:rsidR="00E83FB3" w:rsidRPr="009E75C4">
        <w:rPr>
          <w:rStyle w:val="src"/>
          <w:rFonts w:ascii="Arial" w:hAnsi="Arial" w:cs="Arial"/>
          <w:color w:val="333333"/>
          <w:szCs w:val="20"/>
        </w:rPr>
        <w:t xml:space="preserve">six subscales grouped by themes in AIT </w:t>
      </w:r>
      <w:r w:rsidR="00B57C5A" w:rsidRPr="009E75C4">
        <w:rPr>
          <w:rStyle w:val="src"/>
          <w:rFonts w:ascii="Arial" w:hAnsi="Arial" w:cs="Arial"/>
          <w:color w:val="333333"/>
          <w:szCs w:val="20"/>
        </w:rPr>
        <w:t>w</w:t>
      </w:r>
      <w:r w:rsidR="00E91C29">
        <w:rPr>
          <w:rStyle w:val="src"/>
          <w:rFonts w:ascii="Arial" w:hAnsi="Arial" w:cs="Arial"/>
          <w:color w:val="333333"/>
          <w:szCs w:val="20"/>
        </w:rPr>
        <w:t>as</w:t>
      </w:r>
      <w:r w:rsidR="00B57C5A" w:rsidRPr="009E75C4">
        <w:rPr>
          <w:rStyle w:val="src"/>
          <w:rFonts w:ascii="Arial" w:hAnsi="Arial" w:cs="Arial"/>
          <w:color w:val="333333"/>
          <w:szCs w:val="20"/>
        </w:rPr>
        <w:t xml:space="preserve"> analyzed using </w:t>
      </w:r>
      <w:r w:rsidR="00D36C6B" w:rsidRPr="009E75C4">
        <w:rPr>
          <w:rStyle w:val="src"/>
          <w:rFonts w:ascii="Arial" w:hAnsi="Arial" w:cs="Arial"/>
          <w:color w:val="333333"/>
          <w:szCs w:val="20"/>
        </w:rPr>
        <w:t>Friedman</w:t>
      </w:r>
      <w:r w:rsidR="00430320" w:rsidRPr="009E75C4">
        <w:rPr>
          <w:rStyle w:val="src"/>
          <w:rFonts w:ascii="Arial" w:hAnsi="Arial" w:cs="Arial"/>
          <w:color w:val="333333"/>
          <w:szCs w:val="20"/>
        </w:rPr>
        <w:t xml:space="preserve"> </w:t>
      </w:r>
      <w:r w:rsidR="00430320" w:rsidRPr="009E75C4">
        <w:rPr>
          <w:rStyle w:val="src"/>
          <w:rFonts w:ascii="Arial" w:hAnsi="Arial" w:cs="Arial" w:hint="eastAsia"/>
          <w:color w:val="333333"/>
          <w:szCs w:val="20"/>
        </w:rPr>
        <w:t>test</w:t>
      </w:r>
      <w:r w:rsidR="00D36C6B" w:rsidRPr="009E75C4">
        <w:rPr>
          <w:rStyle w:val="src"/>
          <w:rFonts w:ascii="Arial" w:hAnsi="Arial" w:cs="Arial"/>
          <w:color w:val="333333"/>
          <w:szCs w:val="20"/>
        </w:rPr>
        <w:t xml:space="preserve"> </w:t>
      </w:r>
      <w:r w:rsidR="00B57C5A" w:rsidRPr="009E75C4">
        <w:rPr>
          <w:rStyle w:val="src"/>
          <w:rFonts w:ascii="Arial" w:hAnsi="Arial" w:cs="Arial"/>
          <w:color w:val="333333"/>
          <w:szCs w:val="20"/>
        </w:rPr>
        <w:t xml:space="preserve">since the response </w:t>
      </w:r>
      <w:r w:rsidR="00D36C6B" w:rsidRPr="009E75C4">
        <w:rPr>
          <w:rStyle w:val="src"/>
          <w:rFonts w:ascii="Arial" w:hAnsi="Arial" w:cs="Arial"/>
          <w:color w:val="333333"/>
          <w:szCs w:val="20"/>
        </w:rPr>
        <w:t xml:space="preserve">was abnormally distributed in </w:t>
      </w:r>
      <w:r w:rsidR="006B4696" w:rsidRPr="009E75C4">
        <w:rPr>
          <w:rStyle w:val="src"/>
          <w:rFonts w:ascii="Arial" w:hAnsi="Arial" w:cs="Arial"/>
          <w:color w:val="333333"/>
          <w:szCs w:val="20"/>
        </w:rPr>
        <w:t>feature</w:t>
      </w:r>
      <w:r w:rsidR="00B57C5A" w:rsidRPr="009E75C4">
        <w:rPr>
          <w:rStyle w:val="src"/>
          <w:rFonts w:ascii="Arial" w:hAnsi="Arial" w:cs="Arial"/>
          <w:color w:val="333333"/>
          <w:szCs w:val="20"/>
        </w:rPr>
        <w:t>.</w:t>
      </w:r>
      <w:r w:rsidR="00E00913" w:rsidRPr="009E75C4">
        <w:rPr>
          <w:rStyle w:val="src"/>
          <w:rFonts w:ascii="Arial" w:hAnsi="Arial" w:cs="Arial"/>
          <w:color w:val="333333"/>
          <w:szCs w:val="20"/>
        </w:rPr>
        <w:t xml:space="preserve"> </w:t>
      </w:r>
      <w:r w:rsidR="00FD486C" w:rsidRPr="009E75C4">
        <w:rPr>
          <w:rStyle w:val="src"/>
          <w:rFonts w:ascii="Arial" w:hAnsi="Arial" w:cs="Arial"/>
          <w:color w:val="333333"/>
          <w:szCs w:val="20"/>
        </w:rPr>
        <w:t xml:space="preserve">Friedman showed that there was a statistically significant difference in Location between Leaflet, Postcard AR and CubeMuseum AR (p &lt;.001). Pairwise Comparisons indicated significant differences between CubeMuseum and Leaflet (p =.004), and between CubeMuseum and Postcard (p =.012). </w:t>
      </w:r>
      <w:r w:rsidR="00E00913" w:rsidRPr="009E75C4">
        <w:rPr>
          <w:rStyle w:val="src"/>
          <w:rFonts w:ascii="Arial" w:hAnsi="Arial" w:cs="Arial"/>
          <w:color w:val="333333"/>
          <w:szCs w:val="20"/>
        </w:rPr>
        <w:t xml:space="preserve">Friedman </w:t>
      </w:r>
      <w:r w:rsidR="006B4696" w:rsidRPr="009E75C4">
        <w:rPr>
          <w:rStyle w:val="src"/>
          <w:rFonts w:ascii="Arial" w:hAnsi="Arial" w:cs="Arial"/>
          <w:color w:val="333333"/>
          <w:szCs w:val="20"/>
        </w:rPr>
        <w:t xml:space="preserve">showed that there was no significant difference in </w:t>
      </w:r>
      <w:r w:rsidR="00E00913" w:rsidRPr="009E75C4">
        <w:rPr>
          <w:rStyle w:val="src"/>
          <w:rFonts w:ascii="Arial" w:hAnsi="Arial" w:cs="Arial"/>
          <w:color w:val="333333"/>
          <w:szCs w:val="20"/>
        </w:rPr>
        <w:t>history (p =.8</w:t>
      </w:r>
      <w:r w:rsidR="00FD486C" w:rsidRPr="009E75C4">
        <w:rPr>
          <w:rStyle w:val="src"/>
          <w:rFonts w:ascii="Arial" w:hAnsi="Arial" w:cs="Arial"/>
          <w:color w:val="333333"/>
          <w:szCs w:val="20"/>
        </w:rPr>
        <w:t>01</w:t>
      </w:r>
      <w:r w:rsidR="00E00913" w:rsidRPr="009E75C4">
        <w:rPr>
          <w:rStyle w:val="src"/>
          <w:rFonts w:ascii="Arial" w:hAnsi="Arial" w:cs="Arial"/>
          <w:color w:val="333333"/>
          <w:szCs w:val="20"/>
        </w:rPr>
        <w:t>), material (p =.</w:t>
      </w:r>
      <w:r w:rsidR="00430320" w:rsidRPr="009E75C4">
        <w:rPr>
          <w:rStyle w:val="src"/>
          <w:rFonts w:ascii="Arial" w:hAnsi="Arial" w:cs="Arial"/>
          <w:color w:val="333333"/>
          <w:szCs w:val="20"/>
        </w:rPr>
        <w:t>458</w:t>
      </w:r>
      <w:r w:rsidR="00E00913" w:rsidRPr="009E75C4">
        <w:rPr>
          <w:rStyle w:val="src"/>
          <w:rFonts w:ascii="Arial" w:hAnsi="Arial" w:cs="Arial"/>
          <w:color w:val="333333"/>
          <w:szCs w:val="20"/>
        </w:rPr>
        <w:t>), size (p =.</w:t>
      </w:r>
      <w:r w:rsidR="00430320" w:rsidRPr="009E75C4">
        <w:rPr>
          <w:rStyle w:val="src"/>
          <w:rFonts w:ascii="Arial" w:hAnsi="Arial" w:cs="Arial"/>
          <w:color w:val="333333"/>
          <w:szCs w:val="20"/>
        </w:rPr>
        <w:t>302</w:t>
      </w:r>
      <w:r w:rsidR="00E00913" w:rsidRPr="009E75C4">
        <w:rPr>
          <w:rStyle w:val="src"/>
          <w:rFonts w:ascii="Arial" w:hAnsi="Arial" w:cs="Arial"/>
          <w:color w:val="333333"/>
          <w:szCs w:val="20"/>
        </w:rPr>
        <w:t>)</w:t>
      </w:r>
      <w:r w:rsidR="00FD486C" w:rsidRPr="009E75C4">
        <w:rPr>
          <w:rStyle w:val="src"/>
          <w:rFonts w:ascii="Arial" w:hAnsi="Arial" w:cs="Arial" w:hint="eastAsia"/>
          <w:color w:val="333333"/>
          <w:szCs w:val="20"/>
        </w:rPr>
        <w:t>,</w:t>
      </w:r>
      <w:r w:rsidR="00FD486C" w:rsidRPr="009E75C4">
        <w:rPr>
          <w:rStyle w:val="src"/>
          <w:rFonts w:ascii="Arial" w:hAnsi="Arial" w:cs="Arial"/>
          <w:color w:val="333333"/>
          <w:szCs w:val="20"/>
        </w:rPr>
        <w:t xml:space="preserve"> </w:t>
      </w:r>
      <w:r w:rsidR="00E00913" w:rsidRPr="009E75C4">
        <w:rPr>
          <w:rStyle w:val="src"/>
          <w:rFonts w:ascii="Arial" w:hAnsi="Arial" w:cs="Arial" w:hint="eastAsia"/>
          <w:color w:val="333333"/>
          <w:szCs w:val="20"/>
        </w:rPr>
        <w:t>feature</w:t>
      </w:r>
      <w:r w:rsidR="00FD486C" w:rsidRPr="009E75C4">
        <w:rPr>
          <w:rStyle w:val="src"/>
          <w:rFonts w:ascii="Arial" w:hAnsi="Arial" w:cs="Arial"/>
          <w:color w:val="333333"/>
          <w:szCs w:val="20"/>
        </w:rPr>
        <w:t xml:space="preserve"> </w:t>
      </w:r>
      <w:r w:rsidR="00E00913" w:rsidRPr="009E75C4">
        <w:rPr>
          <w:rStyle w:val="src"/>
          <w:rFonts w:ascii="Arial" w:hAnsi="Arial" w:cs="Arial"/>
          <w:color w:val="333333"/>
          <w:szCs w:val="20"/>
        </w:rPr>
        <w:t>(p =.</w:t>
      </w:r>
      <w:r w:rsidR="00FD486C" w:rsidRPr="009E75C4">
        <w:rPr>
          <w:rStyle w:val="src"/>
          <w:rFonts w:ascii="Arial" w:hAnsi="Arial" w:cs="Arial"/>
          <w:color w:val="333333"/>
          <w:szCs w:val="20"/>
        </w:rPr>
        <w:t>073</w:t>
      </w:r>
      <w:r w:rsidR="00E00913" w:rsidRPr="009E75C4">
        <w:rPr>
          <w:rStyle w:val="src"/>
          <w:rFonts w:ascii="Arial" w:hAnsi="Arial" w:cs="Arial"/>
          <w:color w:val="333333"/>
          <w:szCs w:val="20"/>
        </w:rPr>
        <w:t>) and description (p =.</w:t>
      </w:r>
      <w:r w:rsidR="00FD486C" w:rsidRPr="009E75C4">
        <w:rPr>
          <w:rStyle w:val="src"/>
          <w:rFonts w:ascii="Arial" w:hAnsi="Arial" w:cs="Arial"/>
          <w:color w:val="333333"/>
          <w:szCs w:val="20"/>
        </w:rPr>
        <w:t>124</w:t>
      </w:r>
      <w:r w:rsidR="00E00913" w:rsidRPr="009E75C4">
        <w:rPr>
          <w:rStyle w:val="src"/>
          <w:rFonts w:ascii="Arial" w:hAnsi="Arial" w:cs="Arial"/>
          <w:color w:val="333333"/>
          <w:szCs w:val="20"/>
        </w:rPr>
        <w:t>)</w:t>
      </w:r>
      <w:r w:rsidR="006B4696" w:rsidRPr="009E75C4">
        <w:rPr>
          <w:rStyle w:val="src"/>
          <w:rFonts w:ascii="Arial" w:hAnsi="Arial" w:cs="Arial"/>
          <w:color w:val="333333"/>
          <w:szCs w:val="20"/>
        </w:rPr>
        <w:t xml:space="preserve"> between Leaflet, Postcard AR and CubeMuseum AR. </w:t>
      </w:r>
      <w:r w:rsidR="00A4496F" w:rsidRPr="009E75C4">
        <w:rPr>
          <w:rStyle w:val="src"/>
          <w:rFonts w:ascii="Arial" w:hAnsi="Arial" w:cs="Arial"/>
          <w:color w:val="333333"/>
          <w:szCs w:val="20"/>
        </w:rPr>
        <w:t xml:space="preserve">The </w:t>
      </w:r>
      <w:r w:rsidR="00BF4B95" w:rsidRPr="009E75C4">
        <w:rPr>
          <w:rStyle w:val="src"/>
          <w:rFonts w:ascii="Arial" w:hAnsi="Arial" w:cs="Arial"/>
          <w:color w:val="333333"/>
          <w:szCs w:val="20"/>
        </w:rPr>
        <w:t>statistical analysis is show</w:t>
      </w:r>
      <w:r w:rsidR="00E91C29">
        <w:rPr>
          <w:rStyle w:val="src"/>
          <w:rFonts w:ascii="Arial" w:hAnsi="Arial" w:cs="Arial"/>
          <w:color w:val="333333"/>
          <w:szCs w:val="20"/>
        </w:rPr>
        <w:t>n</w:t>
      </w:r>
      <w:r w:rsidR="00BF4B95" w:rsidRPr="009E75C4">
        <w:rPr>
          <w:rStyle w:val="src"/>
          <w:rFonts w:ascii="Arial" w:hAnsi="Arial" w:cs="Arial"/>
          <w:color w:val="333333"/>
          <w:szCs w:val="20"/>
        </w:rPr>
        <w:t xml:space="preserve"> in Figure </w:t>
      </w:r>
      <w:r w:rsidR="00FA3347" w:rsidRPr="009E75C4">
        <w:rPr>
          <w:rStyle w:val="src"/>
          <w:rFonts w:ascii="Arial" w:hAnsi="Arial" w:cs="Arial"/>
          <w:color w:val="333333"/>
          <w:szCs w:val="20"/>
        </w:rPr>
        <w:t>11</w:t>
      </w:r>
      <w:r w:rsidR="00BF4B95" w:rsidRPr="009E75C4">
        <w:rPr>
          <w:rStyle w:val="src"/>
          <w:rFonts w:ascii="Arial" w:hAnsi="Arial" w:cs="Arial"/>
          <w:color w:val="333333"/>
          <w:szCs w:val="20"/>
        </w:rPr>
        <w:t>.</w:t>
      </w:r>
    </w:p>
    <w:bookmarkEnd w:id="163"/>
    <w:bookmarkEnd w:id="164"/>
    <w:p w14:paraId="41CED71E" w14:textId="77777777" w:rsidR="003F2880" w:rsidRDefault="000A4892" w:rsidP="003F2880">
      <w:pPr>
        <w:autoSpaceDE w:val="0"/>
        <w:autoSpaceDN w:val="0"/>
        <w:adjustRightInd w:val="0"/>
        <w:jc w:val="left"/>
        <w:rPr>
          <w:rFonts w:ascii="Times New Roman" w:hAnsi="Times New Roman" w:cs="Times New Roman"/>
          <w:kern w:val="0"/>
          <w:sz w:val="24"/>
          <w:szCs w:val="24"/>
        </w:rPr>
      </w:pPr>
      <w:r w:rsidRPr="000A4892">
        <w:rPr>
          <w:rFonts w:ascii="Times New Roman" w:hAnsi="Times New Roman" w:cs="Times New Roman"/>
          <w:noProof/>
          <w:kern w:val="0"/>
          <w:sz w:val="24"/>
          <w:szCs w:val="24"/>
        </w:rPr>
        <w:lastRenderedPageBreak/>
        <w:drawing>
          <wp:inline distT="0" distB="0" distL="0" distR="0" wp14:anchorId="71E19285" wp14:editId="75BEDFB7">
            <wp:extent cx="5274310" cy="3996325"/>
            <wp:effectExtent l="0" t="0" r="2540" b="4445"/>
            <wp:docPr id="34" name="Picture 34" descr="C:\Users\admin\Desktop\chart\theme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chart\themeal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96325"/>
                    </a:xfrm>
                    <a:prstGeom prst="rect">
                      <a:avLst/>
                    </a:prstGeom>
                    <a:noFill/>
                    <a:ln>
                      <a:noFill/>
                    </a:ln>
                  </pic:spPr>
                </pic:pic>
              </a:graphicData>
            </a:graphic>
          </wp:inline>
        </w:drawing>
      </w:r>
    </w:p>
    <w:p w14:paraId="371F7F6D" w14:textId="77777777" w:rsidR="00AF640D" w:rsidRPr="003778F0" w:rsidRDefault="00AF640D" w:rsidP="00AF640D">
      <w:pPr>
        <w:widowControl/>
        <w:rPr>
          <w:rFonts w:ascii="Arial" w:hAnsi="Arial" w:cs="Arial"/>
          <w:color w:val="333333"/>
          <w:sz w:val="18"/>
          <w:szCs w:val="20"/>
        </w:rPr>
      </w:pPr>
      <w:r w:rsidRPr="003778F0">
        <w:rPr>
          <w:rStyle w:val="src"/>
          <w:rFonts w:ascii="Arial" w:hAnsi="Arial" w:cs="Arial"/>
          <w:color w:val="333333"/>
          <w:sz w:val="18"/>
          <w:szCs w:val="20"/>
        </w:rPr>
        <w:t xml:space="preserve">Figure </w:t>
      </w:r>
      <w:r w:rsidR="00FA3347" w:rsidRPr="003778F0">
        <w:rPr>
          <w:rStyle w:val="src"/>
          <w:rFonts w:ascii="Arial" w:hAnsi="Arial" w:cs="Arial"/>
          <w:color w:val="333333"/>
          <w:sz w:val="18"/>
          <w:szCs w:val="20"/>
        </w:rPr>
        <w:t>11</w:t>
      </w:r>
      <w:r w:rsidRPr="003778F0">
        <w:rPr>
          <w:rStyle w:val="src"/>
          <w:rFonts w:ascii="Arial" w:hAnsi="Arial" w:cs="Arial"/>
          <w:color w:val="333333"/>
          <w:sz w:val="18"/>
          <w:szCs w:val="20"/>
        </w:rPr>
        <w:t>. Averages (with standard deviation) of the</w:t>
      </w:r>
      <w:r w:rsidRPr="003778F0">
        <w:rPr>
          <w:rStyle w:val="10"/>
          <w:rFonts w:ascii="Arial" w:hAnsi="Arial" w:cs="Arial" w:hint="eastAsia"/>
          <w:color w:val="333333"/>
          <w:sz w:val="40"/>
          <w:szCs w:val="20"/>
        </w:rPr>
        <w:t xml:space="preserve"> </w:t>
      </w:r>
      <w:r w:rsidRPr="003778F0">
        <w:rPr>
          <w:rStyle w:val="src"/>
          <w:rFonts w:ascii="Arial" w:hAnsi="Arial" w:cs="Arial"/>
          <w:color w:val="333333"/>
          <w:sz w:val="20"/>
          <w:szCs w:val="20"/>
        </w:rPr>
        <w:t>AIT pretest and posttest</w:t>
      </w:r>
      <w:r w:rsidRPr="003778F0">
        <w:rPr>
          <w:rStyle w:val="src"/>
          <w:rFonts w:ascii="Arial" w:hAnsi="Arial" w:cs="Arial"/>
          <w:color w:val="333333"/>
          <w:sz w:val="18"/>
          <w:szCs w:val="20"/>
        </w:rPr>
        <w:t>.</w:t>
      </w:r>
    </w:p>
    <w:p w14:paraId="4E685728" w14:textId="77777777" w:rsidR="00F076D1" w:rsidRPr="009E75C4" w:rsidRDefault="00F076D1" w:rsidP="009E75C4">
      <w:pPr>
        <w:widowControl/>
        <w:contextualSpacing/>
        <w:rPr>
          <w:rStyle w:val="translated-span"/>
          <w:b/>
          <w:sz w:val="22"/>
          <w:szCs w:val="24"/>
        </w:rPr>
      </w:pPr>
      <w:r w:rsidRPr="009E75C4">
        <w:rPr>
          <w:rStyle w:val="translated-span"/>
          <w:b/>
          <w:sz w:val="24"/>
          <w:szCs w:val="24"/>
        </w:rPr>
        <w:t>Additional Findings</w:t>
      </w:r>
    </w:p>
    <w:p w14:paraId="13E47C37" w14:textId="77777777" w:rsidR="009F7D53" w:rsidRDefault="00F076D1" w:rsidP="00F076D1">
      <w:pPr>
        <w:widowControl/>
        <w:contextualSpacing/>
        <w:rPr>
          <w:rStyle w:val="src"/>
          <w:rFonts w:ascii="Arial" w:hAnsi="Arial" w:cs="Arial"/>
          <w:color w:val="333333"/>
          <w:sz w:val="20"/>
          <w:szCs w:val="20"/>
        </w:rPr>
      </w:pPr>
      <w:r w:rsidRPr="009E75C4">
        <w:rPr>
          <w:rStyle w:val="src"/>
          <w:rFonts w:ascii="Arial" w:hAnsi="Arial" w:cs="Arial"/>
          <w:color w:val="333333"/>
          <w:szCs w:val="20"/>
        </w:rPr>
        <w:t>Although we have the remind in each learning when study time arrived 3 min, we have no limitation of the time in the learning process and time of learning is recorded. A one-way ANOVA showed that there was a statistically significant difference in learning time between Leaflet, Postcard AR and CubeMuseum AR (F</w:t>
      </w:r>
      <w:r w:rsidR="00C01084" w:rsidRPr="009E75C4">
        <w:rPr>
          <w:rStyle w:val="src"/>
          <w:rFonts w:ascii="Arial" w:hAnsi="Arial" w:cs="Arial"/>
          <w:color w:val="333333"/>
          <w:szCs w:val="20"/>
        </w:rPr>
        <w:t xml:space="preserve"> </w:t>
      </w:r>
      <w:r w:rsidRPr="009E75C4">
        <w:rPr>
          <w:rStyle w:val="src"/>
          <w:rFonts w:ascii="Arial" w:hAnsi="Arial" w:cs="Arial"/>
          <w:color w:val="333333"/>
          <w:szCs w:val="20"/>
        </w:rPr>
        <w:t xml:space="preserve">(2, 69) = 9.540, p &lt; .001). Post-hoc tests indicated significant differences between Leaflet and Postcard (p = .011), and between Leaflet and CubeMuseum (p &lt; .001). The differences between Postcard and CubeMuseum were insignificant (p = .420). Users spent more time on using CubeMuseum AR (M = 3.96, SD = 1.27) and Postcard AR (M = 3.50, SD = 1.32) than using Leaflet (M = 2.42, SD = 1.18). The Descriptive statistics for time </w:t>
      </w:r>
      <w:r w:rsidR="00E91C29">
        <w:rPr>
          <w:rStyle w:val="src"/>
          <w:rFonts w:ascii="Arial" w:hAnsi="Arial" w:cs="Arial"/>
          <w:color w:val="333333"/>
          <w:szCs w:val="20"/>
        </w:rPr>
        <w:t>are</w:t>
      </w:r>
      <w:r w:rsidRPr="009E75C4">
        <w:rPr>
          <w:rStyle w:val="src"/>
          <w:rFonts w:ascii="Arial" w:hAnsi="Arial" w:cs="Arial"/>
          <w:color w:val="333333"/>
          <w:szCs w:val="20"/>
        </w:rPr>
        <w:t xml:space="preserve"> shown in Figure 10. This was confirmed by the qualitative feedback we received. When asked which interaction interface they willingly used, most of the participants </w:t>
      </w:r>
      <w:r w:rsidR="0016579A" w:rsidRPr="009E75C4">
        <w:rPr>
          <w:rStyle w:val="src"/>
          <w:rFonts w:ascii="Arial" w:hAnsi="Arial" w:cs="Arial"/>
          <w:color w:val="333333"/>
          <w:szCs w:val="20"/>
        </w:rPr>
        <w:t>cho</w:t>
      </w:r>
      <w:r w:rsidR="00E91C29">
        <w:rPr>
          <w:rStyle w:val="src"/>
          <w:rFonts w:ascii="Arial" w:hAnsi="Arial" w:cs="Arial"/>
          <w:color w:val="333333"/>
          <w:szCs w:val="20"/>
        </w:rPr>
        <w:t>ose</w:t>
      </w:r>
      <w:r w:rsidRPr="009E75C4">
        <w:rPr>
          <w:rStyle w:val="src"/>
          <w:rFonts w:ascii="Arial" w:hAnsi="Arial" w:cs="Arial"/>
          <w:color w:val="333333"/>
          <w:szCs w:val="20"/>
        </w:rPr>
        <w:t xml:space="preserve"> the interface with AR system (Postcard or CubeMuseum)</w:t>
      </w:r>
      <w:r w:rsidRPr="009F7D53">
        <w:rPr>
          <w:rStyle w:val="src"/>
          <w:rFonts w:ascii="Arial" w:hAnsi="Arial" w:cs="Arial"/>
          <w:color w:val="333333"/>
          <w:sz w:val="20"/>
          <w:szCs w:val="20"/>
        </w:rPr>
        <w:t>.</w:t>
      </w:r>
    </w:p>
    <w:p w14:paraId="3F7E05EC" w14:textId="77777777" w:rsidR="005F3987" w:rsidRPr="009E75C4" w:rsidRDefault="005F3987" w:rsidP="009E75C4">
      <w:pPr>
        <w:widowControl/>
        <w:contextualSpacing/>
        <w:rPr>
          <w:rStyle w:val="translated-span"/>
          <w:b/>
          <w:sz w:val="22"/>
          <w:szCs w:val="24"/>
        </w:rPr>
      </w:pPr>
      <w:r w:rsidRPr="009E75C4">
        <w:rPr>
          <w:rStyle w:val="translated-span"/>
          <w:b/>
          <w:sz w:val="24"/>
          <w:szCs w:val="24"/>
        </w:rPr>
        <w:t>Observation</w:t>
      </w:r>
      <w:r w:rsidRPr="009E75C4">
        <w:rPr>
          <w:rStyle w:val="translated-span"/>
          <w:bCs/>
          <w:sz w:val="24"/>
          <w:szCs w:val="24"/>
        </w:rPr>
        <w:t xml:space="preserve"> </w:t>
      </w:r>
      <w:r w:rsidRPr="009E75C4">
        <w:rPr>
          <w:rStyle w:val="translated-span"/>
          <w:b/>
          <w:sz w:val="24"/>
          <w:szCs w:val="24"/>
        </w:rPr>
        <w:t>and Interview</w:t>
      </w:r>
    </w:p>
    <w:p w14:paraId="60B6148F" w14:textId="77777777" w:rsidR="009F7D53" w:rsidRPr="009E75C4" w:rsidRDefault="005F3987" w:rsidP="00CD509D">
      <w:pPr>
        <w:widowControl/>
        <w:contextualSpacing/>
        <w:rPr>
          <w:rStyle w:val="src"/>
          <w:rFonts w:ascii="Arial" w:hAnsi="Arial" w:cs="Arial"/>
          <w:color w:val="333333"/>
          <w:szCs w:val="20"/>
        </w:rPr>
      </w:pPr>
      <w:r w:rsidRPr="009E75C4">
        <w:rPr>
          <w:rStyle w:val="src"/>
          <w:rFonts w:ascii="Arial" w:hAnsi="Arial" w:cs="Arial"/>
          <w:color w:val="333333"/>
          <w:szCs w:val="20"/>
        </w:rPr>
        <w:t>The qualitative analysis was based on observation note</w:t>
      </w:r>
      <w:r w:rsidR="00E91C29">
        <w:rPr>
          <w:rStyle w:val="src"/>
          <w:rFonts w:ascii="Arial" w:hAnsi="Arial" w:cs="Arial"/>
          <w:color w:val="333333"/>
          <w:szCs w:val="20"/>
        </w:rPr>
        <w:t>s</w:t>
      </w:r>
      <w:r w:rsidRPr="009E75C4">
        <w:rPr>
          <w:rStyle w:val="src"/>
          <w:rFonts w:ascii="Arial" w:hAnsi="Arial" w:cs="Arial"/>
          <w:color w:val="333333"/>
          <w:szCs w:val="20"/>
        </w:rPr>
        <w:t xml:space="preserve"> and the recordings of the interview. Here we summarize a list of the four themes in Table 5, which were hypothesized to be important factors in evaluating these interactions: Tangible Manipulation, Efficiency, Spatial Presence</w:t>
      </w:r>
      <w:r w:rsidR="00C54E8A">
        <w:rPr>
          <w:rStyle w:val="src"/>
          <w:rFonts w:ascii="Arial" w:hAnsi="Arial" w:cs="Arial"/>
          <w:color w:val="333333"/>
          <w:szCs w:val="20"/>
        </w:rPr>
        <w:t xml:space="preserve"> and Preference.</w:t>
      </w:r>
      <w:r w:rsidRPr="009E75C4">
        <w:rPr>
          <w:rStyle w:val="src"/>
          <w:rFonts w:ascii="Arial" w:hAnsi="Arial" w:cs="Arial" w:hint="eastAsia"/>
          <w:color w:val="333333"/>
          <w:szCs w:val="20"/>
        </w:rPr>
        <w:t xml:space="preserve"> </w:t>
      </w:r>
      <w:r w:rsidRPr="009E75C4">
        <w:rPr>
          <w:rStyle w:val="src"/>
          <w:rFonts w:ascii="Arial" w:hAnsi="Arial" w:cs="Arial"/>
          <w:color w:val="333333"/>
          <w:szCs w:val="20"/>
        </w:rPr>
        <w:t xml:space="preserve">Furthermore, we </w:t>
      </w:r>
      <w:r w:rsidR="00E91C29">
        <w:rPr>
          <w:rStyle w:val="src"/>
          <w:rFonts w:ascii="Arial" w:hAnsi="Arial" w:cs="Arial"/>
          <w:color w:val="333333"/>
          <w:szCs w:val="20"/>
        </w:rPr>
        <w:t xml:space="preserve">are </w:t>
      </w:r>
      <w:r w:rsidRPr="009E75C4">
        <w:rPr>
          <w:rStyle w:val="src"/>
          <w:rFonts w:ascii="Arial" w:hAnsi="Arial" w:cs="Arial"/>
          <w:color w:val="333333"/>
          <w:szCs w:val="20"/>
        </w:rPr>
        <w:t>also interested in the application of these interaction interface</w:t>
      </w:r>
      <w:r w:rsidR="00E91C29">
        <w:rPr>
          <w:rStyle w:val="src"/>
          <w:rFonts w:ascii="Arial" w:hAnsi="Arial" w:cs="Arial"/>
          <w:color w:val="333333"/>
          <w:szCs w:val="20"/>
        </w:rPr>
        <w:t>s</w:t>
      </w:r>
      <w:r w:rsidRPr="009E75C4">
        <w:rPr>
          <w:rStyle w:val="src"/>
          <w:rFonts w:ascii="Arial" w:hAnsi="Arial" w:cs="Arial"/>
          <w:color w:val="333333"/>
          <w:szCs w:val="20"/>
        </w:rPr>
        <w:t xml:space="preserve"> in Museum gifting and it w</w:t>
      </w:r>
      <w:r w:rsidR="00E91C29">
        <w:rPr>
          <w:rStyle w:val="src"/>
          <w:rFonts w:ascii="Arial" w:hAnsi="Arial" w:cs="Arial"/>
          <w:color w:val="333333"/>
          <w:szCs w:val="20"/>
        </w:rPr>
        <w:t>as</w:t>
      </w:r>
      <w:r w:rsidRPr="009E75C4">
        <w:rPr>
          <w:rStyle w:val="src"/>
          <w:rFonts w:ascii="Arial" w:hAnsi="Arial" w:cs="Arial"/>
          <w:color w:val="333333"/>
          <w:szCs w:val="20"/>
        </w:rPr>
        <w:t xml:space="preserve"> grouped using four main themes in Table 6, which were hypothesized to be important</w:t>
      </w:r>
      <w:r w:rsidRPr="009E75C4">
        <w:rPr>
          <w:rStyle w:val="10"/>
          <w:rFonts w:ascii="Arial" w:hAnsi="Arial" w:cs="Arial"/>
          <w:color w:val="333333"/>
          <w:sz w:val="21"/>
          <w:szCs w:val="20"/>
        </w:rPr>
        <w:t xml:space="preserve"> </w:t>
      </w:r>
      <w:r w:rsidRPr="009E75C4">
        <w:rPr>
          <w:rStyle w:val="src"/>
          <w:rFonts w:ascii="Arial" w:hAnsi="Arial" w:cs="Arial"/>
          <w:color w:val="333333"/>
          <w:szCs w:val="20"/>
        </w:rPr>
        <w:t xml:space="preserve">factors </w:t>
      </w:r>
      <w:r w:rsidR="00E91C29">
        <w:rPr>
          <w:rStyle w:val="src"/>
          <w:rFonts w:ascii="Arial" w:hAnsi="Arial" w:cs="Arial"/>
          <w:color w:val="333333"/>
          <w:szCs w:val="20"/>
        </w:rPr>
        <w:t xml:space="preserve">that </w:t>
      </w:r>
      <w:r w:rsidRPr="009E75C4">
        <w:rPr>
          <w:rStyle w:val="src"/>
          <w:rFonts w:ascii="Arial" w:hAnsi="Arial" w:cs="Arial"/>
          <w:color w:val="333333"/>
          <w:szCs w:val="20"/>
        </w:rPr>
        <w:t xml:space="preserve">affect people’s </w:t>
      </w:r>
      <w:r w:rsidRPr="009E75C4">
        <w:rPr>
          <w:rStyle w:val="src"/>
          <w:rFonts w:ascii="Arial" w:hAnsi="Arial" w:cs="Arial"/>
          <w:color w:val="333333"/>
          <w:szCs w:val="20"/>
        </w:rPr>
        <w:lastRenderedPageBreak/>
        <w:t>choice: Target Group, Value, Design and Material.</w:t>
      </w:r>
      <w:r w:rsidRPr="009E75C4">
        <w:rPr>
          <w:rStyle w:val="10"/>
          <w:rFonts w:ascii="Arial" w:hAnsi="Arial" w:cs="Arial"/>
          <w:color w:val="333333"/>
          <w:sz w:val="21"/>
          <w:szCs w:val="20"/>
        </w:rPr>
        <w:t xml:space="preserve"> </w:t>
      </w:r>
      <w:r w:rsidRPr="009E75C4">
        <w:rPr>
          <w:rStyle w:val="src"/>
          <w:rFonts w:ascii="Arial" w:hAnsi="Arial" w:cs="Arial"/>
          <w:color w:val="333333"/>
          <w:szCs w:val="20"/>
        </w:rPr>
        <w:t>The specific analysis of qualitative feedback will be conducted in the discussion.</w:t>
      </w:r>
    </w:p>
    <w:p w14:paraId="443FAC62" w14:textId="77777777" w:rsidR="002D05ED" w:rsidRDefault="002D05ED" w:rsidP="00F216EB">
      <w:pPr>
        <w:widowControl/>
        <w:jc w:val="center"/>
        <w:rPr>
          <w:rStyle w:val="src"/>
          <w:rFonts w:ascii="Arial" w:hAnsi="Arial" w:cs="Arial"/>
          <w:color w:val="333333"/>
          <w:sz w:val="20"/>
          <w:szCs w:val="20"/>
        </w:rPr>
      </w:pPr>
      <w:r>
        <w:rPr>
          <w:rStyle w:val="src"/>
          <w:rFonts w:ascii="Arial" w:hAnsi="Arial" w:cs="Arial"/>
          <w:color w:val="333333"/>
          <w:sz w:val="20"/>
          <w:szCs w:val="20"/>
        </w:rPr>
        <w:t>Table 5</w:t>
      </w:r>
      <w:r>
        <w:rPr>
          <w:rStyle w:val="src"/>
          <w:rFonts w:ascii="Arial" w:hAnsi="Arial" w:cs="Arial" w:hint="eastAsia"/>
          <w:color w:val="333333"/>
          <w:sz w:val="20"/>
          <w:szCs w:val="20"/>
        </w:rPr>
        <w:t>．</w:t>
      </w:r>
      <w:r>
        <w:rPr>
          <w:rStyle w:val="src"/>
          <w:rFonts w:ascii="Arial" w:hAnsi="Arial" w:cs="Arial" w:hint="eastAsia"/>
          <w:color w:val="333333"/>
          <w:sz w:val="20"/>
          <w:szCs w:val="20"/>
        </w:rPr>
        <w:t xml:space="preserve"> </w:t>
      </w:r>
      <w:r w:rsidR="00F216EB">
        <w:rPr>
          <w:rStyle w:val="src"/>
          <w:rFonts w:ascii="Arial" w:hAnsi="Arial" w:cs="Arial"/>
          <w:color w:val="333333"/>
          <w:sz w:val="20"/>
          <w:szCs w:val="20"/>
        </w:rPr>
        <w:t>T</w:t>
      </w:r>
      <w:r w:rsidR="00F216EB">
        <w:rPr>
          <w:rStyle w:val="src"/>
          <w:rFonts w:ascii="Arial" w:hAnsi="Arial" w:cs="Arial" w:hint="eastAsia"/>
          <w:color w:val="333333"/>
          <w:sz w:val="20"/>
          <w:szCs w:val="20"/>
        </w:rPr>
        <w:t>he</w:t>
      </w:r>
      <w:r w:rsidR="00F216EB">
        <w:rPr>
          <w:rStyle w:val="src"/>
          <w:rFonts w:ascii="Arial" w:hAnsi="Arial" w:cs="Arial"/>
          <w:color w:val="333333"/>
          <w:sz w:val="20"/>
          <w:szCs w:val="20"/>
        </w:rPr>
        <w:t xml:space="preserve"> </w:t>
      </w:r>
      <w:r w:rsidR="00F216EB" w:rsidRPr="00CA1A58">
        <w:rPr>
          <w:rStyle w:val="src"/>
          <w:rFonts w:ascii="Arial" w:hAnsi="Arial" w:cs="Arial"/>
          <w:color w:val="333333"/>
          <w:sz w:val="20"/>
          <w:szCs w:val="20"/>
        </w:rPr>
        <w:t>important factors</w:t>
      </w:r>
      <w:r w:rsidR="00F216EB">
        <w:rPr>
          <w:rStyle w:val="src"/>
          <w:rFonts w:ascii="Arial" w:hAnsi="Arial" w:cs="Arial"/>
          <w:color w:val="333333"/>
          <w:sz w:val="20"/>
          <w:szCs w:val="20"/>
        </w:rPr>
        <w:t xml:space="preserve"> of</w:t>
      </w:r>
      <w:r w:rsidR="00F216EB" w:rsidRPr="00CA1A58">
        <w:rPr>
          <w:rStyle w:val="src"/>
          <w:rFonts w:ascii="Arial" w:hAnsi="Arial" w:cs="Arial"/>
          <w:color w:val="333333"/>
          <w:sz w:val="20"/>
          <w:szCs w:val="20"/>
        </w:rPr>
        <w:t xml:space="preserve"> </w:t>
      </w:r>
      <w:r w:rsidR="00F216EB">
        <w:rPr>
          <w:rStyle w:val="src"/>
          <w:rFonts w:ascii="Arial" w:hAnsi="Arial" w:cs="Arial"/>
          <w:color w:val="333333"/>
          <w:sz w:val="20"/>
          <w:szCs w:val="20"/>
        </w:rPr>
        <w:t>interaction interfaces evaluation</w:t>
      </w:r>
    </w:p>
    <w:tbl>
      <w:tblPr>
        <w:tblW w:w="9083" w:type="dxa"/>
        <w:tblInd w:w="-5" w:type="dxa"/>
        <w:tblLook w:val="04A0" w:firstRow="1" w:lastRow="0" w:firstColumn="1" w:lastColumn="0" w:noHBand="0" w:noVBand="1"/>
      </w:tblPr>
      <w:tblGrid>
        <w:gridCol w:w="1619"/>
        <w:gridCol w:w="1715"/>
        <w:gridCol w:w="3979"/>
        <w:gridCol w:w="1770"/>
      </w:tblGrid>
      <w:tr w:rsidR="009F7D53" w:rsidRPr="009F7D53" w14:paraId="09EB4730" w14:textId="77777777" w:rsidTr="009F7D53">
        <w:trPr>
          <w:trHeight w:val="289"/>
        </w:trPr>
        <w:tc>
          <w:tcPr>
            <w:tcW w:w="16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4FDCC"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Theme</w:t>
            </w:r>
          </w:p>
        </w:tc>
        <w:tc>
          <w:tcPr>
            <w:tcW w:w="1715" w:type="dxa"/>
            <w:tcBorders>
              <w:top w:val="single" w:sz="4" w:space="0" w:color="auto"/>
              <w:left w:val="nil"/>
              <w:bottom w:val="single" w:sz="4" w:space="0" w:color="auto"/>
              <w:right w:val="single" w:sz="4" w:space="0" w:color="auto"/>
            </w:tcBorders>
            <w:shd w:val="clear" w:color="auto" w:fill="auto"/>
            <w:noWrap/>
            <w:vAlign w:val="center"/>
            <w:hideMark/>
          </w:tcPr>
          <w:p w14:paraId="75495EE9" w14:textId="77777777" w:rsidR="009F7D53" w:rsidRPr="009F7D53" w:rsidRDefault="00AE5711" w:rsidP="009F7D53">
            <w:pPr>
              <w:widowControl/>
              <w:jc w:val="left"/>
              <w:rPr>
                <w:rFonts w:ascii="DengXian" w:eastAsia="DengXian" w:hAnsi="DengXian" w:cs="宋体"/>
                <w:color w:val="000000"/>
                <w:kern w:val="0"/>
                <w:szCs w:val="24"/>
              </w:rPr>
            </w:pPr>
            <w:r>
              <w:rPr>
                <w:rFonts w:ascii="DengXian" w:eastAsia="DengXian" w:hAnsi="DengXian" w:cs="宋体"/>
                <w:color w:val="000000"/>
                <w:kern w:val="0"/>
                <w:szCs w:val="24"/>
              </w:rPr>
              <w:t>Interaction I</w:t>
            </w:r>
            <w:r w:rsidRPr="00AE5711">
              <w:rPr>
                <w:rFonts w:ascii="DengXian" w:eastAsia="DengXian" w:hAnsi="DengXian" w:cs="宋体"/>
                <w:color w:val="000000"/>
                <w:kern w:val="0"/>
                <w:szCs w:val="24"/>
              </w:rPr>
              <w:t>nterfaces</w:t>
            </w:r>
          </w:p>
        </w:tc>
        <w:tc>
          <w:tcPr>
            <w:tcW w:w="3979" w:type="dxa"/>
            <w:tcBorders>
              <w:top w:val="single" w:sz="4" w:space="0" w:color="auto"/>
              <w:left w:val="nil"/>
              <w:bottom w:val="single" w:sz="4" w:space="0" w:color="auto"/>
              <w:right w:val="single" w:sz="4" w:space="0" w:color="auto"/>
            </w:tcBorders>
            <w:shd w:val="clear" w:color="auto" w:fill="auto"/>
            <w:noWrap/>
            <w:vAlign w:val="center"/>
            <w:hideMark/>
          </w:tcPr>
          <w:p w14:paraId="1ACB0EC0"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Description</w:t>
            </w:r>
          </w:p>
        </w:tc>
        <w:tc>
          <w:tcPr>
            <w:tcW w:w="1770" w:type="dxa"/>
            <w:tcBorders>
              <w:top w:val="single" w:sz="4" w:space="0" w:color="auto"/>
              <w:left w:val="nil"/>
              <w:bottom w:val="single" w:sz="4" w:space="0" w:color="auto"/>
              <w:right w:val="single" w:sz="4" w:space="0" w:color="auto"/>
            </w:tcBorders>
            <w:shd w:val="clear" w:color="auto" w:fill="auto"/>
            <w:noWrap/>
            <w:vAlign w:val="center"/>
            <w:hideMark/>
          </w:tcPr>
          <w:p w14:paraId="7B01AA32"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Participant ID</w:t>
            </w:r>
          </w:p>
        </w:tc>
      </w:tr>
      <w:tr w:rsidR="009F7D53" w:rsidRPr="009F7D53" w14:paraId="36EB0B41" w14:textId="77777777" w:rsidTr="009F7D53">
        <w:trPr>
          <w:trHeight w:val="289"/>
        </w:trPr>
        <w:tc>
          <w:tcPr>
            <w:tcW w:w="1619" w:type="dxa"/>
            <w:vMerge w:val="restart"/>
            <w:tcBorders>
              <w:top w:val="nil"/>
              <w:left w:val="single" w:sz="4" w:space="0" w:color="auto"/>
              <w:bottom w:val="single" w:sz="4" w:space="0" w:color="auto"/>
              <w:right w:val="single" w:sz="4" w:space="0" w:color="auto"/>
            </w:tcBorders>
            <w:shd w:val="clear" w:color="auto" w:fill="auto"/>
            <w:vAlign w:val="center"/>
            <w:hideMark/>
          </w:tcPr>
          <w:p w14:paraId="2216BC34"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Tangible Manipulation (9)</w:t>
            </w:r>
          </w:p>
        </w:tc>
        <w:tc>
          <w:tcPr>
            <w:tcW w:w="1715" w:type="dxa"/>
            <w:tcBorders>
              <w:top w:val="nil"/>
              <w:left w:val="nil"/>
              <w:bottom w:val="single" w:sz="4" w:space="0" w:color="auto"/>
              <w:right w:val="single" w:sz="4" w:space="0" w:color="auto"/>
            </w:tcBorders>
            <w:shd w:val="clear" w:color="auto" w:fill="auto"/>
            <w:noWrap/>
            <w:vAlign w:val="center"/>
            <w:hideMark/>
          </w:tcPr>
          <w:p w14:paraId="5D3EE078"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CubeMuseum (3)</w:t>
            </w:r>
          </w:p>
        </w:tc>
        <w:tc>
          <w:tcPr>
            <w:tcW w:w="3979" w:type="dxa"/>
            <w:tcBorders>
              <w:top w:val="nil"/>
              <w:left w:val="nil"/>
              <w:bottom w:val="single" w:sz="4" w:space="0" w:color="auto"/>
              <w:right w:val="single" w:sz="4" w:space="0" w:color="auto"/>
            </w:tcBorders>
            <w:shd w:val="clear" w:color="auto" w:fill="auto"/>
            <w:vAlign w:val="center"/>
            <w:hideMark/>
          </w:tcPr>
          <w:p w14:paraId="503643AB"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Entity rotation is more feelings of operation.</w:t>
            </w:r>
          </w:p>
        </w:tc>
        <w:tc>
          <w:tcPr>
            <w:tcW w:w="1770" w:type="dxa"/>
            <w:tcBorders>
              <w:top w:val="nil"/>
              <w:left w:val="nil"/>
              <w:bottom w:val="single" w:sz="4" w:space="0" w:color="auto"/>
              <w:right w:val="single" w:sz="4" w:space="0" w:color="auto"/>
            </w:tcBorders>
            <w:shd w:val="clear" w:color="auto" w:fill="auto"/>
            <w:noWrap/>
            <w:vAlign w:val="center"/>
            <w:hideMark/>
          </w:tcPr>
          <w:p w14:paraId="4CCEDC6C"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p8, p11, p22</w:t>
            </w:r>
          </w:p>
        </w:tc>
      </w:tr>
      <w:tr w:rsidR="009F7D53" w:rsidRPr="009F7D53" w14:paraId="4B4891CB"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721B854A"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tcBorders>
              <w:top w:val="nil"/>
              <w:left w:val="nil"/>
              <w:bottom w:val="single" w:sz="4" w:space="0" w:color="auto"/>
              <w:right w:val="single" w:sz="4" w:space="0" w:color="auto"/>
            </w:tcBorders>
            <w:shd w:val="clear" w:color="auto" w:fill="auto"/>
            <w:noWrap/>
            <w:vAlign w:val="center"/>
            <w:hideMark/>
          </w:tcPr>
          <w:p w14:paraId="24D56F6E"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Postcard (3)</w:t>
            </w:r>
          </w:p>
        </w:tc>
        <w:tc>
          <w:tcPr>
            <w:tcW w:w="3979" w:type="dxa"/>
            <w:tcBorders>
              <w:top w:val="nil"/>
              <w:left w:val="nil"/>
              <w:bottom w:val="single" w:sz="4" w:space="0" w:color="auto"/>
              <w:right w:val="single" w:sz="4" w:space="0" w:color="auto"/>
            </w:tcBorders>
            <w:shd w:val="clear" w:color="auto" w:fill="auto"/>
            <w:vAlign w:val="center"/>
            <w:hideMark/>
          </w:tcPr>
          <w:p w14:paraId="2B209911"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Turning the postcard may obstruct the words.</w:t>
            </w:r>
          </w:p>
        </w:tc>
        <w:tc>
          <w:tcPr>
            <w:tcW w:w="1770" w:type="dxa"/>
            <w:tcBorders>
              <w:top w:val="nil"/>
              <w:left w:val="nil"/>
              <w:bottom w:val="single" w:sz="4" w:space="0" w:color="auto"/>
              <w:right w:val="single" w:sz="4" w:space="0" w:color="auto"/>
            </w:tcBorders>
            <w:shd w:val="clear" w:color="auto" w:fill="auto"/>
            <w:noWrap/>
            <w:vAlign w:val="center"/>
            <w:hideMark/>
          </w:tcPr>
          <w:p w14:paraId="1C9CED4E"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 p14, p15</w:t>
            </w:r>
          </w:p>
        </w:tc>
      </w:tr>
      <w:tr w:rsidR="009F7D53" w:rsidRPr="009F7D53" w14:paraId="20596F5F" w14:textId="77777777" w:rsidTr="00CD509D">
        <w:trPr>
          <w:trHeight w:val="413"/>
        </w:trPr>
        <w:tc>
          <w:tcPr>
            <w:tcW w:w="1619" w:type="dxa"/>
            <w:vMerge/>
            <w:tcBorders>
              <w:top w:val="nil"/>
              <w:left w:val="single" w:sz="4" w:space="0" w:color="auto"/>
              <w:bottom w:val="single" w:sz="4" w:space="0" w:color="auto"/>
              <w:right w:val="single" w:sz="4" w:space="0" w:color="auto"/>
            </w:tcBorders>
            <w:vAlign w:val="center"/>
            <w:hideMark/>
          </w:tcPr>
          <w:p w14:paraId="3A0DE506"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tcBorders>
              <w:top w:val="nil"/>
              <w:left w:val="nil"/>
              <w:bottom w:val="single" w:sz="4" w:space="0" w:color="auto"/>
              <w:right w:val="single" w:sz="4" w:space="0" w:color="auto"/>
            </w:tcBorders>
            <w:shd w:val="clear" w:color="auto" w:fill="auto"/>
            <w:noWrap/>
            <w:vAlign w:val="center"/>
            <w:hideMark/>
          </w:tcPr>
          <w:p w14:paraId="4217ED92"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Leaflet (6)</w:t>
            </w:r>
          </w:p>
        </w:tc>
        <w:tc>
          <w:tcPr>
            <w:tcW w:w="3979" w:type="dxa"/>
            <w:tcBorders>
              <w:top w:val="nil"/>
              <w:left w:val="nil"/>
              <w:bottom w:val="single" w:sz="4" w:space="0" w:color="auto"/>
              <w:right w:val="single" w:sz="4" w:space="0" w:color="auto"/>
            </w:tcBorders>
            <w:shd w:val="clear" w:color="auto" w:fill="auto"/>
            <w:vAlign w:val="center"/>
            <w:hideMark/>
          </w:tcPr>
          <w:p w14:paraId="2B01E470"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Too ordinary</w:t>
            </w:r>
          </w:p>
        </w:tc>
        <w:tc>
          <w:tcPr>
            <w:tcW w:w="1770" w:type="dxa"/>
            <w:tcBorders>
              <w:top w:val="nil"/>
              <w:left w:val="nil"/>
              <w:bottom w:val="single" w:sz="4" w:space="0" w:color="auto"/>
              <w:right w:val="single" w:sz="4" w:space="0" w:color="auto"/>
            </w:tcBorders>
            <w:shd w:val="clear" w:color="auto" w:fill="auto"/>
            <w:vAlign w:val="center"/>
            <w:hideMark/>
          </w:tcPr>
          <w:p w14:paraId="02A573D5"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p3, p6, p8, p11, p13, p21</w:t>
            </w:r>
          </w:p>
        </w:tc>
      </w:tr>
      <w:tr w:rsidR="009F7D53" w:rsidRPr="009F7D53" w14:paraId="2C05741F" w14:textId="77777777" w:rsidTr="009F7D53">
        <w:trPr>
          <w:trHeight w:val="780"/>
        </w:trPr>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263CF"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Efficiency (22)</w:t>
            </w:r>
          </w:p>
        </w:tc>
        <w:tc>
          <w:tcPr>
            <w:tcW w:w="17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8BD3F1"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CubeMuseum (5)</w:t>
            </w:r>
          </w:p>
        </w:tc>
        <w:tc>
          <w:tcPr>
            <w:tcW w:w="3979" w:type="dxa"/>
            <w:tcBorders>
              <w:top w:val="nil"/>
              <w:left w:val="nil"/>
              <w:bottom w:val="single" w:sz="4" w:space="0" w:color="auto"/>
              <w:right w:val="single" w:sz="4" w:space="0" w:color="auto"/>
            </w:tcBorders>
            <w:shd w:val="clear" w:color="auto" w:fill="auto"/>
            <w:vAlign w:val="center"/>
            <w:hideMark/>
          </w:tcPr>
          <w:p w14:paraId="2D4E92ED"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Size and knowledge cannot be displayed on the screen at the same time.</w:t>
            </w:r>
          </w:p>
        </w:tc>
        <w:tc>
          <w:tcPr>
            <w:tcW w:w="1770" w:type="dxa"/>
            <w:tcBorders>
              <w:top w:val="nil"/>
              <w:left w:val="nil"/>
              <w:bottom w:val="single" w:sz="4" w:space="0" w:color="auto"/>
              <w:right w:val="single" w:sz="4" w:space="0" w:color="auto"/>
            </w:tcBorders>
            <w:shd w:val="clear" w:color="auto" w:fill="auto"/>
            <w:noWrap/>
            <w:vAlign w:val="center"/>
            <w:hideMark/>
          </w:tcPr>
          <w:p w14:paraId="3A6767CA"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p2, p10</w:t>
            </w:r>
          </w:p>
        </w:tc>
      </w:tr>
      <w:tr w:rsidR="009F7D53" w:rsidRPr="009F7D53" w14:paraId="2DE5AE60"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68448487"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279D22E2"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52500AE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CubeMuseum is effective</w:t>
            </w:r>
          </w:p>
        </w:tc>
        <w:tc>
          <w:tcPr>
            <w:tcW w:w="1770" w:type="dxa"/>
            <w:tcBorders>
              <w:top w:val="nil"/>
              <w:left w:val="nil"/>
              <w:bottom w:val="single" w:sz="4" w:space="0" w:color="auto"/>
              <w:right w:val="single" w:sz="4" w:space="0" w:color="auto"/>
            </w:tcBorders>
            <w:shd w:val="clear" w:color="auto" w:fill="auto"/>
            <w:noWrap/>
            <w:vAlign w:val="center"/>
            <w:hideMark/>
          </w:tcPr>
          <w:p w14:paraId="63BEE861"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p3, p13, p17</w:t>
            </w:r>
          </w:p>
        </w:tc>
      </w:tr>
      <w:tr w:rsidR="009F7D53" w:rsidRPr="009F7D53" w14:paraId="51C98667" w14:textId="77777777" w:rsidTr="009F7D53">
        <w:trPr>
          <w:trHeight w:val="401"/>
        </w:trPr>
        <w:tc>
          <w:tcPr>
            <w:tcW w:w="1619" w:type="dxa"/>
            <w:vMerge/>
            <w:tcBorders>
              <w:top w:val="nil"/>
              <w:left w:val="single" w:sz="4" w:space="0" w:color="auto"/>
              <w:bottom w:val="single" w:sz="4" w:space="0" w:color="auto"/>
              <w:right w:val="single" w:sz="4" w:space="0" w:color="auto"/>
            </w:tcBorders>
            <w:vAlign w:val="center"/>
            <w:hideMark/>
          </w:tcPr>
          <w:p w14:paraId="5F5F6A3F"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7BD6C4"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Postcard (8)</w:t>
            </w:r>
          </w:p>
        </w:tc>
        <w:tc>
          <w:tcPr>
            <w:tcW w:w="3979" w:type="dxa"/>
            <w:tcBorders>
              <w:top w:val="nil"/>
              <w:left w:val="nil"/>
              <w:bottom w:val="single" w:sz="4" w:space="0" w:color="auto"/>
              <w:right w:val="single" w:sz="4" w:space="0" w:color="auto"/>
            </w:tcBorders>
            <w:shd w:val="clear" w:color="auto" w:fill="auto"/>
            <w:vAlign w:val="center"/>
            <w:hideMark/>
          </w:tcPr>
          <w:p w14:paraId="2BEAFBEA"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Free combination card sequence.</w:t>
            </w:r>
          </w:p>
        </w:tc>
        <w:tc>
          <w:tcPr>
            <w:tcW w:w="1770" w:type="dxa"/>
            <w:tcBorders>
              <w:top w:val="nil"/>
              <w:left w:val="nil"/>
              <w:bottom w:val="single" w:sz="4" w:space="0" w:color="auto"/>
              <w:right w:val="single" w:sz="4" w:space="0" w:color="auto"/>
            </w:tcBorders>
            <w:shd w:val="clear" w:color="auto" w:fill="auto"/>
            <w:noWrap/>
            <w:vAlign w:val="center"/>
            <w:hideMark/>
          </w:tcPr>
          <w:p w14:paraId="70CF0A42"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p2, p21, p19</w:t>
            </w:r>
          </w:p>
        </w:tc>
      </w:tr>
      <w:tr w:rsidR="009F7D53" w:rsidRPr="009F7D53" w14:paraId="5B2F6D0C" w14:textId="77777777" w:rsidTr="009F7D53">
        <w:trPr>
          <w:trHeight w:val="624"/>
        </w:trPr>
        <w:tc>
          <w:tcPr>
            <w:tcW w:w="1619" w:type="dxa"/>
            <w:vMerge/>
            <w:tcBorders>
              <w:top w:val="nil"/>
              <w:left w:val="single" w:sz="4" w:space="0" w:color="auto"/>
              <w:bottom w:val="single" w:sz="4" w:space="0" w:color="auto"/>
              <w:right w:val="single" w:sz="4" w:space="0" w:color="auto"/>
            </w:tcBorders>
            <w:vAlign w:val="center"/>
            <w:hideMark/>
          </w:tcPr>
          <w:p w14:paraId="3B360425"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2249DA68"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vMerge w:val="restart"/>
            <w:tcBorders>
              <w:top w:val="nil"/>
              <w:left w:val="single" w:sz="4" w:space="0" w:color="auto"/>
              <w:bottom w:val="single" w:sz="4" w:space="0" w:color="auto"/>
              <w:right w:val="single" w:sz="4" w:space="0" w:color="auto"/>
            </w:tcBorders>
            <w:shd w:val="clear" w:color="auto" w:fill="auto"/>
            <w:vAlign w:val="center"/>
            <w:hideMark/>
          </w:tcPr>
          <w:p w14:paraId="064C8EE4" w14:textId="77777777" w:rsidR="009F7D53" w:rsidRPr="009F7D53" w:rsidRDefault="009F7D53" w:rsidP="00E91C29">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Pa</w:t>
            </w:r>
            <w:r w:rsidR="00ED0A4E">
              <w:rPr>
                <w:rFonts w:ascii="DengXian" w:eastAsia="DengXian" w:hAnsi="DengXian" w:cs="宋体" w:hint="eastAsia"/>
                <w:color w:val="000000"/>
                <w:kern w:val="0"/>
                <w:szCs w:val="24"/>
              </w:rPr>
              <w:t>per reading is more effect</w:t>
            </w:r>
            <w:r w:rsidR="00E91C29">
              <w:rPr>
                <w:rFonts w:ascii="DengXian" w:eastAsia="DengXian" w:hAnsi="DengXian" w:cs="宋体"/>
                <w:color w:val="000000"/>
                <w:kern w:val="0"/>
                <w:szCs w:val="24"/>
              </w:rPr>
              <w:t>ive</w:t>
            </w:r>
            <w:r w:rsidR="00ED0A4E">
              <w:rPr>
                <w:rFonts w:ascii="DengXian" w:eastAsia="DengXian" w:hAnsi="DengXian" w:cs="宋体" w:hint="eastAsia"/>
                <w:color w:val="000000"/>
                <w:kern w:val="0"/>
                <w:szCs w:val="24"/>
              </w:rPr>
              <w:t xml:space="preserve"> (e</w:t>
            </w:r>
            <w:r w:rsidR="00ED0A4E">
              <w:rPr>
                <w:rFonts w:ascii="DengXian" w:eastAsia="DengXian" w:hAnsi="DengXian" w:cs="宋体"/>
                <w:color w:val="000000"/>
                <w:kern w:val="0"/>
                <w:szCs w:val="24"/>
              </w:rPr>
              <w:t>.</w:t>
            </w:r>
            <w:r w:rsidRPr="009F7D53">
              <w:rPr>
                <w:rFonts w:ascii="DengXian" w:eastAsia="DengXian" w:hAnsi="DengXian" w:cs="宋体" w:hint="eastAsia"/>
                <w:color w:val="000000"/>
                <w:kern w:val="0"/>
                <w:szCs w:val="24"/>
              </w:rPr>
              <w:t>g: mark</w:t>
            </w:r>
            <w:r w:rsidR="00E91C29">
              <w:rPr>
                <w:rFonts w:ascii="DengXian" w:eastAsia="DengXian" w:hAnsi="DengXian" w:cs="宋体" w:hint="eastAsia"/>
                <w:color w:val="000000"/>
                <w:kern w:val="0"/>
                <w:szCs w:val="24"/>
              </w:rPr>
              <w:t>down</w:t>
            </w:r>
            <w:r w:rsidRPr="009F7D53">
              <w:rPr>
                <w:rFonts w:ascii="DengXian" w:eastAsia="DengXian" w:hAnsi="DengXian" w:cs="宋体" w:hint="eastAsia"/>
                <w:color w:val="000000"/>
                <w:kern w:val="0"/>
                <w:szCs w:val="24"/>
              </w:rPr>
              <w:t xml:space="preserve">, </w:t>
            </w:r>
            <w:r w:rsidR="00ED0A4E" w:rsidRPr="009F7D53">
              <w:rPr>
                <w:rFonts w:ascii="DengXian" w:eastAsia="DengXian" w:hAnsi="DengXian" w:cs="宋体"/>
                <w:color w:val="000000"/>
                <w:kern w:val="0"/>
                <w:szCs w:val="24"/>
              </w:rPr>
              <w:t>highlight</w:t>
            </w:r>
            <w:r w:rsidRPr="009F7D53">
              <w:rPr>
                <w:rFonts w:ascii="DengXian" w:eastAsia="DengXian" w:hAnsi="DengXian" w:cs="宋体" w:hint="eastAsia"/>
                <w:color w:val="000000"/>
                <w:kern w:val="0"/>
                <w:szCs w:val="24"/>
              </w:rPr>
              <w:t>)</w:t>
            </w:r>
          </w:p>
        </w:tc>
        <w:tc>
          <w:tcPr>
            <w:tcW w:w="17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1282C4"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 p2, p9, p15, p18</w:t>
            </w:r>
          </w:p>
        </w:tc>
      </w:tr>
      <w:tr w:rsidR="009F7D53" w:rsidRPr="009F7D53" w14:paraId="7D4AA1BF" w14:textId="77777777" w:rsidTr="009F7D53">
        <w:trPr>
          <w:trHeight w:val="624"/>
        </w:trPr>
        <w:tc>
          <w:tcPr>
            <w:tcW w:w="1619" w:type="dxa"/>
            <w:vMerge/>
            <w:tcBorders>
              <w:top w:val="nil"/>
              <w:left w:val="single" w:sz="4" w:space="0" w:color="auto"/>
              <w:bottom w:val="single" w:sz="4" w:space="0" w:color="auto"/>
              <w:right w:val="single" w:sz="4" w:space="0" w:color="auto"/>
            </w:tcBorders>
            <w:vAlign w:val="center"/>
            <w:hideMark/>
          </w:tcPr>
          <w:p w14:paraId="45774904"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38E843"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Leaflet (9)</w:t>
            </w:r>
          </w:p>
        </w:tc>
        <w:tc>
          <w:tcPr>
            <w:tcW w:w="3979" w:type="dxa"/>
            <w:vMerge/>
            <w:tcBorders>
              <w:top w:val="nil"/>
              <w:left w:val="single" w:sz="4" w:space="0" w:color="auto"/>
              <w:bottom w:val="single" w:sz="4" w:space="0" w:color="auto"/>
              <w:right w:val="single" w:sz="4" w:space="0" w:color="auto"/>
            </w:tcBorders>
            <w:vAlign w:val="center"/>
            <w:hideMark/>
          </w:tcPr>
          <w:p w14:paraId="7E330297" w14:textId="77777777" w:rsidR="009F7D53" w:rsidRPr="009F7D53" w:rsidRDefault="009F7D53" w:rsidP="009F7D53">
            <w:pPr>
              <w:widowControl/>
              <w:jc w:val="left"/>
              <w:rPr>
                <w:rFonts w:ascii="DengXian" w:eastAsia="DengXian" w:hAnsi="DengXian" w:cs="宋体"/>
                <w:color w:val="000000"/>
                <w:kern w:val="0"/>
                <w:szCs w:val="24"/>
              </w:rPr>
            </w:pPr>
          </w:p>
        </w:tc>
        <w:tc>
          <w:tcPr>
            <w:tcW w:w="1770" w:type="dxa"/>
            <w:vMerge/>
            <w:tcBorders>
              <w:top w:val="nil"/>
              <w:left w:val="single" w:sz="4" w:space="0" w:color="auto"/>
              <w:bottom w:val="single" w:sz="4" w:space="0" w:color="auto"/>
              <w:right w:val="single" w:sz="4" w:space="0" w:color="auto"/>
            </w:tcBorders>
            <w:vAlign w:val="center"/>
            <w:hideMark/>
          </w:tcPr>
          <w:p w14:paraId="05F75A2A" w14:textId="77777777" w:rsidR="009F7D53" w:rsidRPr="009F7D53" w:rsidRDefault="009F7D53" w:rsidP="009F7D53">
            <w:pPr>
              <w:widowControl/>
              <w:jc w:val="left"/>
              <w:rPr>
                <w:rFonts w:ascii="DengXian" w:eastAsia="DengXian" w:hAnsi="DengXian" w:cs="宋体"/>
                <w:color w:val="000000"/>
                <w:kern w:val="0"/>
                <w:szCs w:val="24"/>
              </w:rPr>
            </w:pPr>
          </w:p>
        </w:tc>
      </w:tr>
      <w:tr w:rsidR="009F7D53" w:rsidRPr="009F7D53" w14:paraId="07C7FE2C"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332C07D6"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3B356280"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0A10A677"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It can focus on learning</w:t>
            </w:r>
          </w:p>
        </w:tc>
        <w:tc>
          <w:tcPr>
            <w:tcW w:w="1770" w:type="dxa"/>
            <w:tcBorders>
              <w:top w:val="nil"/>
              <w:left w:val="nil"/>
              <w:bottom w:val="single" w:sz="4" w:space="0" w:color="auto"/>
              <w:right w:val="single" w:sz="4" w:space="0" w:color="auto"/>
            </w:tcBorders>
            <w:shd w:val="clear" w:color="auto" w:fill="auto"/>
            <w:noWrap/>
            <w:vAlign w:val="center"/>
            <w:hideMark/>
          </w:tcPr>
          <w:p w14:paraId="3BCECE2A"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p9, p18</w:t>
            </w:r>
          </w:p>
        </w:tc>
      </w:tr>
      <w:tr w:rsidR="009F7D53" w:rsidRPr="009F7D53" w14:paraId="0A447E51" w14:textId="77777777" w:rsidTr="009F7D53">
        <w:trPr>
          <w:trHeight w:val="579"/>
        </w:trPr>
        <w:tc>
          <w:tcPr>
            <w:tcW w:w="1619" w:type="dxa"/>
            <w:vMerge/>
            <w:tcBorders>
              <w:top w:val="nil"/>
              <w:left w:val="single" w:sz="4" w:space="0" w:color="auto"/>
              <w:bottom w:val="single" w:sz="4" w:space="0" w:color="auto"/>
              <w:right w:val="single" w:sz="4" w:space="0" w:color="auto"/>
            </w:tcBorders>
            <w:vAlign w:val="center"/>
            <w:hideMark/>
          </w:tcPr>
          <w:p w14:paraId="1E6E9A74"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14281E06"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6214836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All information can be see</w:t>
            </w:r>
            <w:r w:rsidR="00E91C29">
              <w:rPr>
                <w:rFonts w:ascii="DengXian" w:eastAsia="DengXian" w:hAnsi="DengXian" w:cs="宋体"/>
                <w:color w:val="000000"/>
                <w:kern w:val="0"/>
                <w:szCs w:val="24"/>
              </w:rPr>
              <w:t>n</w:t>
            </w:r>
            <w:r w:rsidRPr="009F7D53">
              <w:rPr>
                <w:rFonts w:ascii="DengXian" w:eastAsia="DengXian" w:hAnsi="DengXian" w:cs="宋体" w:hint="eastAsia"/>
                <w:color w:val="000000"/>
                <w:kern w:val="0"/>
                <w:szCs w:val="24"/>
              </w:rPr>
              <w:t xml:space="preserve"> together</w:t>
            </w:r>
          </w:p>
        </w:tc>
        <w:tc>
          <w:tcPr>
            <w:tcW w:w="1770" w:type="dxa"/>
            <w:tcBorders>
              <w:top w:val="nil"/>
              <w:left w:val="nil"/>
              <w:bottom w:val="single" w:sz="4" w:space="0" w:color="auto"/>
              <w:right w:val="single" w:sz="4" w:space="0" w:color="auto"/>
            </w:tcBorders>
            <w:shd w:val="clear" w:color="auto" w:fill="auto"/>
            <w:noWrap/>
            <w:vAlign w:val="center"/>
            <w:hideMark/>
          </w:tcPr>
          <w:p w14:paraId="4801DB3D"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p9, p19</w:t>
            </w:r>
          </w:p>
        </w:tc>
      </w:tr>
      <w:tr w:rsidR="009F7D53" w:rsidRPr="009F7D53" w14:paraId="1FCB108F" w14:textId="77777777" w:rsidTr="009F7D53">
        <w:trPr>
          <w:trHeight w:val="289"/>
        </w:trPr>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AEA40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Preference (20)</w:t>
            </w:r>
          </w:p>
        </w:tc>
        <w:tc>
          <w:tcPr>
            <w:tcW w:w="1715" w:type="dxa"/>
            <w:vMerge w:val="restart"/>
            <w:tcBorders>
              <w:top w:val="nil"/>
              <w:left w:val="single" w:sz="4" w:space="0" w:color="auto"/>
              <w:bottom w:val="single" w:sz="4" w:space="0" w:color="auto"/>
              <w:right w:val="single" w:sz="4" w:space="0" w:color="auto"/>
            </w:tcBorders>
            <w:shd w:val="clear" w:color="auto" w:fill="auto"/>
            <w:vAlign w:val="center"/>
            <w:hideMark/>
          </w:tcPr>
          <w:p w14:paraId="46D72F4E"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CubeMuseum (8)</w:t>
            </w:r>
          </w:p>
        </w:tc>
        <w:tc>
          <w:tcPr>
            <w:tcW w:w="3979" w:type="dxa"/>
            <w:tcBorders>
              <w:top w:val="nil"/>
              <w:left w:val="nil"/>
              <w:bottom w:val="single" w:sz="4" w:space="0" w:color="auto"/>
              <w:right w:val="single" w:sz="4" w:space="0" w:color="auto"/>
            </w:tcBorders>
            <w:shd w:val="clear" w:color="auto" w:fill="auto"/>
            <w:vAlign w:val="center"/>
            <w:hideMark/>
          </w:tcPr>
          <w:p w14:paraId="483E94DC" w14:textId="77777777" w:rsidR="009F7D53" w:rsidRPr="009F7D53" w:rsidRDefault="009F7D53" w:rsidP="009F7D53">
            <w:pPr>
              <w:widowControl/>
              <w:jc w:val="left"/>
              <w:rPr>
                <w:rFonts w:ascii="DengXian" w:eastAsia="DengXian" w:hAnsi="DengXian" w:cs="宋体"/>
                <w:i/>
                <w:iCs/>
                <w:color w:val="000000"/>
                <w:kern w:val="0"/>
                <w:szCs w:val="24"/>
              </w:rPr>
            </w:pPr>
            <w:r w:rsidRPr="009F7D53">
              <w:rPr>
                <w:rFonts w:ascii="DengXian" w:eastAsia="DengXian" w:hAnsi="DengXian" w:cs="宋体" w:hint="eastAsia"/>
                <w:i/>
                <w:iCs/>
                <w:color w:val="000000"/>
                <w:kern w:val="0"/>
                <w:szCs w:val="24"/>
              </w:rPr>
              <w:t>I like paperless reading</w:t>
            </w:r>
          </w:p>
        </w:tc>
        <w:tc>
          <w:tcPr>
            <w:tcW w:w="1770" w:type="dxa"/>
            <w:tcBorders>
              <w:top w:val="nil"/>
              <w:left w:val="nil"/>
              <w:bottom w:val="single" w:sz="4" w:space="0" w:color="auto"/>
              <w:right w:val="single" w:sz="4" w:space="0" w:color="auto"/>
            </w:tcBorders>
            <w:shd w:val="clear" w:color="auto" w:fill="auto"/>
            <w:noWrap/>
            <w:vAlign w:val="center"/>
            <w:hideMark/>
          </w:tcPr>
          <w:p w14:paraId="23E192D7"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p13</w:t>
            </w:r>
          </w:p>
        </w:tc>
      </w:tr>
      <w:tr w:rsidR="009F7D53" w:rsidRPr="009F7D53" w14:paraId="68AED243"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4C46F83E"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59AE4880"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0E203882"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The new interaction interface is attractive</w:t>
            </w:r>
          </w:p>
        </w:tc>
        <w:tc>
          <w:tcPr>
            <w:tcW w:w="1770" w:type="dxa"/>
            <w:tcBorders>
              <w:top w:val="nil"/>
              <w:left w:val="nil"/>
              <w:bottom w:val="single" w:sz="4" w:space="0" w:color="auto"/>
              <w:right w:val="single" w:sz="4" w:space="0" w:color="auto"/>
            </w:tcBorders>
            <w:shd w:val="clear" w:color="auto" w:fill="auto"/>
            <w:vAlign w:val="center"/>
            <w:hideMark/>
          </w:tcPr>
          <w:p w14:paraId="05249D2F"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p6, p7, p9, p11</w:t>
            </w:r>
          </w:p>
        </w:tc>
      </w:tr>
      <w:tr w:rsidR="009F7D53" w:rsidRPr="009F7D53" w14:paraId="01AB9E2A" w14:textId="77777777" w:rsidTr="009F7D53">
        <w:trPr>
          <w:trHeight w:val="624"/>
        </w:trPr>
        <w:tc>
          <w:tcPr>
            <w:tcW w:w="1619" w:type="dxa"/>
            <w:vMerge/>
            <w:tcBorders>
              <w:top w:val="nil"/>
              <w:left w:val="single" w:sz="4" w:space="0" w:color="auto"/>
              <w:bottom w:val="single" w:sz="4" w:space="0" w:color="auto"/>
              <w:right w:val="single" w:sz="4" w:space="0" w:color="auto"/>
            </w:tcBorders>
            <w:vAlign w:val="center"/>
            <w:hideMark/>
          </w:tcPr>
          <w:p w14:paraId="15C54B67"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4CEA79F2"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vMerge w:val="restart"/>
            <w:tcBorders>
              <w:top w:val="nil"/>
              <w:left w:val="single" w:sz="4" w:space="0" w:color="auto"/>
              <w:bottom w:val="single" w:sz="4" w:space="0" w:color="auto"/>
              <w:right w:val="single" w:sz="4" w:space="0" w:color="auto"/>
            </w:tcBorders>
            <w:shd w:val="clear" w:color="auto" w:fill="auto"/>
            <w:vAlign w:val="center"/>
            <w:hideMark/>
          </w:tcPr>
          <w:p w14:paraId="5A551659"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It can s</w:t>
            </w:r>
            <w:r w:rsidR="00E91C29">
              <w:rPr>
                <w:rFonts w:ascii="DengXian" w:eastAsia="DengXian" w:hAnsi="DengXian" w:cs="宋体"/>
                <w:color w:val="000000"/>
                <w:kern w:val="0"/>
                <w:szCs w:val="24"/>
              </w:rPr>
              <w:t>t</w:t>
            </w:r>
            <w:r w:rsidRPr="009F7D53">
              <w:rPr>
                <w:rFonts w:ascii="DengXian" w:eastAsia="DengXian" w:hAnsi="DengXian" w:cs="宋体" w:hint="eastAsia"/>
                <w:color w:val="000000"/>
                <w:kern w:val="0"/>
                <w:szCs w:val="24"/>
              </w:rPr>
              <w:t>imulate the interest in artifacts</w:t>
            </w:r>
          </w:p>
        </w:tc>
        <w:tc>
          <w:tcPr>
            <w:tcW w:w="1770" w:type="dxa"/>
            <w:vMerge w:val="restart"/>
            <w:tcBorders>
              <w:top w:val="nil"/>
              <w:left w:val="single" w:sz="4" w:space="0" w:color="auto"/>
              <w:bottom w:val="single" w:sz="4" w:space="0" w:color="auto"/>
              <w:right w:val="single" w:sz="4" w:space="0" w:color="auto"/>
            </w:tcBorders>
            <w:shd w:val="clear" w:color="auto" w:fill="auto"/>
            <w:noWrap/>
            <w:hideMark/>
          </w:tcPr>
          <w:p w14:paraId="0D474195"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 p2, p18</w:t>
            </w:r>
          </w:p>
        </w:tc>
      </w:tr>
      <w:tr w:rsidR="009F7D53" w:rsidRPr="009F7D53" w14:paraId="1E95AEFC" w14:textId="77777777" w:rsidTr="002D05ED">
        <w:trPr>
          <w:trHeight w:val="312"/>
        </w:trPr>
        <w:tc>
          <w:tcPr>
            <w:tcW w:w="1619" w:type="dxa"/>
            <w:vMerge/>
            <w:tcBorders>
              <w:top w:val="nil"/>
              <w:left w:val="single" w:sz="4" w:space="0" w:color="auto"/>
              <w:bottom w:val="single" w:sz="4" w:space="0" w:color="auto"/>
              <w:right w:val="single" w:sz="4" w:space="0" w:color="auto"/>
            </w:tcBorders>
            <w:vAlign w:val="center"/>
            <w:hideMark/>
          </w:tcPr>
          <w:p w14:paraId="2FDF6B1B"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val="restart"/>
            <w:tcBorders>
              <w:top w:val="nil"/>
              <w:left w:val="single" w:sz="4" w:space="0" w:color="auto"/>
              <w:bottom w:val="single" w:sz="4" w:space="0" w:color="auto"/>
              <w:right w:val="single" w:sz="4" w:space="0" w:color="auto"/>
            </w:tcBorders>
            <w:shd w:val="clear" w:color="auto" w:fill="auto"/>
            <w:vAlign w:val="center"/>
            <w:hideMark/>
          </w:tcPr>
          <w:p w14:paraId="291CA6FB"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Postcard (5)</w:t>
            </w:r>
          </w:p>
        </w:tc>
        <w:tc>
          <w:tcPr>
            <w:tcW w:w="3979" w:type="dxa"/>
            <w:vMerge/>
            <w:tcBorders>
              <w:top w:val="nil"/>
              <w:left w:val="single" w:sz="4" w:space="0" w:color="auto"/>
              <w:bottom w:val="single" w:sz="4" w:space="0" w:color="auto"/>
              <w:right w:val="single" w:sz="4" w:space="0" w:color="auto"/>
            </w:tcBorders>
            <w:vAlign w:val="center"/>
            <w:hideMark/>
          </w:tcPr>
          <w:p w14:paraId="4B3EB031" w14:textId="77777777" w:rsidR="009F7D53" w:rsidRPr="009F7D53" w:rsidRDefault="009F7D53" w:rsidP="009F7D53">
            <w:pPr>
              <w:widowControl/>
              <w:jc w:val="left"/>
              <w:rPr>
                <w:rFonts w:ascii="DengXian" w:eastAsia="DengXian" w:hAnsi="DengXian" w:cs="宋体"/>
                <w:color w:val="000000"/>
                <w:kern w:val="0"/>
                <w:szCs w:val="24"/>
              </w:rPr>
            </w:pPr>
          </w:p>
        </w:tc>
        <w:tc>
          <w:tcPr>
            <w:tcW w:w="1770" w:type="dxa"/>
            <w:vMerge/>
            <w:tcBorders>
              <w:top w:val="nil"/>
              <w:left w:val="single" w:sz="4" w:space="0" w:color="auto"/>
              <w:bottom w:val="single" w:sz="4" w:space="0" w:color="auto"/>
              <w:right w:val="single" w:sz="4" w:space="0" w:color="auto"/>
            </w:tcBorders>
            <w:vAlign w:val="center"/>
            <w:hideMark/>
          </w:tcPr>
          <w:p w14:paraId="3EFA2CCE" w14:textId="77777777" w:rsidR="009F7D53" w:rsidRPr="009F7D53" w:rsidRDefault="009F7D53" w:rsidP="009F7D53">
            <w:pPr>
              <w:widowControl/>
              <w:jc w:val="left"/>
              <w:rPr>
                <w:rFonts w:ascii="DengXian" w:eastAsia="DengXian" w:hAnsi="DengXian" w:cs="宋体"/>
                <w:color w:val="000000"/>
                <w:kern w:val="0"/>
                <w:szCs w:val="24"/>
              </w:rPr>
            </w:pPr>
          </w:p>
        </w:tc>
      </w:tr>
      <w:tr w:rsidR="009F7D53" w:rsidRPr="009F7D53" w14:paraId="4923D22A"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6F66AC58"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50EEB204"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70301BA4"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Simple operation with 3D graphics</w:t>
            </w:r>
          </w:p>
        </w:tc>
        <w:tc>
          <w:tcPr>
            <w:tcW w:w="1770" w:type="dxa"/>
            <w:tcBorders>
              <w:top w:val="nil"/>
              <w:left w:val="nil"/>
              <w:bottom w:val="single" w:sz="4" w:space="0" w:color="auto"/>
              <w:right w:val="single" w:sz="4" w:space="0" w:color="auto"/>
            </w:tcBorders>
            <w:shd w:val="clear" w:color="auto" w:fill="auto"/>
            <w:noWrap/>
            <w:vAlign w:val="center"/>
            <w:hideMark/>
          </w:tcPr>
          <w:p w14:paraId="00A15AC4"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p2, p18</w:t>
            </w:r>
          </w:p>
        </w:tc>
      </w:tr>
      <w:tr w:rsidR="009F7D53" w:rsidRPr="009F7D53" w14:paraId="713CA00D"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7E42819A" w14:textId="77777777" w:rsidR="009F7D53" w:rsidRPr="009F7D53" w:rsidRDefault="009F7D53" w:rsidP="009F7D53">
            <w:pPr>
              <w:widowControl/>
              <w:jc w:val="left"/>
              <w:rPr>
                <w:rFonts w:ascii="DengXian" w:eastAsia="DengXian" w:hAnsi="DengXian" w:cs="宋体"/>
                <w:color w:val="000000"/>
                <w:kern w:val="0"/>
                <w:sz w:val="24"/>
                <w:szCs w:val="24"/>
              </w:rPr>
            </w:pPr>
          </w:p>
        </w:tc>
        <w:tc>
          <w:tcPr>
            <w:tcW w:w="17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72EF4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Leaflet (7)</w:t>
            </w:r>
          </w:p>
        </w:tc>
        <w:tc>
          <w:tcPr>
            <w:tcW w:w="3979" w:type="dxa"/>
            <w:tcBorders>
              <w:top w:val="nil"/>
              <w:left w:val="nil"/>
              <w:bottom w:val="single" w:sz="4" w:space="0" w:color="auto"/>
              <w:right w:val="single" w:sz="4" w:space="0" w:color="auto"/>
            </w:tcBorders>
            <w:shd w:val="clear" w:color="auto" w:fill="auto"/>
            <w:noWrap/>
            <w:vAlign w:val="center"/>
            <w:hideMark/>
          </w:tcPr>
          <w:p w14:paraId="4C5233DC" w14:textId="77777777" w:rsidR="009F7D53" w:rsidRPr="009F7D53" w:rsidRDefault="00E91C29" w:rsidP="009F7D53">
            <w:pPr>
              <w:widowControl/>
              <w:jc w:val="left"/>
              <w:rPr>
                <w:rFonts w:ascii="DengXian" w:eastAsia="DengXian" w:hAnsi="DengXian" w:cs="宋体"/>
                <w:color w:val="000000"/>
                <w:kern w:val="0"/>
                <w:szCs w:val="24"/>
              </w:rPr>
            </w:pPr>
            <w:r>
              <w:rPr>
                <w:rFonts w:ascii="DengXian" w:eastAsia="DengXian" w:hAnsi="DengXian" w:cs="宋体"/>
                <w:color w:val="000000"/>
                <w:kern w:val="0"/>
                <w:szCs w:val="24"/>
              </w:rPr>
              <w:t>The c</w:t>
            </w:r>
            <w:r w:rsidR="009F7D53" w:rsidRPr="009F7D53">
              <w:rPr>
                <w:rFonts w:ascii="DengXian" w:eastAsia="DengXian" w:hAnsi="DengXian" w:cs="宋体" w:hint="eastAsia"/>
                <w:color w:val="000000"/>
                <w:kern w:val="0"/>
                <w:szCs w:val="24"/>
              </w:rPr>
              <w:t>lassic way is easier to be acceptable</w:t>
            </w:r>
          </w:p>
        </w:tc>
        <w:tc>
          <w:tcPr>
            <w:tcW w:w="1770" w:type="dxa"/>
            <w:tcBorders>
              <w:top w:val="nil"/>
              <w:left w:val="nil"/>
              <w:bottom w:val="single" w:sz="4" w:space="0" w:color="auto"/>
              <w:right w:val="single" w:sz="4" w:space="0" w:color="auto"/>
            </w:tcBorders>
            <w:shd w:val="clear" w:color="auto" w:fill="auto"/>
            <w:noWrap/>
            <w:vAlign w:val="center"/>
            <w:hideMark/>
          </w:tcPr>
          <w:p w14:paraId="089C5A30"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p9, p21</w:t>
            </w:r>
          </w:p>
        </w:tc>
      </w:tr>
      <w:tr w:rsidR="009F7D53" w:rsidRPr="009F7D53" w14:paraId="2F0F6639" w14:textId="77777777" w:rsidTr="009F7D53">
        <w:trPr>
          <w:trHeight w:val="289"/>
        </w:trPr>
        <w:tc>
          <w:tcPr>
            <w:tcW w:w="1619" w:type="dxa"/>
            <w:vMerge/>
            <w:tcBorders>
              <w:top w:val="nil"/>
              <w:left w:val="single" w:sz="4" w:space="0" w:color="auto"/>
              <w:bottom w:val="single" w:sz="4" w:space="0" w:color="auto"/>
              <w:right w:val="single" w:sz="4" w:space="0" w:color="auto"/>
            </w:tcBorders>
            <w:vAlign w:val="center"/>
            <w:hideMark/>
          </w:tcPr>
          <w:p w14:paraId="3DD510E7" w14:textId="77777777" w:rsidR="009F7D53" w:rsidRPr="009F7D53" w:rsidRDefault="009F7D53" w:rsidP="009F7D53">
            <w:pPr>
              <w:widowControl/>
              <w:jc w:val="left"/>
              <w:rPr>
                <w:rFonts w:ascii="DengXian" w:eastAsia="DengXian" w:hAnsi="DengXian" w:cs="宋体"/>
                <w:color w:val="000000"/>
                <w:kern w:val="0"/>
                <w:sz w:val="24"/>
                <w:szCs w:val="24"/>
              </w:rPr>
            </w:pPr>
          </w:p>
        </w:tc>
        <w:tc>
          <w:tcPr>
            <w:tcW w:w="1715" w:type="dxa"/>
            <w:vMerge/>
            <w:tcBorders>
              <w:top w:val="nil"/>
              <w:left w:val="single" w:sz="4" w:space="0" w:color="auto"/>
              <w:bottom w:val="single" w:sz="4" w:space="0" w:color="auto"/>
              <w:right w:val="single" w:sz="4" w:space="0" w:color="auto"/>
            </w:tcBorders>
            <w:vAlign w:val="center"/>
            <w:hideMark/>
          </w:tcPr>
          <w:p w14:paraId="31F64343"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4F7F36E8"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No interest to use it</w:t>
            </w:r>
          </w:p>
        </w:tc>
        <w:tc>
          <w:tcPr>
            <w:tcW w:w="1770" w:type="dxa"/>
            <w:tcBorders>
              <w:top w:val="nil"/>
              <w:left w:val="nil"/>
              <w:bottom w:val="single" w:sz="4" w:space="0" w:color="auto"/>
              <w:right w:val="single" w:sz="4" w:space="0" w:color="auto"/>
            </w:tcBorders>
            <w:shd w:val="clear" w:color="auto" w:fill="auto"/>
            <w:noWrap/>
            <w:vAlign w:val="center"/>
            <w:hideMark/>
          </w:tcPr>
          <w:p w14:paraId="5E6A4CC1"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p3, p6, p7, p19, p22</w:t>
            </w:r>
          </w:p>
        </w:tc>
      </w:tr>
      <w:tr w:rsidR="009F7D53" w:rsidRPr="009F7D53" w14:paraId="3DB28D58" w14:textId="77777777" w:rsidTr="009F7D53">
        <w:trPr>
          <w:trHeight w:val="646"/>
        </w:trPr>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177F0"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Spatial Presence(17)</w:t>
            </w:r>
          </w:p>
        </w:tc>
        <w:tc>
          <w:tcPr>
            <w:tcW w:w="1715" w:type="dxa"/>
            <w:vMerge w:val="restart"/>
            <w:tcBorders>
              <w:top w:val="nil"/>
              <w:left w:val="single" w:sz="4" w:space="0" w:color="auto"/>
              <w:bottom w:val="single" w:sz="4" w:space="0" w:color="auto"/>
              <w:right w:val="single" w:sz="4" w:space="0" w:color="auto"/>
            </w:tcBorders>
            <w:shd w:val="clear" w:color="auto" w:fill="auto"/>
            <w:vAlign w:val="center"/>
            <w:hideMark/>
          </w:tcPr>
          <w:p w14:paraId="0AF32D39"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CubeMuseum (8)</w:t>
            </w:r>
          </w:p>
        </w:tc>
        <w:tc>
          <w:tcPr>
            <w:tcW w:w="3979" w:type="dxa"/>
            <w:tcBorders>
              <w:top w:val="nil"/>
              <w:left w:val="nil"/>
              <w:bottom w:val="single" w:sz="4" w:space="0" w:color="auto"/>
              <w:right w:val="single" w:sz="4" w:space="0" w:color="auto"/>
            </w:tcBorders>
            <w:shd w:val="clear" w:color="auto" w:fill="auto"/>
            <w:vAlign w:val="center"/>
            <w:hideMark/>
          </w:tcPr>
          <w:p w14:paraId="2E1AA113" w14:textId="77777777" w:rsidR="009F7D53" w:rsidRPr="009F7D53" w:rsidRDefault="009F7D53" w:rsidP="009F7D53">
            <w:pPr>
              <w:widowControl/>
              <w:jc w:val="left"/>
              <w:rPr>
                <w:rFonts w:ascii="DengXian" w:eastAsia="DengXian" w:hAnsi="DengXian" w:cs="宋体"/>
                <w:i/>
                <w:iCs/>
                <w:color w:val="000000"/>
                <w:kern w:val="0"/>
                <w:szCs w:val="24"/>
              </w:rPr>
            </w:pPr>
            <w:r w:rsidRPr="009F7D53">
              <w:rPr>
                <w:rFonts w:ascii="DengXian" w:eastAsia="DengXian" w:hAnsi="DengXian" w:cs="宋体" w:hint="eastAsia"/>
                <w:i/>
                <w:iCs/>
                <w:color w:val="000000"/>
                <w:kern w:val="0"/>
                <w:szCs w:val="24"/>
              </w:rPr>
              <w:t>I can scale the models to see more detail about the artifact</w:t>
            </w:r>
          </w:p>
        </w:tc>
        <w:tc>
          <w:tcPr>
            <w:tcW w:w="1770" w:type="dxa"/>
            <w:tcBorders>
              <w:top w:val="nil"/>
              <w:left w:val="nil"/>
              <w:bottom w:val="single" w:sz="4" w:space="0" w:color="auto"/>
              <w:right w:val="single" w:sz="4" w:space="0" w:color="auto"/>
            </w:tcBorders>
            <w:shd w:val="clear" w:color="auto" w:fill="auto"/>
            <w:noWrap/>
            <w:vAlign w:val="center"/>
            <w:hideMark/>
          </w:tcPr>
          <w:p w14:paraId="4EA226AD"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p11</w:t>
            </w:r>
          </w:p>
        </w:tc>
      </w:tr>
      <w:tr w:rsidR="009F7D53" w:rsidRPr="009F7D53" w14:paraId="295B3F1D" w14:textId="77777777" w:rsidTr="009F7D53">
        <w:trPr>
          <w:trHeight w:val="691"/>
        </w:trPr>
        <w:tc>
          <w:tcPr>
            <w:tcW w:w="1619" w:type="dxa"/>
            <w:vMerge/>
            <w:tcBorders>
              <w:top w:val="nil"/>
              <w:left w:val="single" w:sz="4" w:space="0" w:color="auto"/>
              <w:bottom w:val="single" w:sz="4" w:space="0" w:color="auto"/>
              <w:right w:val="single" w:sz="4" w:space="0" w:color="auto"/>
            </w:tcBorders>
            <w:vAlign w:val="center"/>
            <w:hideMark/>
          </w:tcPr>
          <w:p w14:paraId="05E5424A"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472CB1C7"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tcBorders>
              <w:top w:val="nil"/>
              <w:left w:val="nil"/>
              <w:bottom w:val="single" w:sz="4" w:space="0" w:color="auto"/>
              <w:right w:val="single" w:sz="4" w:space="0" w:color="auto"/>
            </w:tcBorders>
            <w:shd w:val="clear" w:color="auto" w:fill="auto"/>
            <w:vAlign w:val="center"/>
            <w:hideMark/>
          </w:tcPr>
          <w:p w14:paraId="18ACEF2B" w14:textId="77777777" w:rsidR="009F7D53" w:rsidRPr="009F7D53" w:rsidRDefault="009F7D53" w:rsidP="009F7D53">
            <w:pPr>
              <w:widowControl/>
              <w:jc w:val="left"/>
              <w:rPr>
                <w:rFonts w:ascii="DengXian" w:eastAsia="DengXian" w:hAnsi="DengXian" w:cs="宋体"/>
                <w:i/>
                <w:iCs/>
                <w:color w:val="000000"/>
                <w:kern w:val="0"/>
                <w:szCs w:val="24"/>
              </w:rPr>
            </w:pPr>
            <w:r w:rsidRPr="009F7D53">
              <w:rPr>
                <w:rFonts w:ascii="DengXian" w:eastAsia="DengXian" w:hAnsi="DengXian" w:cs="宋体" w:hint="eastAsia"/>
                <w:i/>
                <w:iCs/>
                <w:color w:val="000000"/>
                <w:kern w:val="0"/>
                <w:szCs w:val="24"/>
              </w:rPr>
              <w:t>I can disable the words to concentrate on picture</w:t>
            </w:r>
            <w:r w:rsidR="00E91C29">
              <w:rPr>
                <w:rFonts w:ascii="DengXian" w:eastAsia="DengXian" w:hAnsi="DengXian" w:cs="宋体"/>
                <w:i/>
                <w:iCs/>
                <w:color w:val="000000"/>
                <w:kern w:val="0"/>
                <w:szCs w:val="24"/>
              </w:rPr>
              <w:t>s</w:t>
            </w:r>
            <w:r w:rsidRPr="009F7D53">
              <w:rPr>
                <w:rFonts w:ascii="DengXian" w:eastAsia="DengXian" w:hAnsi="DengXian" w:cs="宋体" w:hint="eastAsia"/>
                <w:i/>
                <w:iCs/>
                <w:color w:val="000000"/>
                <w:kern w:val="0"/>
                <w:szCs w:val="24"/>
              </w:rPr>
              <w:t xml:space="preserve"> or models</w:t>
            </w:r>
          </w:p>
        </w:tc>
        <w:tc>
          <w:tcPr>
            <w:tcW w:w="1770" w:type="dxa"/>
            <w:tcBorders>
              <w:top w:val="nil"/>
              <w:left w:val="nil"/>
              <w:bottom w:val="single" w:sz="4" w:space="0" w:color="auto"/>
              <w:right w:val="single" w:sz="4" w:space="0" w:color="auto"/>
            </w:tcBorders>
            <w:shd w:val="clear" w:color="auto" w:fill="auto"/>
            <w:noWrap/>
            <w:vAlign w:val="center"/>
            <w:hideMark/>
          </w:tcPr>
          <w:p w14:paraId="3D601039"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p22</w:t>
            </w:r>
          </w:p>
        </w:tc>
      </w:tr>
      <w:tr w:rsidR="009F7D53" w:rsidRPr="009F7D53" w14:paraId="44DD446C" w14:textId="77777777" w:rsidTr="009F7D53">
        <w:trPr>
          <w:trHeight w:val="736"/>
        </w:trPr>
        <w:tc>
          <w:tcPr>
            <w:tcW w:w="1619" w:type="dxa"/>
            <w:vMerge/>
            <w:tcBorders>
              <w:top w:val="nil"/>
              <w:left w:val="single" w:sz="4" w:space="0" w:color="auto"/>
              <w:bottom w:val="single" w:sz="4" w:space="0" w:color="auto"/>
              <w:right w:val="single" w:sz="4" w:space="0" w:color="auto"/>
            </w:tcBorders>
            <w:vAlign w:val="center"/>
            <w:hideMark/>
          </w:tcPr>
          <w:p w14:paraId="2C90FE4C"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tcBorders>
              <w:top w:val="nil"/>
              <w:left w:val="single" w:sz="4" w:space="0" w:color="auto"/>
              <w:bottom w:val="single" w:sz="4" w:space="0" w:color="auto"/>
              <w:right w:val="single" w:sz="4" w:space="0" w:color="auto"/>
            </w:tcBorders>
            <w:vAlign w:val="center"/>
            <w:hideMark/>
          </w:tcPr>
          <w:p w14:paraId="51787D61" w14:textId="77777777" w:rsidR="009F7D53" w:rsidRPr="009F7D53" w:rsidRDefault="009F7D53" w:rsidP="009F7D53">
            <w:pPr>
              <w:widowControl/>
              <w:jc w:val="left"/>
              <w:rPr>
                <w:rFonts w:ascii="DengXian" w:eastAsia="DengXian" w:hAnsi="DengXian" w:cs="宋体"/>
                <w:color w:val="000000"/>
                <w:kern w:val="0"/>
                <w:szCs w:val="24"/>
              </w:rPr>
            </w:pPr>
          </w:p>
        </w:tc>
        <w:tc>
          <w:tcPr>
            <w:tcW w:w="3979" w:type="dxa"/>
            <w:vMerge w:val="restart"/>
            <w:tcBorders>
              <w:top w:val="nil"/>
              <w:left w:val="single" w:sz="4" w:space="0" w:color="auto"/>
              <w:bottom w:val="single" w:sz="4" w:space="0" w:color="auto"/>
              <w:right w:val="single" w:sz="4" w:space="0" w:color="auto"/>
            </w:tcBorders>
            <w:shd w:val="clear" w:color="auto" w:fill="auto"/>
            <w:vAlign w:val="center"/>
            <w:hideMark/>
          </w:tcPr>
          <w:p w14:paraId="166ECEED"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The 3D model enhances my impression of artifacts</w:t>
            </w:r>
          </w:p>
        </w:tc>
        <w:tc>
          <w:tcPr>
            <w:tcW w:w="17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5280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p2, p3, p4, p9, p20, p23</w:t>
            </w:r>
          </w:p>
        </w:tc>
      </w:tr>
      <w:tr w:rsidR="009F7D53" w:rsidRPr="009F7D53" w14:paraId="329E0BE3" w14:textId="77777777" w:rsidTr="00CD509D">
        <w:trPr>
          <w:trHeight w:val="312"/>
        </w:trPr>
        <w:tc>
          <w:tcPr>
            <w:tcW w:w="1619" w:type="dxa"/>
            <w:vMerge/>
            <w:tcBorders>
              <w:top w:val="nil"/>
              <w:left w:val="single" w:sz="4" w:space="0" w:color="auto"/>
              <w:bottom w:val="single" w:sz="4" w:space="0" w:color="auto"/>
              <w:right w:val="single" w:sz="4" w:space="0" w:color="auto"/>
            </w:tcBorders>
            <w:vAlign w:val="center"/>
            <w:hideMark/>
          </w:tcPr>
          <w:p w14:paraId="7796BFB1" w14:textId="77777777" w:rsidR="009F7D53" w:rsidRPr="009F7D53" w:rsidRDefault="009F7D53" w:rsidP="009F7D53">
            <w:pPr>
              <w:widowControl/>
              <w:jc w:val="left"/>
              <w:rPr>
                <w:rFonts w:ascii="DengXian" w:eastAsia="DengXian" w:hAnsi="DengXian" w:cs="宋体"/>
                <w:color w:val="000000"/>
                <w:kern w:val="0"/>
                <w:szCs w:val="24"/>
              </w:rPr>
            </w:pPr>
          </w:p>
        </w:tc>
        <w:tc>
          <w:tcPr>
            <w:tcW w:w="1715" w:type="dxa"/>
            <w:vMerge w:val="restart"/>
            <w:tcBorders>
              <w:top w:val="nil"/>
              <w:left w:val="single" w:sz="4" w:space="0" w:color="auto"/>
              <w:bottom w:val="single" w:sz="4" w:space="0" w:color="auto"/>
              <w:right w:val="single" w:sz="4" w:space="0" w:color="auto"/>
            </w:tcBorders>
            <w:shd w:val="clear" w:color="auto" w:fill="auto"/>
            <w:vAlign w:val="center"/>
            <w:hideMark/>
          </w:tcPr>
          <w:p w14:paraId="6D44EF0C"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Postcard (8)</w:t>
            </w:r>
          </w:p>
        </w:tc>
        <w:tc>
          <w:tcPr>
            <w:tcW w:w="3979" w:type="dxa"/>
            <w:vMerge/>
            <w:tcBorders>
              <w:top w:val="nil"/>
              <w:left w:val="single" w:sz="4" w:space="0" w:color="auto"/>
              <w:bottom w:val="single" w:sz="4" w:space="0" w:color="auto"/>
              <w:right w:val="single" w:sz="4" w:space="0" w:color="auto"/>
            </w:tcBorders>
            <w:vAlign w:val="center"/>
            <w:hideMark/>
          </w:tcPr>
          <w:p w14:paraId="0893820B" w14:textId="77777777" w:rsidR="009F7D53" w:rsidRPr="009F7D53" w:rsidRDefault="009F7D53" w:rsidP="009F7D53">
            <w:pPr>
              <w:widowControl/>
              <w:jc w:val="left"/>
              <w:rPr>
                <w:rFonts w:ascii="DengXian" w:eastAsia="DengXian" w:hAnsi="DengXian" w:cs="宋体"/>
                <w:color w:val="000000"/>
                <w:kern w:val="0"/>
                <w:szCs w:val="24"/>
              </w:rPr>
            </w:pPr>
          </w:p>
        </w:tc>
        <w:tc>
          <w:tcPr>
            <w:tcW w:w="1770" w:type="dxa"/>
            <w:vMerge/>
            <w:tcBorders>
              <w:top w:val="nil"/>
              <w:left w:val="single" w:sz="4" w:space="0" w:color="auto"/>
              <w:bottom w:val="single" w:sz="4" w:space="0" w:color="auto"/>
              <w:right w:val="single" w:sz="4" w:space="0" w:color="auto"/>
            </w:tcBorders>
            <w:vAlign w:val="center"/>
            <w:hideMark/>
          </w:tcPr>
          <w:p w14:paraId="1DF09C04" w14:textId="77777777" w:rsidR="009F7D53" w:rsidRPr="009F7D53" w:rsidRDefault="009F7D53" w:rsidP="009F7D53">
            <w:pPr>
              <w:widowControl/>
              <w:jc w:val="left"/>
              <w:rPr>
                <w:rFonts w:ascii="DengXian" w:eastAsia="DengXian" w:hAnsi="DengXian" w:cs="宋体"/>
                <w:color w:val="000000"/>
                <w:kern w:val="0"/>
                <w:szCs w:val="24"/>
              </w:rPr>
            </w:pPr>
          </w:p>
        </w:tc>
      </w:tr>
      <w:tr w:rsidR="009F7D53" w:rsidRPr="009F7D53" w14:paraId="45CB2474" w14:textId="77777777" w:rsidTr="009F7D53">
        <w:trPr>
          <w:trHeight w:val="947"/>
        </w:trPr>
        <w:tc>
          <w:tcPr>
            <w:tcW w:w="1619" w:type="dxa"/>
            <w:vMerge/>
            <w:tcBorders>
              <w:top w:val="nil"/>
              <w:left w:val="single" w:sz="4" w:space="0" w:color="auto"/>
              <w:bottom w:val="single" w:sz="4" w:space="0" w:color="auto"/>
              <w:right w:val="single" w:sz="4" w:space="0" w:color="auto"/>
            </w:tcBorders>
            <w:vAlign w:val="center"/>
            <w:hideMark/>
          </w:tcPr>
          <w:p w14:paraId="743AD369" w14:textId="77777777" w:rsidR="009F7D53" w:rsidRPr="009F7D53" w:rsidRDefault="009F7D53" w:rsidP="009F7D53">
            <w:pPr>
              <w:widowControl/>
              <w:jc w:val="left"/>
              <w:rPr>
                <w:rFonts w:ascii="DengXian" w:eastAsia="DengXian" w:hAnsi="DengXian" w:cs="宋体"/>
                <w:color w:val="000000"/>
                <w:kern w:val="0"/>
                <w:sz w:val="24"/>
                <w:szCs w:val="24"/>
              </w:rPr>
            </w:pPr>
          </w:p>
        </w:tc>
        <w:tc>
          <w:tcPr>
            <w:tcW w:w="1715" w:type="dxa"/>
            <w:vMerge/>
            <w:tcBorders>
              <w:top w:val="nil"/>
              <w:left w:val="single" w:sz="4" w:space="0" w:color="auto"/>
              <w:bottom w:val="single" w:sz="4" w:space="0" w:color="auto"/>
              <w:right w:val="single" w:sz="4" w:space="0" w:color="auto"/>
            </w:tcBorders>
            <w:vAlign w:val="center"/>
            <w:hideMark/>
          </w:tcPr>
          <w:p w14:paraId="0FCD5C15" w14:textId="77777777" w:rsidR="009F7D53" w:rsidRPr="009F7D53" w:rsidRDefault="009F7D53" w:rsidP="009F7D53">
            <w:pPr>
              <w:widowControl/>
              <w:jc w:val="left"/>
              <w:rPr>
                <w:rFonts w:ascii="DengXian" w:eastAsia="DengXian" w:hAnsi="DengXian" w:cs="宋体"/>
                <w:color w:val="000000"/>
                <w:kern w:val="0"/>
                <w:sz w:val="24"/>
                <w:szCs w:val="24"/>
              </w:rPr>
            </w:pPr>
          </w:p>
        </w:tc>
        <w:tc>
          <w:tcPr>
            <w:tcW w:w="3979" w:type="dxa"/>
            <w:tcBorders>
              <w:top w:val="nil"/>
              <w:left w:val="nil"/>
              <w:bottom w:val="single" w:sz="4" w:space="0" w:color="auto"/>
              <w:right w:val="single" w:sz="4" w:space="0" w:color="auto"/>
            </w:tcBorders>
            <w:shd w:val="clear" w:color="auto" w:fill="auto"/>
            <w:vAlign w:val="center"/>
            <w:hideMark/>
          </w:tcPr>
          <w:p w14:paraId="54524BB3"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Watching 3d model</w:t>
            </w:r>
            <w:r w:rsidR="00E91C29">
              <w:rPr>
                <w:rFonts w:ascii="DengXian" w:eastAsia="DengXian" w:hAnsi="DengXian" w:cs="宋体"/>
                <w:color w:val="000000"/>
                <w:kern w:val="0"/>
                <w:szCs w:val="24"/>
              </w:rPr>
              <w:t>s</w:t>
            </w:r>
            <w:r w:rsidRPr="009F7D53">
              <w:rPr>
                <w:rFonts w:ascii="DengXian" w:eastAsia="DengXian" w:hAnsi="DengXian" w:cs="宋体" w:hint="eastAsia"/>
                <w:color w:val="000000"/>
                <w:kern w:val="0"/>
                <w:szCs w:val="24"/>
              </w:rPr>
              <w:t xml:space="preserve"> as well as text can enhance memory </w:t>
            </w:r>
          </w:p>
        </w:tc>
        <w:tc>
          <w:tcPr>
            <w:tcW w:w="1770" w:type="dxa"/>
            <w:tcBorders>
              <w:top w:val="nil"/>
              <w:left w:val="nil"/>
              <w:bottom w:val="single" w:sz="4" w:space="0" w:color="auto"/>
              <w:right w:val="single" w:sz="4" w:space="0" w:color="auto"/>
            </w:tcBorders>
            <w:shd w:val="clear" w:color="auto" w:fill="auto"/>
            <w:noWrap/>
            <w:vAlign w:val="center"/>
            <w:hideMark/>
          </w:tcPr>
          <w:p w14:paraId="742EE319"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p15 ,p18</w:t>
            </w:r>
          </w:p>
        </w:tc>
      </w:tr>
      <w:tr w:rsidR="009F7D53" w:rsidRPr="009F7D53" w14:paraId="5C87765F" w14:textId="77777777" w:rsidTr="00CD509D">
        <w:trPr>
          <w:trHeight w:val="132"/>
        </w:trPr>
        <w:tc>
          <w:tcPr>
            <w:tcW w:w="1619" w:type="dxa"/>
            <w:vMerge/>
            <w:tcBorders>
              <w:top w:val="nil"/>
              <w:left w:val="single" w:sz="4" w:space="0" w:color="auto"/>
              <w:bottom w:val="single" w:sz="4" w:space="0" w:color="auto"/>
              <w:right w:val="single" w:sz="4" w:space="0" w:color="auto"/>
            </w:tcBorders>
            <w:vAlign w:val="center"/>
            <w:hideMark/>
          </w:tcPr>
          <w:p w14:paraId="1D423F0C" w14:textId="77777777" w:rsidR="009F7D53" w:rsidRPr="009F7D53" w:rsidRDefault="009F7D53" w:rsidP="009F7D53">
            <w:pPr>
              <w:widowControl/>
              <w:jc w:val="left"/>
              <w:rPr>
                <w:rFonts w:ascii="DengXian" w:eastAsia="DengXian" w:hAnsi="DengXian" w:cs="宋体"/>
                <w:color w:val="000000"/>
                <w:kern w:val="0"/>
                <w:sz w:val="24"/>
                <w:szCs w:val="24"/>
              </w:rPr>
            </w:pPr>
          </w:p>
        </w:tc>
        <w:tc>
          <w:tcPr>
            <w:tcW w:w="1715" w:type="dxa"/>
            <w:tcBorders>
              <w:top w:val="nil"/>
              <w:left w:val="nil"/>
              <w:bottom w:val="single" w:sz="4" w:space="0" w:color="auto"/>
              <w:right w:val="single" w:sz="4" w:space="0" w:color="auto"/>
            </w:tcBorders>
            <w:shd w:val="clear" w:color="auto" w:fill="auto"/>
            <w:noWrap/>
            <w:vAlign w:val="center"/>
            <w:hideMark/>
          </w:tcPr>
          <w:p w14:paraId="11797F16"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Leaflet (1)</w:t>
            </w:r>
          </w:p>
        </w:tc>
        <w:tc>
          <w:tcPr>
            <w:tcW w:w="3979" w:type="dxa"/>
            <w:tcBorders>
              <w:top w:val="nil"/>
              <w:left w:val="nil"/>
              <w:bottom w:val="single" w:sz="4" w:space="0" w:color="auto"/>
              <w:right w:val="single" w:sz="4" w:space="0" w:color="auto"/>
            </w:tcBorders>
            <w:shd w:val="clear" w:color="auto" w:fill="auto"/>
            <w:vAlign w:val="center"/>
            <w:hideMark/>
          </w:tcPr>
          <w:p w14:paraId="7D0D2CA8" w14:textId="77777777" w:rsidR="009F7D53" w:rsidRPr="009F7D53" w:rsidRDefault="009F7D53" w:rsidP="00E91C29">
            <w:pPr>
              <w:widowControl/>
              <w:jc w:val="left"/>
              <w:rPr>
                <w:rFonts w:ascii="DengXian" w:eastAsia="DengXian" w:hAnsi="DengXian" w:cs="宋体"/>
                <w:i/>
                <w:iCs/>
                <w:color w:val="000000"/>
                <w:kern w:val="0"/>
                <w:szCs w:val="24"/>
              </w:rPr>
            </w:pPr>
            <w:r w:rsidRPr="009F7D53">
              <w:rPr>
                <w:rFonts w:ascii="DengXian" w:eastAsia="DengXian" w:hAnsi="DengXian" w:cs="宋体" w:hint="eastAsia"/>
                <w:i/>
                <w:iCs/>
                <w:color w:val="000000"/>
                <w:kern w:val="0"/>
                <w:szCs w:val="24"/>
              </w:rPr>
              <w:t>It has no extra operations, so it can let me concentrate on memoriz</w:t>
            </w:r>
            <w:r w:rsidR="00E91C29">
              <w:rPr>
                <w:rFonts w:ascii="DengXian" w:eastAsia="DengXian" w:hAnsi="DengXian" w:cs="宋体"/>
                <w:i/>
                <w:iCs/>
                <w:color w:val="000000"/>
                <w:kern w:val="0"/>
                <w:szCs w:val="24"/>
              </w:rPr>
              <w:t>ing</w:t>
            </w:r>
          </w:p>
        </w:tc>
        <w:tc>
          <w:tcPr>
            <w:tcW w:w="1770" w:type="dxa"/>
            <w:tcBorders>
              <w:top w:val="nil"/>
              <w:left w:val="nil"/>
              <w:bottom w:val="single" w:sz="4" w:space="0" w:color="auto"/>
              <w:right w:val="single" w:sz="4" w:space="0" w:color="auto"/>
            </w:tcBorders>
            <w:shd w:val="clear" w:color="auto" w:fill="auto"/>
            <w:noWrap/>
            <w:vAlign w:val="center"/>
            <w:hideMark/>
          </w:tcPr>
          <w:p w14:paraId="7D7715AD" w14:textId="77777777" w:rsidR="009F7D53" w:rsidRPr="009F7D53" w:rsidRDefault="009F7D53" w:rsidP="009F7D53">
            <w:pPr>
              <w:widowControl/>
              <w:jc w:val="left"/>
              <w:rPr>
                <w:rFonts w:ascii="DengXian" w:eastAsia="DengXian" w:hAnsi="DengXian" w:cs="宋体"/>
                <w:color w:val="000000"/>
                <w:kern w:val="0"/>
                <w:szCs w:val="24"/>
              </w:rPr>
            </w:pPr>
            <w:r w:rsidRPr="009F7D53">
              <w:rPr>
                <w:rFonts w:ascii="DengXian" w:eastAsia="DengXian" w:hAnsi="DengXian" w:cs="宋体" w:hint="eastAsia"/>
                <w:color w:val="000000"/>
                <w:kern w:val="0"/>
                <w:szCs w:val="24"/>
              </w:rPr>
              <w:t>p14</w:t>
            </w:r>
          </w:p>
        </w:tc>
      </w:tr>
    </w:tbl>
    <w:p w14:paraId="53D50356" w14:textId="77777777" w:rsidR="00F216EB" w:rsidRDefault="00F216EB" w:rsidP="00AE5711">
      <w:pPr>
        <w:widowControl/>
        <w:contextualSpacing/>
        <w:jc w:val="center"/>
        <w:rPr>
          <w:rStyle w:val="src"/>
          <w:rFonts w:ascii="Arial" w:hAnsi="Arial" w:cs="Arial"/>
          <w:color w:val="333333"/>
          <w:sz w:val="20"/>
          <w:szCs w:val="20"/>
        </w:rPr>
      </w:pPr>
      <w:r>
        <w:rPr>
          <w:rStyle w:val="src"/>
          <w:rFonts w:ascii="Arial" w:hAnsi="Arial" w:cs="Arial" w:hint="eastAsia"/>
          <w:color w:val="333333"/>
          <w:sz w:val="20"/>
          <w:szCs w:val="20"/>
        </w:rPr>
        <w:t>T</w:t>
      </w:r>
      <w:r>
        <w:rPr>
          <w:rStyle w:val="src"/>
          <w:rFonts w:ascii="Arial" w:hAnsi="Arial" w:cs="Arial"/>
          <w:color w:val="333333"/>
          <w:sz w:val="20"/>
          <w:szCs w:val="20"/>
        </w:rPr>
        <w:t xml:space="preserve">able 6. The </w:t>
      </w:r>
      <w:r w:rsidRPr="00CA1A58">
        <w:rPr>
          <w:rStyle w:val="src"/>
          <w:rFonts w:ascii="Arial" w:hAnsi="Arial" w:cs="Arial"/>
          <w:color w:val="333333"/>
          <w:sz w:val="20"/>
          <w:szCs w:val="20"/>
        </w:rPr>
        <w:t>important</w:t>
      </w:r>
      <w:r w:rsidRPr="009E7AFB">
        <w:rPr>
          <w:rStyle w:val="10"/>
          <w:rFonts w:ascii="Arial" w:hAnsi="Arial" w:cs="Arial"/>
          <w:color w:val="333333"/>
          <w:sz w:val="20"/>
          <w:szCs w:val="20"/>
        </w:rPr>
        <w:t xml:space="preserve"> </w:t>
      </w:r>
      <w:r w:rsidRPr="00CA1A58">
        <w:rPr>
          <w:rStyle w:val="src"/>
          <w:rFonts w:ascii="Arial" w:hAnsi="Arial" w:cs="Arial"/>
          <w:color w:val="333333"/>
          <w:sz w:val="20"/>
          <w:szCs w:val="20"/>
        </w:rPr>
        <w:t xml:space="preserve">factors </w:t>
      </w:r>
      <w:r>
        <w:rPr>
          <w:rStyle w:val="src"/>
          <w:rFonts w:ascii="Arial" w:hAnsi="Arial" w:cs="Arial"/>
          <w:color w:val="333333"/>
          <w:sz w:val="20"/>
          <w:szCs w:val="20"/>
        </w:rPr>
        <w:t>of people’s choice</w:t>
      </w:r>
      <w:r w:rsidR="00AE5711">
        <w:rPr>
          <w:rStyle w:val="src"/>
          <w:rFonts w:ascii="Arial" w:hAnsi="Arial" w:cs="Arial"/>
          <w:color w:val="333333"/>
          <w:sz w:val="20"/>
          <w:szCs w:val="20"/>
        </w:rPr>
        <w:t xml:space="preserve"> in Museum gift</w:t>
      </w:r>
    </w:p>
    <w:tbl>
      <w:tblPr>
        <w:tblW w:w="9125" w:type="dxa"/>
        <w:tblInd w:w="-5" w:type="dxa"/>
        <w:tblLook w:val="04A0" w:firstRow="1" w:lastRow="0" w:firstColumn="1" w:lastColumn="0" w:noHBand="0" w:noVBand="1"/>
      </w:tblPr>
      <w:tblGrid>
        <w:gridCol w:w="1198"/>
        <w:gridCol w:w="1738"/>
        <w:gridCol w:w="4127"/>
        <w:gridCol w:w="2062"/>
      </w:tblGrid>
      <w:tr w:rsidR="002D05ED" w:rsidRPr="002D05ED" w14:paraId="5C04899D" w14:textId="77777777" w:rsidTr="002D05ED">
        <w:trPr>
          <w:trHeight w:val="293"/>
        </w:trPr>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DD881" w14:textId="77777777" w:rsidR="002D05ED" w:rsidRPr="002D05ED" w:rsidRDefault="002D05ED" w:rsidP="002D05ED">
            <w:pPr>
              <w:widowControl/>
              <w:jc w:val="center"/>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Theme</w:t>
            </w:r>
          </w:p>
        </w:tc>
        <w:tc>
          <w:tcPr>
            <w:tcW w:w="1738" w:type="dxa"/>
            <w:tcBorders>
              <w:top w:val="single" w:sz="4" w:space="0" w:color="auto"/>
              <w:left w:val="nil"/>
              <w:bottom w:val="single" w:sz="4" w:space="0" w:color="auto"/>
              <w:right w:val="single" w:sz="4" w:space="0" w:color="auto"/>
            </w:tcBorders>
            <w:shd w:val="clear" w:color="auto" w:fill="auto"/>
            <w:noWrap/>
            <w:vAlign w:val="center"/>
            <w:hideMark/>
          </w:tcPr>
          <w:p w14:paraId="189793AC" w14:textId="77777777" w:rsidR="002D05ED" w:rsidRPr="002D05ED" w:rsidRDefault="00AE5711" w:rsidP="002D05ED">
            <w:pPr>
              <w:widowControl/>
              <w:jc w:val="left"/>
              <w:rPr>
                <w:rFonts w:ascii="DengXian" w:eastAsia="DengXian" w:hAnsi="DengXian" w:cs="宋体"/>
                <w:color w:val="000000"/>
                <w:kern w:val="0"/>
                <w:szCs w:val="24"/>
              </w:rPr>
            </w:pPr>
            <w:r>
              <w:rPr>
                <w:rFonts w:ascii="DengXian" w:eastAsia="DengXian" w:hAnsi="DengXian" w:cs="宋体"/>
                <w:color w:val="000000"/>
                <w:kern w:val="0"/>
                <w:szCs w:val="24"/>
              </w:rPr>
              <w:t>Interaction I</w:t>
            </w:r>
            <w:r w:rsidRPr="00AE5711">
              <w:rPr>
                <w:rFonts w:ascii="DengXian" w:eastAsia="DengXian" w:hAnsi="DengXian" w:cs="宋体"/>
                <w:color w:val="000000"/>
                <w:kern w:val="0"/>
                <w:szCs w:val="24"/>
              </w:rPr>
              <w:t>nterfaces</w:t>
            </w:r>
          </w:p>
        </w:tc>
        <w:tc>
          <w:tcPr>
            <w:tcW w:w="4127" w:type="dxa"/>
            <w:tcBorders>
              <w:top w:val="single" w:sz="4" w:space="0" w:color="auto"/>
              <w:left w:val="nil"/>
              <w:bottom w:val="single" w:sz="4" w:space="0" w:color="auto"/>
              <w:right w:val="single" w:sz="4" w:space="0" w:color="auto"/>
            </w:tcBorders>
            <w:shd w:val="clear" w:color="auto" w:fill="auto"/>
            <w:noWrap/>
            <w:vAlign w:val="center"/>
            <w:hideMark/>
          </w:tcPr>
          <w:p w14:paraId="0A08F9EA"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Description</w:t>
            </w:r>
          </w:p>
        </w:tc>
        <w:tc>
          <w:tcPr>
            <w:tcW w:w="2062" w:type="dxa"/>
            <w:tcBorders>
              <w:top w:val="single" w:sz="4" w:space="0" w:color="auto"/>
              <w:left w:val="nil"/>
              <w:bottom w:val="single" w:sz="4" w:space="0" w:color="auto"/>
              <w:right w:val="single" w:sz="4" w:space="0" w:color="auto"/>
            </w:tcBorders>
            <w:shd w:val="clear" w:color="auto" w:fill="auto"/>
            <w:noWrap/>
            <w:vAlign w:val="center"/>
            <w:hideMark/>
          </w:tcPr>
          <w:p w14:paraId="156843FA"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Participant ID</w:t>
            </w:r>
          </w:p>
        </w:tc>
      </w:tr>
      <w:tr w:rsidR="002D05ED" w:rsidRPr="002D05ED" w14:paraId="6E7A7AFA" w14:textId="77777777" w:rsidTr="002D05ED">
        <w:trPr>
          <w:trHeight w:val="293"/>
        </w:trPr>
        <w:tc>
          <w:tcPr>
            <w:tcW w:w="1198" w:type="dxa"/>
            <w:vMerge w:val="restart"/>
            <w:tcBorders>
              <w:top w:val="nil"/>
              <w:left w:val="single" w:sz="4" w:space="0" w:color="auto"/>
              <w:bottom w:val="single" w:sz="4" w:space="0" w:color="auto"/>
              <w:right w:val="single" w:sz="4" w:space="0" w:color="auto"/>
            </w:tcBorders>
            <w:shd w:val="clear" w:color="auto" w:fill="auto"/>
            <w:vAlign w:val="center"/>
            <w:hideMark/>
          </w:tcPr>
          <w:p w14:paraId="352023E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Target Group(16)</w:t>
            </w:r>
          </w:p>
        </w:tc>
        <w:tc>
          <w:tcPr>
            <w:tcW w:w="17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0F1769"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CubeMuseum (6)</w:t>
            </w:r>
          </w:p>
        </w:tc>
        <w:tc>
          <w:tcPr>
            <w:tcW w:w="4127" w:type="dxa"/>
            <w:tcBorders>
              <w:top w:val="nil"/>
              <w:left w:val="nil"/>
              <w:bottom w:val="single" w:sz="4" w:space="0" w:color="auto"/>
              <w:right w:val="single" w:sz="4" w:space="0" w:color="auto"/>
            </w:tcBorders>
            <w:shd w:val="clear" w:color="auto" w:fill="auto"/>
            <w:noWrap/>
            <w:vAlign w:val="center"/>
            <w:hideMark/>
          </w:tcPr>
          <w:p w14:paraId="3701E898" w14:textId="77777777" w:rsidR="002D05ED" w:rsidRPr="002D05ED" w:rsidRDefault="002D05ED" w:rsidP="002D05ED">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Child</w:t>
            </w:r>
            <w:r w:rsidR="00E91C29">
              <w:rPr>
                <w:rFonts w:ascii="DengXian" w:eastAsia="DengXian" w:hAnsi="DengXian" w:cs="宋体"/>
                <w:i/>
                <w:iCs/>
                <w:color w:val="000000"/>
                <w:kern w:val="0"/>
                <w:szCs w:val="24"/>
              </w:rPr>
              <w:t>ren</w:t>
            </w:r>
            <w:r w:rsidRPr="002D05ED">
              <w:rPr>
                <w:rFonts w:ascii="DengXian" w:eastAsia="DengXian" w:hAnsi="DengXian" w:cs="宋体" w:hint="eastAsia"/>
                <w:i/>
                <w:iCs/>
                <w:color w:val="000000"/>
                <w:kern w:val="0"/>
                <w:szCs w:val="24"/>
              </w:rPr>
              <w:t xml:space="preserve"> would like it</w:t>
            </w:r>
          </w:p>
        </w:tc>
        <w:tc>
          <w:tcPr>
            <w:tcW w:w="2062" w:type="dxa"/>
            <w:tcBorders>
              <w:top w:val="nil"/>
              <w:left w:val="nil"/>
              <w:bottom w:val="single" w:sz="4" w:space="0" w:color="auto"/>
              <w:right w:val="single" w:sz="4" w:space="0" w:color="auto"/>
            </w:tcBorders>
            <w:shd w:val="clear" w:color="auto" w:fill="auto"/>
            <w:noWrap/>
            <w:vAlign w:val="center"/>
            <w:hideMark/>
          </w:tcPr>
          <w:p w14:paraId="5F44D3B4"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 xml:space="preserve">p1 </w:t>
            </w:r>
          </w:p>
        </w:tc>
      </w:tr>
      <w:tr w:rsidR="002D05ED" w:rsidRPr="002D05ED" w14:paraId="67E17894"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6BCCB9CF"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2801371B"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noWrap/>
            <w:vAlign w:val="center"/>
            <w:hideMark/>
          </w:tcPr>
          <w:p w14:paraId="51ABD8DB" w14:textId="77777777" w:rsidR="002D05ED" w:rsidRPr="002D05ED" w:rsidRDefault="002D05ED" w:rsidP="002D05ED">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 xml:space="preserve">AR </w:t>
            </w:r>
            <w:r w:rsidR="0093363F" w:rsidRPr="002D05ED">
              <w:rPr>
                <w:rFonts w:ascii="DengXian" w:eastAsia="DengXian" w:hAnsi="DengXian" w:cs="宋体"/>
                <w:i/>
                <w:iCs/>
                <w:color w:val="000000"/>
                <w:kern w:val="0"/>
                <w:szCs w:val="24"/>
              </w:rPr>
              <w:t>technology</w:t>
            </w:r>
            <w:r w:rsidRPr="002D05ED">
              <w:rPr>
                <w:rFonts w:ascii="DengXian" w:eastAsia="DengXian" w:hAnsi="DengXian" w:cs="宋体" w:hint="eastAsia"/>
                <w:i/>
                <w:iCs/>
                <w:color w:val="000000"/>
                <w:kern w:val="0"/>
                <w:szCs w:val="24"/>
              </w:rPr>
              <w:t xml:space="preserve"> is not easy to be </w:t>
            </w:r>
            <w:r w:rsidR="0093363F" w:rsidRPr="002D05ED">
              <w:rPr>
                <w:rFonts w:ascii="DengXian" w:eastAsia="DengXian" w:hAnsi="DengXian" w:cs="宋体"/>
                <w:i/>
                <w:iCs/>
                <w:color w:val="000000"/>
                <w:kern w:val="0"/>
                <w:szCs w:val="24"/>
              </w:rPr>
              <w:t>accepted</w:t>
            </w:r>
            <w:r w:rsidRPr="002D05ED">
              <w:rPr>
                <w:rFonts w:ascii="DengXian" w:eastAsia="DengXian" w:hAnsi="DengXian" w:cs="宋体" w:hint="eastAsia"/>
                <w:i/>
                <w:iCs/>
                <w:color w:val="000000"/>
                <w:kern w:val="0"/>
                <w:szCs w:val="24"/>
              </w:rPr>
              <w:t xml:space="preserve"> for elder</w:t>
            </w:r>
          </w:p>
        </w:tc>
        <w:tc>
          <w:tcPr>
            <w:tcW w:w="2062" w:type="dxa"/>
            <w:tcBorders>
              <w:top w:val="nil"/>
              <w:left w:val="nil"/>
              <w:bottom w:val="single" w:sz="4" w:space="0" w:color="auto"/>
              <w:right w:val="single" w:sz="4" w:space="0" w:color="auto"/>
            </w:tcBorders>
            <w:shd w:val="clear" w:color="auto" w:fill="auto"/>
            <w:noWrap/>
            <w:vAlign w:val="center"/>
            <w:hideMark/>
          </w:tcPr>
          <w:p w14:paraId="48AB1F6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w:t>
            </w:r>
          </w:p>
        </w:tc>
      </w:tr>
      <w:tr w:rsidR="002D05ED" w:rsidRPr="002D05ED" w14:paraId="01FE9506"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4FDBB9C1"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3B7201D9"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noWrap/>
            <w:vAlign w:val="center"/>
            <w:hideMark/>
          </w:tcPr>
          <w:p w14:paraId="1FBDA86B"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Young people like new things.</w:t>
            </w:r>
          </w:p>
        </w:tc>
        <w:tc>
          <w:tcPr>
            <w:tcW w:w="2062" w:type="dxa"/>
            <w:tcBorders>
              <w:top w:val="nil"/>
              <w:left w:val="nil"/>
              <w:bottom w:val="single" w:sz="4" w:space="0" w:color="auto"/>
              <w:right w:val="single" w:sz="4" w:space="0" w:color="auto"/>
            </w:tcBorders>
            <w:shd w:val="clear" w:color="auto" w:fill="auto"/>
            <w:noWrap/>
            <w:vAlign w:val="center"/>
            <w:hideMark/>
          </w:tcPr>
          <w:p w14:paraId="49F2C865"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p2, p9, p16, p23</w:t>
            </w:r>
          </w:p>
        </w:tc>
      </w:tr>
      <w:tr w:rsidR="002D05ED" w:rsidRPr="002D05ED" w14:paraId="471F09B6"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1EA7C1DA"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tcBorders>
              <w:top w:val="nil"/>
              <w:left w:val="nil"/>
              <w:bottom w:val="single" w:sz="4" w:space="0" w:color="auto"/>
              <w:right w:val="single" w:sz="4" w:space="0" w:color="auto"/>
            </w:tcBorders>
            <w:shd w:val="clear" w:color="auto" w:fill="auto"/>
            <w:noWrap/>
            <w:vAlign w:val="center"/>
            <w:hideMark/>
          </w:tcPr>
          <w:p w14:paraId="24C4844B"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Postcard (3)</w:t>
            </w:r>
          </w:p>
        </w:tc>
        <w:tc>
          <w:tcPr>
            <w:tcW w:w="4127" w:type="dxa"/>
            <w:tcBorders>
              <w:top w:val="nil"/>
              <w:left w:val="nil"/>
              <w:bottom w:val="single" w:sz="4" w:space="0" w:color="auto"/>
              <w:right w:val="single" w:sz="4" w:space="0" w:color="auto"/>
            </w:tcBorders>
            <w:shd w:val="clear" w:color="auto" w:fill="auto"/>
            <w:noWrap/>
            <w:vAlign w:val="center"/>
            <w:hideMark/>
          </w:tcPr>
          <w:p w14:paraId="2213EF4A"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Some people have the habit of collecting postcards</w:t>
            </w:r>
          </w:p>
        </w:tc>
        <w:tc>
          <w:tcPr>
            <w:tcW w:w="2062" w:type="dxa"/>
            <w:tcBorders>
              <w:top w:val="nil"/>
              <w:left w:val="nil"/>
              <w:bottom w:val="single" w:sz="4" w:space="0" w:color="auto"/>
              <w:right w:val="single" w:sz="4" w:space="0" w:color="auto"/>
            </w:tcBorders>
            <w:shd w:val="clear" w:color="auto" w:fill="auto"/>
            <w:noWrap/>
            <w:vAlign w:val="center"/>
            <w:hideMark/>
          </w:tcPr>
          <w:p w14:paraId="71CFACA4"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p21, p24</w:t>
            </w:r>
          </w:p>
        </w:tc>
      </w:tr>
      <w:tr w:rsidR="002D05ED" w:rsidRPr="002D05ED" w14:paraId="2B8AF47B" w14:textId="77777777" w:rsidTr="002D05ED">
        <w:trPr>
          <w:trHeight w:val="567"/>
        </w:trPr>
        <w:tc>
          <w:tcPr>
            <w:tcW w:w="1198" w:type="dxa"/>
            <w:vMerge/>
            <w:tcBorders>
              <w:top w:val="nil"/>
              <w:left w:val="single" w:sz="4" w:space="0" w:color="auto"/>
              <w:bottom w:val="single" w:sz="4" w:space="0" w:color="auto"/>
              <w:right w:val="single" w:sz="4" w:space="0" w:color="auto"/>
            </w:tcBorders>
            <w:vAlign w:val="center"/>
            <w:hideMark/>
          </w:tcPr>
          <w:p w14:paraId="0CC467F5"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D4D780"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Leaflet (7)</w:t>
            </w:r>
          </w:p>
        </w:tc>
        <w:tc>
          <w:tcPr>
            <w:tcW w:w="4127" w:type="dxa"/>
            <w:tcBorders>
              <w:top w:val="nil"/>
              <w:left w:val="nil"/>
              <w:bottom w:val="single" w:sz="4" w:space="0" w:color="auto"/>
              <w:right w:val="single" w:sz="4" w:space="0" w:color="auto"/>
            </w:tcBorders>
            <w:shd w:val="clear" w:color="auto" w:fill="auto"/>
            <w:vAlign w:val="center"/>
            <w:hideMark/>
          </w:tcPr>
          <w:p w14:paraId="315C3DD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A way to express emotion for elder and young people</w:t>
            </w:r>
          </w:p>
        </w:tc>
        <w:tc>
          <w:tcPr>
            <w:tcW w:w="2062" w:type="dxa"/>
            <w:tcBorders>
              <w:top w:val="nil"/>
              <w:left w:val="nil"/>
              <w:bottom w:val="single" w:sz="4" w:space="0" w:color="auto"/>
              <w:right w:val="single" w:sz="4" w:space="0" w:color="auto"/>
            </w:tcBorders>
            <w:shd w:val="clear" w:color="auto" w:fill="auto"/>
            <w:noWrap/>
            <w:vAlign w:val="center"/>
            <w:hideMark/>
          </w:tcPr>
          <w:p w14:paraId="3ABE247F"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p21</w:t>
            </w:r>
          </w:p>
        </w:tc>
      </w:tr>
      <w:tr w:rsidR="002D05ED" w:rsidRPr="002D05ED" w14:paraId="3B940B66" w14:textId="77777777" w:rsidTr="002D05ED">
        <w:trPr>
          <w:trHeight w:val="882"/>
        </w:trPr>
        <w:tc>
          <w:tcPr>
            <w:tcW w:w="1198" w:type="dxa"/>
            <w:vMerge/>
            <w:tcBorders>
              <w:top w:val="nil"/>
              <w:left w:val="single" w:sz="4" w:space="0" w:color="auto"/>
              <w:bottom w:val="single" w:sz="4" w:space="0" w:color="auto"/>
              <w:right w:val="single" w:sz="4" w:space="0" w:color="auto"/>
            </w:tcBorders>
            <w:vAlign w:val="center"/>
            <w:hideMark/>
          </w:tcPr>
          <w:p w14:paraId="0CD1CC15"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678EFA59"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noWrap/>
            <w:vAlign w:val="center"/>
            <w:hideMark/>
          </w:tcPr>
          <w:p w14:paraId="7327156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Too boring for young people</w:t>
            </w:r>
          </w:p>
        </w:tc>
        <w:tc>
          <w:tcPr>
            <w:tcW w:w="2062" w:type="dxa"/>
            <w:tcBorders>
              <w:top w:val="nil"/>
              <w:left w:val="nil"/>
              <w:bottom w:val="single" w:sz="4" w:space="0" w:color="auto"/>
              <w:right w:val="single" w:sz="4" w:space="0" w:color="auto"/>
            </w:tcBorders>
            <w:shd w:val="clear" w:color="auto" w:fill="auto"/>
            <w:vAlign w:val="center"/>
            <w:hideMark/>
          </w:tcPr>
          <w:p w14:paraId="3D6DE26C"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p3, p6, p16, p22, p19</w:t>
            </w:r>
          </w:p>
        </w:tc>
      </w:tr>
      <w:tr w:rsidR="002D05ED" w:rsidRPr="002D05ED" w14:paraId="1AF1CB3D" w14:textId="77777777" w:rsidTr="002D05ED">
        <w:trPr>
          <w:trHeight w:val="588"/>
        </w:trPr>
        <w:tc>
          <w:tcPr>
            <w:tcW w:w="11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860A71"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Value (4)</w:t>
            </w:r>
          </w:p>
        </w:tc>
        <w:tc>
          <w:tcPr>
            <w:tcW w:w="1738" w:type="dxa"/>
            <w:tcBorders>
              <w:top w:val="nil"/>
              <w:left w:val="nil"/>
              <w:bottom w:val="single" w:sz="4" w:space="0" w:color="auto"/>
              <w:right w:val="single" w:sz="4" w:space="0" w:color="auto"/>
            </w:tcBorders>
            <w:shd w:val="clear" w:color="auto" w:fill="auto"/>
            <w:vAlign w:val="center"/>
            <w:hideMark/>
          </w:tcPr>
          <w:p w14:paraId="664B6857"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CubeMuseum (1)</w:t>
            </w:r>
          </w:p>
        </w:tc>
        <w:tc>
          <w:tcPr>
            <w:tcW w:w="41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EEC2E5" w14:textId="77777777" w:rsidR="002D05ED" w:rsidRPr="002D05ED" w:rsidRDefault="002D05ED" w:rsidP="00E91C29">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If the price is n</w:t>
            </w:r>
            <w:r w:rsidR="00E91C29">
              <w:rPr>
                <w:rFonts w:ascii="DengXian" w:eastAsia="DengXian" w:hAnsi="DengXian" w:cs="宋体" w:hint="eastAsia"/>
                <w:i/>
                <w:iCs/>
                <w:color w:val="000000"/>
                <w:kern w:val="0"/>
                <w:szCs w:val="24"/>
              </w:rPr>
              <w:t xml:space="preserve">ot expensive, I will consider </w:t>
            </w:r>
            <w:r w:rsidR="00E91C29">
              <w:rPr>
                <w:rFonts w:ascii="DengXian" w:eastAsia="DengXian" w:hAnsi="DengXian" w:cs="宋体"/>
                <w:i/>
                <w:iCs/>
                <w:color w:val="000000"/>
                <w:kern w:val="0"/>
                <w:szCs w:val="24"/>
              </w:rPr>
              <w:t>buying</w:t>
            </w:r>
            <w:r w:rsidRPr="002D05ED">
              <w:rPr>
                <w:rFonts w:ascii="DengXian" w:eastAsia="DengXian" w:hAnsi="DengXian" w:cs="宋体" w:hint="eastAsia"/>
                <w:i/>
                <w:iCs/>
                <w:color w:val="000000"/>
                <w:kern w:val="0"/>
                <w:szCs w:val="24"/>
              </w:rPr>
              <w:t xml:space="preserve"> it</w:t>
            </w:r>
          </w:p>
        </w:tc>
        <w:tc>
          <w:tcPr>
            <w:tcW w:w="206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B7BD9B"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p15</w:t>
            </w:r>
          </w:p>
        </w:tc>
      </w:tr>
      <w:tr w:rsidR="002D05ED" w:rsidRPr="002D05ED" w14:paraId="36FD1B99"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490E942A"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tcBorders>
              <w:top w:val="nil"/>
              <w:left w:val="nil"/>
              <w:bottom w:val="single" w:sz="4" w:space="0" w:color="auto"/>
              <w:right w:val="single" w:sz="4" w:space="0" w:color="auto"/>
            </w:tcBorders>
            <w:shd w:val="clear" w:color="auto" w:fill="auto"/>
            <w:noWrap/>
            <w:vAlign w:val="center"/>
            <w:hideMark/>
          </w:tcPr>
          <w:p w14:paraId="4F56E127"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Postcard (1)</w:t>
            </w:r>
          </w:p>
        </w:tc>
        <w:tc>
          <w:tcPr>
            <w:tcW w:w="4127" w:type="dxa"/>
            <w:vMerge/>
            <w:tcBorders>
              <w:top w:val="nil"/>
              <w:left w:val="single" w:sz="4" w:space="0" w:color="auto"/>
              <w:bottom w:val="single" w:sz="4" w:space="0" w:color="auto"/>
              <w:right w:val="single" w:sz="4" w:space="0" w:color="auto"/>
            </w:tcBorders>
            <w:vAlign w:val="center"/>
            <w:hideMark/>
          </w:tcPr>
          <w:p w14:paraId="53088376" w14:textId="77777777" w:rsidR="002D05ED" w:rsidRPr="002D05ED" w:rsidRDefault="002D05ED" w:rsidP="002D05ED">
            <w:pPr>
              <w:widowControl/>
              <w:jc w:val="left"/>
              <w:rPr>
                <w:rFonts w:ascii="DengXian" w:eastAsia="DengXian" w:hAnsi="DengXian" w:cs="宋体"/>
                <w:i/>
                <w:iCs/>
                <w:color w:val="000000"/>
                <w:kern w:val="0"/>
                <w:szCs w:val="24"/>
              </w:rPr>
            </w:pPr>
          </w:p>
        </w:tc>
        <w:tc>
          <w:tcPr>
            <w:tcW w:w="2062" w:type="dxa"/>
            <w:vMerge/>
            <w:tcBorders>
              <w:top w:val="nil"/>
              <w:left w:val="single" w:sz="4" w:space="0" w:color="auto"/>
              <w:bottom w:val="single" w:sz="4" w:space="0" w:color="auto"/>
              <w:right w:val="single" w:sz="4" w:space="0" w:color="auto"/>
            </w:tcBorders>
            <w:vAlign w:val="center"/>
            <w:hideMark/>
          </w:tcPr>
          <w:p w14:paraId="08A82E19" w14:textId="77777777" w:rsidR="002D05ED" w:rsidRPr="002D05ED" w:rsidRDefault="002D05ED" w:rsidP="002D05ED">
            <w:pPr>
              <w:widowControl/>
              <w:jc w:val="left"/>
              <w:rPr>
                <w:rFonts w:ascii="DengXian" w:eastAsia="DengXian" w:hAnsi="DengXian" w:cs="宋体"/>
                <w:color w:val="000000"/>
                <w:kern w:val="0"/>
                <w:szCs w:val="24"/>
              </w:rPr>
            </w:pPr>
          </w:p>
        </w:tc>
      </w:tr>
      <w:tr w:rsidR="002D05ED" w:rsidRPr="002D05ED" w14:paraId="229D2E73"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27187DFF"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tcBorders>
              <w:top w:val="nil"/>
              <w:left w:val="nil"/>
              <w:bottom w:val="single" w:sz="4" w:space="0" w:color="auto"/>
              <w:right w:val="single" w:sz="4" w:space="0" w:color="auto"/>
            </w:tcBorders>
            <w:shd w:val="clear" w:color="auto" w:fill="auto"/>
            <w:noWrap/>
            <w:vAlign w:val="center"/>
            <w:hideMark/>
          </w:tcPr>
          <w:p w14:paraId="71A66910"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Leaflet (2)</w:t>
            </w:r>
          </w:p>
        </w:tc>
        <w:tc>
          <w:tcPr>
            <w:tcW w:w="4127" w:type="dxa"/>
            <w:tcBorders>
              <w:top w:val="nil"/>
              <w:left w:val="nil"/>
              <w:bottom w:val="single" w:sz="4" w:space="0" w:color="auto"/>
              <w:right w:val="single" w:sz="4" w:space="0" w:color="auto"/>
            </w:tcBorders>
            <w:shd w:val="clear" w:color="auto" w:fill="auto"/>
            <w:noWrap/>
            <w:vAlign w:val="center"/>
            <w:hideMark/>
          </w:tcPr>
          <w:p w14:paraId="18198B51"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Useless</w:t>
            </w:r>
          </w:p>
        </w:tc>
        <w:tc>
          <w:tcPr>
            <w:tcW w:w="2062" w:type="dxa"/>
            <w:tcBorders>
              <w:top w:val="nil"/>
              <w:left w:val="nil"/>
              <w:bottom w:val="single" w:sz="4" w:space="0" w:color="auto"/>
              <w:right w:val="single" w:sz="4" w:space="0" w:color="auto"/>
            </w:tcBorders>
            <w:shd w:val="clear" w:color="auto" w:fill="auto"/>
            <w:noWrap/>
            <w:vAlign w:val="center"/>
            <w:hideMark/>
          </w:tcPr>
          <w:p w14:paraId="270269AF"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p11 p3</w:t>
            </w:r>
          </w:p>
        </w:tc>
      </w:tr>
      <w:tr w:rsidR="002D05ED" w:rsidRPr="002D05ED" w14:paraId="06B4BCE2" w14:textId="77777777" w:rsidTr="002D05ED">
        <w:trPr>
          <w:trHeight w:val="395"/>
        </w:trPr>
        <w:tc>
          <w:tcPr>
            <w:tcW w:w="11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0BBD62"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Design (28)</w:t>
            </w:r>
          </w:p>
        </w:tc>
        <w:tc>
          <w:tcPr>
            <w:tcW w:w="1738" w:type="dxa"/>
            <w:vMerge w:val="restart"/>
            <w:tcBorders>
              <w:top w:val="nil"/>
              <w:left w:val="single" w:sz="4" w:space="0" w:color="auto"/>
              <w:bottom w:val="single" w:sz="4" w:space="0" w:color="auto"/>
              <w:right w:val="single" w:sz="4" w:space="0" w:color="auto"/>
            </w:tcBorders>
            <w:shd w:val="clear" w:color="auto" w:fill="auto"/>
            <w:vAlign w:val="center"/>
            <w:hideMark/>
          </w:tcPr>
          <w:p w14:paraId="746D16A4"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CubeMuseum (12)</w:t>
            </w:r>
          </w:p>
        </w:tc>
        <w:tc>
          <w:tcPr>
            <w:tcW w:w="4127" w:type="dxa"/>
            <w:tcBorders>
              <w:top w:val="nil"/>
              <w:left w:val="nil"/>
              <w:bottom w:val="single" w:sz="4" w:space="0" w:color="auto"/>
              <w:right w:val="single" w:sz="4" w:space="0" w:color="auto"/>
            </w:tcBorders>
            <w:shd w:val="clear" w:color="auto" w:fill="auto"/>
            <w:vAlign w:val="center"/>
            <w:hideMark/>
          </w:tcPr>
          <w:p w14:paraId="180A7AB5"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It is a novel interaction style</w:t>
            </w:r>
          </w:p>
        </w:tc>
        <w:tc>
          <w:tcPr>
            <w:tcW w:w="2062" w:type="dxa"/>
            <w:tcBorders>
              <w:top w:val="nil"/>
              <w:left w:val="nil"/>
              <w:bottom w:val="single" w:sz="4" w:space="0" w:color="auto"/>
              <w:right w:val="single" w:sz="4" w:space="0" w:color="auto"/>
            </w:tcBorders>
            <w:shd w:val="clear" w:color="auto" w:fill="auto"/>
            <w:noWrap/>
            <w:vAlign w:val="center"/>
            <w:hideMark/>
          </w:tcPr>
          <w:p w14:paraId="65123629"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p11, p9, p23</w:t>
            </w:r>
          </w:p>
        </w:tc>
      </w:tr>
      <w:tr w:rsidR="002D05ED" w:rsidRPr="002D05ED" w14:paraId="4CD13DEA" w14:textId="77777777" w:rsidTr="002D05ED">
        <w:trPr>
          <w:trHeight w:val="928"/>
        </w:trPr>
        <w:tc>
          <w:tcPr>
            <w:tcW w:w="1198" w:type="dxa"/>
            <w:vMerge/>
            <w:tcBorders>
              <w:top w:val="nil"/>
              <w:left w:val="single" w:sz="4" w:space="0" w:color="auto"/>
              <w:bottom w:val="single" w:sz="4" w:space="0" w:color="auto"/>
              <w:right w:val="single" w:sz="4" w:space="0" w:color="auto"/>
            </w:tcBorders>
            <w:vAlign w:val="center"/>
            <w:hideMark/>
          </w:tcPr>
          <w:p w14:paraId="5EBED27D"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599DDB94"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17FD9243" w14:textId="77777777" w:rsidR="002D05ED" w:rsidRPr="002D05ED" w:rsidRDefault="002D05ED" w:rsidP="00E91C29">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The 3D model can be seen at different angles by rotat</w:t>
            </w:r>
            <w:r w:rsidR="00E91C29">
              <w:rPr>
                <w:rFonts w:ascii="DengXian" w:eastAsia="DengXian" w:hAnsi="DengXian" w:cs="宋体"/>
                <w:color w:val="000000"/>
                <w:kern w:val="0"/>
                <w:szCs w:val="24"/>
              </w:rPr>
              <w:t>ing</w:t>
            </w:r>
            <w:r w:rsidRPr="002D05ED">
              <w:rPr>
                <w:rFonts w:ascii="DengXian" w:eastAsia="DengXian" w:hAnsi="DengXian" w:cs="宋体" w:hint="eastAsia"/>
                <w:color w:val="000000"/>
                <w:kern w:val="0"/>
                <w:szCs w:val="24"/>
              </w:rPr>
              <w:t xml:space="preserve"> the cube </w:t>
            </w:r>
          </w:p>
        </w:tc>
        <w:tc>
          <w:tcPr>
            <w:tcW w:w="2062" w:type="dxa"/>
            <w:tcBorders>
              <w:top w:val="nil"/>
              <w:left w:val="nil"/>
              <w:bottom w:val="single" w:sz="4" w:space="0" w:color="auto"/>
              <w:right w:val="single" w:sz="4" w:space="0" w:color="auto"/>
            </w:tcBorders>
            <w:shd w:val="clear" w:color="auto" w:fill="auto"/>
            <w:vAlign w:val="center"/>
            <w:hideMark/>
          </w:tcPr>
          <w:p w14:paraId="75E0D17A"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p5, p12</w:t>
            </w:r>
          </w:p>
        </w:tc>
      </w:tr>
      <w:tr w:rsidR="002D05ED" w:rsidRPr="002D05ED" w14:paraId="38CB06F3" w14:textId="77777777" w:rsidTr="00AE5711">
        <w:trPr>
          <w:trHeight w:val="770"/>
        </w:trPr>
        <w:tc>
          <w:tcPr>
            <w:tcW w:w="1198" w:type="dxa"/>
            <w:vMerge/>
            <w:tcBorders>
              <w:top w:val="nil"/>
              <w:left w:val="single" w:sz="4" w:space="0" w:color="auto"/>
              <w:bottom w:val="single" w:sz="4" w:space="0" w:color="auto"/>
              <w:right w:val="single" w:sz="4" w:space="0" w:color="auto"/>
            </w:tcBorders>
            <w:vAlign w:val="center"/>
            <w:hideMark/>
          </w:tcPr>
          <w:p w14:paraId="124118F2"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6666B4B5"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0D2F77D2"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 xml:space="preserve">Simply information on each side of the cube, all of the detailed information is </w:t>
            </w:r>
            <w:r w:rsidR="0093363F" w:rsidRPr="002D05ED">
              <w:rPr>
                <w:rFonts w:ascii="DengXian" w:eastAsia="DengXian" w:hAnsi="DengXian" w:cs="宋体"/>
                <w:color w:val="000000"/>
                <w:kern w:val="0"/>
                <w:szCs w:val="24"/>
              </w:rPr>
              <w:t>demonstrated</w:t>
            </w:r>
            <w:r w:rsidRPr="002D05ED">
              <w:rPr>
                <w:rFonts w:ascii="DengXian" w:eastAsia="DengXian" w:hAnsi="DengXian" w:cs="宋体" w:hint="eastAsia"/>
                <w:color w:val="000000"/>
                <w:kern w:val="0"/>
                <w:szCs w:val="24"/>
              </w:rPr>
              <w:t xml:space="preserve"> on the screen</w:t>
            </w:r>
          </w:p>
        </w:tc>
        <w:tc>
          <w:tcPr>
            <w:tcW w:w="2062" w:type="dxa"/>
            <w:tcBorders>
              <w:top w:val="nil"/>
              <w:left w:val="nil"/>
              <w:bottom w:val="single" w:sz="4" w:space="0" w:color="auto"/>
              <w:right w:val="single" w:sz="4" w:space="0" w:color="auto"/>
            </w:tcBorders>
            <w:shd w:val="clear" w:color="auto" w:fill="auto"/>
            <w:vAlign w:val="center"/>
            <w:hideMark/>
          </w:tcPr>
          <w:p w14:paraId="711474A0"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p19</w:t>
            </w:r>
          </w:p>
        </w:tc>
      </w:tr>
      <w:tr w:rsidR="002D05ED" w:rsidRPr="002D05ED" w14:paraId="56C40554" w14:textId="77777777" w:rsidTr="002D05ED">
        <w:trPr>
          <w:trHeight w:val="643"/>
        </w:trPr>
        <w:tc>
          <w:tcPr>
            <w:tcW w:w="1198" w:type="dxa"/>
            <w:vMerge/>
            <w:tcBorders>
              <w:top w:val="nil"/>
              <w:left w:val="single" w:sz="4" w:space="0" w:color="auto"/>
              <w:bottom w:val="single" w:sz="4" w:space="0" w:color="auto"/>
              <w:right w:val="single" w:sz="4" w:space="0" w:color="auto"/>
            </w:tcBorders>
            <w:vAlign w:val="center"/>
            <w:hideMark/>
          </w:tcPr>
          <w:p w14:paraId="5FD6769C"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419132D0"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vMerge w:val="restart"/>
            <w:tcBorders>
              <w:top w:val="nil"/>
              <w:left w:val="single" w:sz="4" w:space="0" w:color="auto"/>
              <w:bottom w:val="single" w:sz="4" w:space="0" w:color="auto"/>
              <w:right w:val="single" w:sz="4" w:space="0" w:color="auto"/>
            </w:tcBorders>
            <w:shd w:val="clear" w:color="auto" w:fill="auto"/>
            <w:vAlign w:val="center"/>
            <w:hideMark/>
          </w:tcPr>
          <w:p w14:paraId="7A571DD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Unable to perceive true size among these artifacts</w:t>
            </w:r>
          </w:p>
        </w:tc>
        <w:tc>
          <w:tcPr>
            <w:tcW w:w="2062" w:type="dxa"/>
            <w:vMerge w:val="restart"/>
            <w:tcBorders>
              <w:top w:val="nil"/>
              <w:left w:val="single" w:sz="4" w:space="0" w:color="auto"/>
              <w:bottom w:val="single" w:sz="4" w:space="0" w:color="auto"/>
              <w:right w:val="single" w:sz="4" w:space="0" w:color="auto"/>
            </w:tcBorders>
            <w:shd w:val="clear" w:color="auto" w:fill="auto"/>
            <w:vAlign w:val="center"/>
            <w:hideMark/>
          </w:tcPr>
          <w:p w14:paraId="7B21B259"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p3, p8, p15, p21</w:t>
            </w:r>
          </w:p>
        </w:tc>
      </w:tr>
      <w:tr w:rsidR="002D05ED" w:rsidRPr="002D05ED" w14:paraId="6784A137" w14:textId="77777777" w:rsidTr="00AE5711">
        <w:trPr>
          <w:trHeight w:val="312"/>
        </w:trPr>
        <w:tc>
          <w:tcPr>
            <w:tcW w:w="1198" w:type="dxa"/>
            <w:vMerge/>
            <w:tcBorders>
              <w:top w:val="nil"/>
              <w:left w:val="single" w:sz="4" w:space="0" w:color="auto"/>
              <w:bottom w:val="single" w:sz="4" w:space="0" w:color="auto"/>
              <w:right w:val="single" w:sz="4" w:space="0" w:color="auto"/>
            </w:tcBorders>
            <w:vAlign w:val="center"/>
            <w:hideMark/>
          </w:tcPr>
          <w:p w14:paraId="390D513D"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F27650"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Postcard (9)</w:t>
            </w:r>
          </w:p>
        </w:tc>
        <w:tc>
          <w:tcPr>
            <w:tcW w:w="4127" w:type="dxa"/>
            <w:vMerge/>
            <w:tcBorders>
              <w:top w:val="nil"/>
              <w:left w:val="single" w:sz="4" w:space="0" w:color="auto"/>
              <w:bottom w:val="single" w:sz="4" w:space="0" w:color="auto"/>
              <w:right w:val="single" w:sz="4" w:space="0" w:color="auto"/>
            </w:tcBorders>
            <w:vAlign w:val="center"/>
            <w:hideMark/>
          </w:tcPr>
          <w:p w14:paraId="46B1BD25" w14:textId="77777777" w:rsidR="002D05ED" w:rsidRPr="002D05ED" w:rsidRDefault="002D05ED" w:rsidP="002D05ED">
            <w:pPr>
              <w:widowControl/>
              <w:jc w:val="left"/>
              <w:rPr>
                <w:rFonts w:ascii="DengXian" w:eastAsia="DengXian" w:hAnsi="DengXian" w:cs="宋体"/>
                <w:color w:val="000000"/>
                <w:kern w:val="0"/>
                <w:szCs w:val="24"/>
              </w:rPr>
            </w:pPr>
          </w:p>
        </w:tc>
        <w:tc>
          <w:tcPr>
            <w:tcW w:w="2062" w:type="dxa"/>
            <w:vMerge/>
            <w:tcBorders>
              <w:top w:val="nil"/>
              <w:left w:val="single" w:sz="4" w:space="0" w:color="auto"/>
              <w:bottom w:val="single" w:sz="4" w:space="0" w:color="auto"/>
              <w:right w:val="single" w:sz="4" w:space="0" w:color="auto"/>
            </w:tcBorders>
            <w:vAlign w:val="center"/>
            <w:hideMark/>
          </w:tcPr>
          <w:p w14:paraId="2BB2055E" w14:textId="77777777" w:rsidR="002D05ED" w:rsidRPr="002D05ED" w:rsidRDefault="002D05ED" w:rsidP="002D05ED">
            <w:pPr>
              <w:widowControl/>
              <w:jc w:val="left"/>
              <w:rPr>
                <w:rFonts w:ascii="DengXian" w:eastAsia="DengXian" w:hAnsi="DengXian" w:cs="宋体"/>
                <w:color w:val="000000"/>
                <w:kern w:val="0"/>
                <w:szCs w:val="24"/>
              </w:rPr>
            </w:pPr>
          </w:p>
        </w:tc>
      </w:tr>
      <w:tr w:rsidR="002D05ED" w:rsidRPr="002D05ED" w14:paraId="30939AE6" w14:textId="77777777" w:rsidTr="00F216EB">
        <w:trPr>
          <w:trHeight w:val="446"/>
        </w:trPr>
        <w:tc>
          <w:tcPr>
            <w:tcW w:w="1198" w:type="dxa"/>
            <w:vMerge/>
            <w:tcBorders>
              <w:top w:val="nil"/>
              <w:left w:val="single" w:sz="4" w:space="0" w:color="auto"/>
              <w:bottom w:val="single" w:sz="4" w:space="0" w:color="auto"/>
              <w:right w:val="single" w:sz="4" w:space="0" w:color="auto"/>
            </w:tcBorders>
            <w:vAlign w:val="center"/>
            <w:hideMark/>
          </w:tcPr>
          <w:p w14:paraId="6629B26A"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68AE7AE0"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08ACD293" w14:textId="77777777" w:rsidR="002D05ED" w:rsidRPr="002D05ED" w:rsidRDefault="002D05ED" w:rsidP="002D05ED">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I don’t think there should be too much text on the postcard</w:t>
            </w:r>
          </w:p>
        </w:tc>
        <w:tc>
          <w:tcPr>
            <w:tcW w:w="2062" w:type="dxa"/>
            <w:tcBorders>
              <w:top w:val="nil"/>
              <w:left w:val="nil"/>
              <w:bottom w:val="single" w:sz="4" w:space="0" w:color="auto"/>
              <w:right w:val="single" w:sz="4" w:space="0" w:color="auto"/>
            </w:tcBorders>
            <w:shd w:val="clear" w:color="auto" w:fill="auto"/>
            <w:vAlign w:val="center"/>
            <w:hideMark/>
          </w:tcPr>
          <w:p w14:paraId="6916F3CB"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p19</w:t>
            </w:r>
          </w:p>
        </w:tc>
      </w:tr>
      <w:tr w:rsidR="002D05ED" w:rsidRPr="002D05ED" w14:paraId="59733A8A" w14:textId="77777777" w:rsidTr="002D05ED">
        <w:trPr>
          <w:trHeight w:val="622"/>
        </w:trPr>
        <w:tc>
          <w:tcPr>
            <w:tcW w:w="1198" w:type="dxa"/>
            <w:vMerge/>
            <w:tcBorders>
              <w:top w:val="nil"/>
              <w:left w:val="single" w:sz="4" w:space="0" w:color="auto"/>
              <w:bottom w:val="single" w:sz="4" w:space="0" w:color="auto"/>
              <w:right w:val="single" w:sz="4" w:space="0" w:color="auto"/>
            </w:tcBorders>
            <w:vAlign w:val="center"/>
            <w:hideMark/>
          </w:tcPr>
          <w:p w14:paraId="29AA2F77"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00EBADC5"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6C760141"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 xml:space="preserve">Scale up the 3D model may block the text </w:t>
            </w:r>
            <w:r w:rsidR="0093363F" w:rsidRPr="002D05ED">
              <w:rPr>
                <w:rFonts w:ascii="DengXian" w:eastAsia="DengXian" w:hAnsi="DengXian" w:cs="宋体"/>
                <w:color w:val="000000"/>
                <w:kern w:val="0"/>
                <w:szCs w:val="24"/>
              </w:rPr>
              <w:t>information</w:t>
            </w:r>
          </w:p>
        </w:tc>
        <w:tc>
          <w:tcPr>
            <w:tcW w:w="2062" w:type="dxa"/>
            <w:tcBorders>
              <w:top w:val="nil"/>
              <w:left w:val="nil"/>
              <w:bottom w:val="single" w:sz="4" w:space="0" w:color="auto"/>
              <w:right w:val="single" w:sz="4" w:space="0" w:color="auto"/>
            </w:tcBorders>
            <w:shd w:val="clear" w:color="auto" w:fill="auto"/>
            <w:vAlign w:val="center"/>
            <w:hideMark/>
          </w:tcPr>
          <w:p w14:paraId="061B1EA4"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p14, p15</w:t>
            </w:r>
          </w:p>
        </w:tc>
      </w:tr>
      <w:tr w:rsidR="002D05ED" w:rsidRPr="002D05ED" w14:paraId="577DFE20" w14:textId="77777777" w:rsidTr="002D05ED">
        <w:trPr>
          <w:trHeight w:val="467"/>
        </w:trPr>
        <w:tc>
          <w:tcPr>
            <w:tcW w:w="1198" w:type="dxa"/>
            <w:vMerge/>
            <w:tcBorders>
              <w:top w:val="nil"/>
              <w:left w:val="single" w:sz="4" w:space="0" w:color="auto"/>
              <w:bottom w:val="single" w:sz="4" w:space="0" w:color="auto"/>
              <w:right w:val="single" w:sz="4" w:space="0" w:color="auto"/>
            </w:tcBorders>
            <w:vAlign w:val="center"/>
            <w:hideMark/>
          </w:tcPr>
          <w:p w14:paraId="3499AC7B"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7AB730"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Leaflet (7)</w:t>
            </w:r>
          </w:p>
        </w:tc>
        <w:tc>
          <w:tcPr>
            <w:tcW w:w="4127" w:type="dxa"/>
            <w:tcBorders>
              <w:top w:val="nil"/>
              <w:left w:val="nil"/>
              <w:bottom w:val="single" w:sz="4" w:space="0" w:color="auto"/>
              <w:right w:val="single" w:sz="4" w:space="0" w:color="auto"/>
            </w:tcBorders>
            <w:shd w:val="clear" w:color="auto" w:fill="auto"/>
            <w:vAlign w:val="center"/>
            <w:hideMark/>
          </w:tcPr>
          <w:p w14:paraId="2CD2715F" w14:textId="77777777" w:rsidR="002D05ED" w:rsidRPr="002D05ED" w:rsidRDefault="002D05ED" w:rsidP="002D05ED">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It is inconvenient to flip it</w:t>
            </w:r>
          </w:p>
        </w:tc>
        <w:tc>
          <w:tcPr>
            <w:tcW w:w="2062" w:type="dxa"/>
            <w:tcBorders>
              <w:top w:val="nil"/>
              <w:left w:val="nil"/>
              <w:bottom w:val="single" w:sz="4" w:space="0" w:color="auto"/>
              <w:right w:val="single" w:sz="4" w:space="0" w:color="auto"/>
            </w:tcBorders>
            <w:shd w:val="clear" w:color="auto" w:fill="auto"/>
            <w:vAlign w:val="center"/>
            <w:hideMark/>
          </w:tcPr>
          <w:p w14:paraId="2054278D"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w:t>
            </w:r>
          </w:p>
        </w:tc>
      </w:tr>
      <w:tr w:rsidR="002D05ED" w:rsidRPr="002D05ED" w14:paraId="330FA4AF" w14:textId="77777777" w:rsidTr="002D05ED">
        <w:trPr>
          <w:trHeight w:val="136"/>
        </w:trPr>
        <w:tc>
          <w:tcPr>
            <w:tcW w:w="1198" w:type="dxa"/>
            <w:vMerge/>
            <w:tcBorders>
              <w:top w:val="nil"/>
              <w:left w:val="single" w:sz="4" w:space="0" w:color="auto"/>
              <w:bottom w:val="single" w:sz="4" w:space="0" w:color="auto"/>
              <w:right w:val="single" w:sz="4" w:space="0" w:color="auto"/>
            </w:tcBorders>
            <w:vAlign w:val="center"/>
            <w:hideMark/>
          </w:tcPr>
          <w:p w14:paraId="178AEA6B"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000000"/>
              <w:right w:val="single" w:sz="4" w:space="0" w:color="auto"/>
            </w:tcBorders>
            <w:vAlign w:val="center"/>
            <w:hideMark/>
          </w:tcPr>
          <w:p w14:paraId="474FC7B6"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noWrap/>
            <w:vAlign w:val="center"/>
            <w:hideMark/>
          </w:tcPr>
          <w:p w14:paraId="5AAD7DD6"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 xml:space="preserve">Leaflet is ordinary </w:t>
            </w:r>
          </w:p>
        </w:tc>
        <w:tc>
          <w:tcPr>
            <w:tcW w:w="2062" w:type="dxa"/>
            <w:tcBorders>
              <w:top w:val="nil"/>
              <w:left w:val="nil"/>
              <w:bottom w:val="single" w:sz="4" w:space="0" w:color="auto"/>
              <w:right w:val="single" w:sz="4" w:space="0" w:color="auto"/>
            </w:tcBorders>
            <w:shd w:val="clear" w:color="auto" w:fill="auto"/>
            <w:vAlign w:val="center"/>
            <w:hideMark/>
          </w:tcPr>
          <w:p w14:paraId="4CC16A16"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p3, p6, p8, p11, p13, p21</w:t>
            </w:r>
          </w:p>
        </w:tc>
      </w:tr>
      <w:tr w:rsidR="002D05ED" w:rsidRPr="002D05ED" w14:paraId="57603104" w14:textId="77777777" w:rsidTr="002D05ED">
        <w:trPr>
          <w:trHeight w:val="399"/>
        </w:trPr>
        <w:tc>
          <w:tcPr>
            <w:tcW w:w="11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2DAD7B"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Material (11)</w:t>
            </w:r>
          </w:p>
        </w:tc>
        <w:tc>
          <w:tcPr>
            <w:tcW w:w="17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534B4"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CubeMuseum (9)</w:t>
            </w:r>
          </w:p>
        </w:tc>
        <w:tc>
          <w:tcPr>
            <w:tcW w:w="4127" w:type="dxa"/>
            <w:tcBorders>
              <w:top w:val="nil"/>
              <w:left w:val="nil"/>
              <w:bottom w:val="single" w:sz="4" w:space="0" w:color="auto"/>
              <w:right w:val="single" w:sz="4" w:space="0" w:color="auto"/>
            </w:tcBorders>
            <w:shd w:val="clear" w:color="auto" w:fill="auto"/>
            <w:vAlign w:val="center"/>
            <w:hideMark/>
          </w:tcPr>
          <w:p w14:paraId="56A3C251"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Too heavy</w:t>
            </w:r>
          </w:p>
        </w:tc>
        <w:tc>
          <w:tcPr>
            <w:tcW w:w="2062" w:type="dxa"/>
            <w:tcBorders>
              <w:top w:val="nil"/>
              <w:left w:val="nil"/>
              <w:bottom w:val="single" w:sz="4" w:space="0" w:color="auto"/>
              <w:right w:val="single" w:sz="4" w:space="0" w:color="auto"/>
            </w:tcBorders>
            <w:shd w:val="clear" w:color="auto" w:fill="auto"/>
            <w:vAlign w:val="center"/>
            <w:hideMark/>
          </w:tcPr>
          <w:p w14:paraId="636290F7"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p2, p6, p8, p11</w:t>
            </w:r>
          </w:p>
        </w:tc>
      </w:tr>
      <w:tr w:rsidR="002D05ED" w:rsidRPr="002D05ED" w14:paraId="707962DD" w14:textId="77777777" w:rsidTr="002D05ED">
        <w:trPr>
          <w:trHeight w:val="393"/>
        </w:trPr>
        <w:tc>
          <w:tcPr>
            <w:tcW w:w="1198" w:type="dxa"/>
            <w:vMerge/>
            <w:tcBorders>
              <w:top w:val="nil"/>
              <w:left w:val="single" w:sz="4" w:space="0" w:color="auto"/>
              <w:bottom w:val="single" w:sz="4" w:space="0" w:color="auto"/>
              <w:right w:val="single" w:sz="4" w:space="0" w:color="auto"/>
            </w:tcBorders>
            <w:vAlign w:val="center"/>
            <w:hideMark/>
          </w:tcPr>
          <w:p w14:paraId="204545C4"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1C92257B"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2DB498C8"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It is inconvenient to carry</w:t>
            </w:r>
          </w:p>
        </w:tc>
        <w:tc>
          <w:tcPr>
            <w:tcW w:w="2062" w:type="dxa"/>
            <w:tcBorders>
              <w:top w:val="nil"/>
              <w:left w:val="nil"/>
              <w:bottom w:val="single" w:sz="4" w:space="0" w:color="auto"/>
              <w:right w:val="single" w:sz="4" w:space="0" w:color="auto"/>
            </w:tcBorders>
            <w:shd w:val="clear" w:color="auto" w:fill="auto"/>
            <w:vAlign w:val="center"/>
            <w:hideMark/>
          </w:tcPr>
          <w:p w14:paraId="0455F3DF"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p1, p11, p21</w:t>
            </w:r>
          </w:p>
        </w:tc>
      </w:tr>
      <w:tr w:rsidR="002D05ED" w:rsidRPr="002D05ED" w14:paraId="67D44A3E" w14:textId="77777777" w:rsidTr="002D05ED">
        <w:trPr>
          <w:trHeight w:val="141"/>
        </w:trPr>
        <w:tc>
          <w:tcPr>
            <w:tcW w:w="1198" w:type="dxa"/>
            <w:vMerge/>
            <w:tcBorders>
              <w:top w:val="nil"/>
              <w:left w:val="single" w:sz="4" w:space="0" w:color="auto"/>
              <w:bottom w:val="single" w:sz="4" w:space="0" w:color="auto"/>
              <w:right w:val="single" w:sz="4" w:space="0" w:color="auto"/>
            </w:tcBorders>
            <w:vAlign w:val="center"/>
            <w:hideMark/>
          </w:tcPr>
          <w:p w14:paraId="7BD2A29B"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vMerge/>
            <w:tcBorders>
              <w:top w:val="nil"/>
              <w:left w:val="single" w:sz="4" w:space="0" w:color="auto"/>
              <w:bottom w:val="single" w:sz="4" w:space="0" w:color="auto"/>
              <w:right w:val="single" w:sz="4" w:space="0" w:color="auto"/>
            </w:tcBorders>
            <w:vAlign w:val="center"/>
            <w:hideMark/>
          </w:tcPr>
          <w:p w14:paraId="5AB50AEB" w14:textId="77777777" w:rsidR="002D05ED" w:rsidRPr="002D05ED" w:rsidRDefault="002D05ED" w:rsidP="002D05ED">
            <w:pPr>
              <w:widowControl/>
              <w:jc w:val="left"/>
              <w:rPr>
                <w:rFonts w:ascii="DengXian" w:eastAsia="DengXian" w:hAnsi="DengXian" w:cs="宋体"/>
                <w:color w:val="000000"/>
                <w:kern w:val="0"/>
                <w:szCs w:val="24"/>
              </w:rPr>
            </w:pPr>
          </w:p>
        </w:tc>
        <w:tc>
          <w:tcPr>
            <w:tcW w:w="4127" w:type="dxa"/>
            <w:tcBorders>
              <w:top w:val="nil"/>
              <w:left w:val="nil"/>
              <w:bottom w:val="single" w:sz="4" w:space="0" w:color="auto"/>
              <w:right w:val="single" w:sz="4" w:space="0" w:color="auto"/>
            </w:tcBorders>
            <w:shd w:val="clear" w:color="auto" w:fill="auto"/>
            <w:vAlign w:val="center"/>
            <w:hideMark/>
          </w:tcPr>
          <w:p w14:paraId="6E70C7E3" w14:textId="77777777" w:rsidR="002D05ED" w:rsidRPr="002D05ED" w:rsidRDefault="002D05ED" w:rsidP="00E91C29">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 xml:space="preserve">The edges </w:t>
            </w:r>
            <w:r w:rsidR="00E91C29">
              <w:rPr>
                <w:rFonts w:ascii="DengXian" w:eastAsia="DengXian" w:hAnsi="DengXian" w:cs="宋体"/>
                <w:i/>
                <w:iCs/>
                <w:color w:val="000000"/>
                <w:kern w:val="0"/>
                <w:szCs w:val="24"/>
              </w:rPr>
              <w:t>are</w:t>
            </w:r>
            <w:r w:rsidRPr="002D05ED">
              <w:rPr>
                <w:rFonts w:ascii="DengXian" w:eastAsia="DengXian" w:hAnsi="DengXian" w:cs="宋体" w:hint="eastAsia"/>
                <w:i/>
                <w:iCs/>
                <w:color w:val="000000"/>
                <w:kern w:val="0"/>
                <w:szCs w:val="24"/>
              </w:rPr>
              <w:t xml:space="preserve"> very thorn in hand</w:t>
            </w:r>
          </w:p>
        </w:tc>
        <w:tc>
          <w:tcPr>
            <w:tcW w:w="2062" w:type="dxa"/>
            <w:tcBorders>
              <w:top w:val="nil"/>
              <w:left w:val="nil"/>
              <w:bottom w:val="single" w:sz="4" w:space="0" w:color="auto"/>
              <w:right w:val="single" w:sz="4" w:space="0" w:color="auto"/>
            </w:tcBorders>
            <w:shd w:val="clear" w:color="auto" w:fill="auto"/>
            <w:vAlign w:val="center"/>
            <w:hideMark/>
          </w:tcPr>
          <w:p w14:paraId="77B14C98"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p3</w:t>
            </w:r>
          </w:p>
        </w:tc>
      </w:tr>
      <w:tr w:rsidR="002D05ED" w:rsidRPr="002D05ED" w14:paraId="75D056CA"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5631236F" w14:textId="77777777" w:rsidR="002D05ED" w:rsidRPr="002D05ED" w:rsidRDefault="002D05ED" w:rsidP="002D05ED">
            <w:pPr>
              <w:widowControl/>
              <w:jc w:val="left"/>
              <w:rPr>
                <w:rFonts w:ascii="DengXian" w:eastAsia="DengXian" w:hAnsi="DengXian" w:cs="宋体"/>
                <w:color w:val="000000"/>
                <w:kern w:val="0"/>
                <w:szCs w:val="24"/>
              </w:rPr>
            </w:pPr>
          </w:p>
        </w:tc>
        <w:tc>
          <w:tcPr>
            <w:tcW w:w="1738" w:type="dxa"/>
            <w:tcBorders>
              <w:top w:val="nil"/>
              <w:left w:val="nil"/>
              <w:bottom w:val="single" w:sz="4" w:space="0" w:color="auto"/>
              <w:right w:val="single" w:sz="4" w:space="0" w:color="auto"/>
            </w:tcBorders>
            <w:shd w:val="clear" w:color="auto" w:fill="auto"/>
            <w:noWrap/>
            <w:vAlign w:val="center"/>
            <w:hideMark/>
          </w:tcPr>
          <w:p w14:paraId="36293D48"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Postcard (1)</w:t>
            </w:r>
          </w:p>
        </w:tc>
        <w:tc>
          <w:tcPr>
            <w:tcW w:w="4127" w:type="dxa"/>
            <w:vMerge w:val="restart"/>
            <w:tcBorders>
              <w:top w:val="nil"/>
              <w:left w:val="single" w:sz="4" w:space="0" w:color="auto"/>
              <w:bottom w:val="single" w:sz="4" w:space="0" w:color="auto"/>
              <w:right w:val="single" w:sz="4" w:space="0" w:color="auto"/>
            </w:tcBorders>
            <w:shd w:val="clear" w:color="auto" w:fill="auto"/>
            <w:vAlign w:val="center"/>
            <w:hideMark/>
          </w:tcPr>
          <w:p w14:paraId="6720B278" w14:textId="77777777" w:rsidR="002D05ED" w:rsidRPr="002D05ED" w:rsidRDefault="002D05ED" w:rsidP="002D05ED">
            <w:pPr>
              <w:widowControl/>
              <w:jc w:val="left"/>
              <w:rPr>
                <w:rFonts w:ascii="DengXian" w:eastAsia="DengXian" w:hAnsi="DengXian" w:cs="宋体"/>
                <w:i/>
                <w:iCs/>
                <w:color w:val="000000"/>
                <w:kern w:val="0"/>
                <w:szCs w:val="24"/>
              </w:rPr>
            </w:pPr>
            <w:r w:rsidRPr="002D05ED">
              <w:rPr>
                <w:rFonts w:ascii="DengXian" w:eastAsia="DengXian" w:hAnsi="DengXian" w:cs="宋体" w:hint="eastAsia"/>
                <w:i/>
                <w:iCs/>
                <w:color w:val="000000"/>
                <w:kern w:val="0"/>
                <w:szCs w:val="24"/>
              </w:rPr>
              <w:t xml:space="preserve">It has a reflective surface that I can't read </w:t>
            </w:r>
            <w:r w:rsidR="009E5292">
              <w:rPr>
                <w:rFonts w:ascii="DengXian" w:eastAsia="DengXian" w:hAnsi="DengXian" w:cs="宋体"/>
                <w:i/>
                <w:iCs/>
                <w:color w:val="000000"/>
                <w:kern w:val="0"/>
                <w:szCs w:val="24"/>
              </w:rPr>
              <w:t xml:space="preserve">the </w:t>
            </w:r>
            <w:r w:rsidRPr="002D05ED">
              <w:rPr>
                <w:rFonts w:ascii="DengXian" w:eastAsia="DengXian" w:hAnsi="DengXian" w:cs="宋体" w:hint="eastAsia"/>
                <w:i/>
                <w:iCs/>
                <w:color w:val="000000"/>
                <w:kern w:val="0"/>
                <w:szCs w:val="24"/>
              </w:rPr>
              <w:t>informati</w:t>
            </w:r>
            <w:r w:rsidR="00F216EB">
              <w:rPr>
                <w:rFonts w:ascii="DengXian" w:eastAsia="DengXian" w:hAnsi="DengXian" w:cs="宋体"/>
                <w:i/>
                <w:iCs/>
                <w:color w:val="000000"/>
                <w:kern w:val="0"/>
                <w:szCs w:val="24"/>
              </w:rPr>
              <w:t>o</w:t>
            </w:r>
            <w:r w:rsidRPr="002D05ED">
              <w:rPr>
                <w:rFonts w:ascii="DengXian" w:eastAsia="DengXian" w:hAnsi="DengXian" w:cs="宋体" w:hint="eastAsia"/>
                <w:i/>
                <w:iCs/>
                <w:color w:val="000000"/>
                <w:kern w:val="0"/>
                <w:szCs w:val="24"/>
              </w:rPr>
              <w:t>n directly</w:t>
            </w:r>
          </w:p>
        </w:tc>
        <w:tc>
          <w:tcPr>
            <w:tcW w:w="2062" w:type="dxa"/>
            <w:vMerge w:val="restart"/>
            <w:tcBorders>
              <w:top w:val="nil"/>
              <w:left w:val="single" w:sz="4" w:space="0" w:color="auto"/>
              <w:bottom w:val="single" w:sz="4" w:space="0" w:color="auto"/>
              <w:right w:val="single" w:sz="4" w:space="0" w:color="auto"/>
            </w:tcBorders>
            <w:shd w:val="clear" w:color="auto" w:fill="auto"/>
            <w:vAlign w:val="center"/>
            <w:hideMark/>
          </w:tcPr>
          <w:p w14:paraId="6C6B9216" w14:textId="77777777" w:rsidR="002D05ED" w:rsidRPr="002D05ED" w:rsidRDefault="002D05ED" w:rsidP="002D05ED">
            <w:pPr>
              <w:widowControl/>
              <w:jc w:val="left"/>
              <w:rPr>
                <w:rFonts w:ascii="DengXian" w:eastAsia="DengXian" w:hAnsi="DengXian" w:cs="宋体"/>
                <w:color w:val="000000"/>
                <w:kern w:val="0"/>
                <w:szCs w:val="24"/>
              </w:rPr>
            </w:pPr>
            <w:r w:rsidRPr="002D05ED">
              <w:rPr>
                <w:rFonts w:ascii="DengXian" w:eastAsia="DengXian" w:hAnsi="DengXian" w:cs="宋体" w:hint="eastAsia"/>
                <w:color w:val="000000"/>
                <w:kern w:val="0"/>
                <w:szCs w:val="24"/>
              </w:rPr>
              <w:t>p23</w:t>
            </w:r>
          </w:p>
        </w:tc>
      </w:tr>
      <w:tr w:rsidR="002D05ED" w:rsidRPr="002D05ED" w14:paraId="03A3B81F" w14:textId="77777777" w:rsidTr="002D05ED">
        <w:trPr>
          <w:trHeight w:val="293"/>
        </w:trPr>
        <w:tc>
          <w:tcPr>
            <w:tcW w:w="1198" w:type="dxa"/>
            <w:vMerge/>
            <w:tcBorders>
              <w:top w:val="nil"/>
              <w:left w:val="single" w:sz="4" w:space="0" w:color="auto"/>
              <w:bottom w:val="single" w:sz="4" w:space="0" w:color="auto"/>
              <w:right w:val="single" w:sz="4" w:space="0" w:color="auto"/>
            </w:tcBorders>
            <w:vAlign w:val="center"/>
            <w:hideMark/>
          </w:tcPr>
          <w:p w14:paraId="549E8CE0" w14:textId="77777777" w:rsidR="002D05ED" w:rsidRPr="002D05ED" w:rsidRDefault="002D05ED" w:rsidP="002D05ED">
            <w:pPr>
              <w:widowControl/>
              <w:jc w:val="left"/>
              <w:rPr>
                <w:rFonts w:ascii="DengXian" w:eastAsia="DengXian" w:hAnsi="DengXian" w:cs="宋体"/>
                <w:color w:val="000000"/>
                <w:kern w:val="0"/>
                <w:sz w:val="24"/>
                <w:szCs w:val="24"/>
              </w:rPr>
            </w:pPr>
          </w:p>
        </w:tc>
        <w:tc>
          <w:tcPr>
            <w:tcW w:w="1738" w:type="dxa"/>
            <w:tcBorders>
              <w:top w:val="nil"/>
              <w:left w:val="nil"/>
              <w:bottom w:val="single" w:sz="4" w:space="0" w:color="auto"/>
              <w:right w:val="single" w:sz="4" w:space="0" w:color="auto"/>
            </w:tcBorders>
            <w:shd w:val="clear" w:color="auto" w:fill="auto"/>
            <w:noWrap/>
            <w:vAlign w:val="center"/>
            <w:hideMark/>
          </w:tcPr>
          <w:p w14:paraId="618F5333" w14:textId="77777777" w:rsidR="002D05ED" w:rsidRPr="002D05ED" w:rsidRDefault="002D05ED" w:rsidP="002D05ED">
            <w:pPr>
              <w:widowControl/>
              <w:jc w:val="left"/>
              <w:rPr>
                <w:rFonts w:ascii="DengXian" w:eastAsia="DengXian" w:hAnsi="DengXian" w:cs="宋体"/>
                <w:color w:val="000000"/>
                <w:kern w:val="0"/>
                <w:sz w:val="24"/>
                <w:szCs w:val="24"/>
              </w:rPr>
            </w:pPr>
            <w:r w:rsidRPr="002D05ED">
              <w:rPr>
                <w:rFonts w:ascii="DengXian" w:eastAsia="DengXian" w:hAnsi="DengXian" w:cs="宋体" w:hint="eastAsia"/>
                <w:color w:val="000000"/>
                <w:kern w:val="0"/>
                <w:sz w:val="24"/>
                <w:szCs w:val="24"/>
              </w:rPr>
              <w:t>Leaflet (1)</w:t>
            </w:r>
          </w:p>
        </w:tc>
        <w:tc>
          <w:tcPr>
            <w:tcW w:w="4127" w:type="dxa"/>
            <w:vMerge/>
            <w:tcBorders>
              <w:top w:val="nil"/>
              <w:left w:val="single" w:sz="4" w:space="0" w:color="auto"/>
              <w:bottom w:val="single" w:sz="4" w:space="0" w:color="auto"/>
              <w:right w:val="single" w:sz="4" w:space="0" w:color="auto"/>
            </w:tcBorders>
            <w:vAlign w:val="center"/>
            <w:hideMark/>
          </w:tcPr>
          <w:p w14:paraId="5277C5F6" w14:textId="77777777" w:rsidR="002D05ED" w:rsidRPr="002D05ED" w:rsidRDefault="002D05ED" w:rsidP="002D05ED">
            <w:pPr>
              <w:widowControl/>
              <w:jc w:val="left"/>
              <w:rPr>
                <w:rFonts w:ascii="DengXian" w:eastAsia="DengXian" w:hAnsi="DengXian" w:cs="宋体"/>
                <w:i/>
                <w:iCs/>
                <w:color w:val="000000"/>
                <w:kern w:val="0"/>
                <w:sz w:val="24"/>
                <w:szCs w:val="24"/>
              </w:rPr>
            </w:pPr>
          </w:p>
        </w:tc>
        <w:tc>
          <w:tcPr>
            <w:tcW w:w="2062" w:type="dxa"/>
            <w:vMerge/>
            <w:tcBorders>
              <w:top w:val="nil"/>
              <w:left w:val="single" w:sz="4" w:space="0" w:color="auto"/>
              <w:bottom w:val="single" w:sz="4" w:space="0" w:color="auto"/>
              <w:right w:val="single" w:sz="4" w:space="0" w:color="auto"/>
            </w:tcBorders>
            <w:vAlign w:val="center"/>
            <w:hideMark/>
          </w:tcPr>
          <w:p w14:paraId="57F24090" w14:textId="77777777" w:rsidR="002D05ED" w:rsidRPr="002D05ED" w:rsidRDefault="002D05ED" w:rsidP="002D05ED">
            <w:pPr>
              <w:widowControl/>
              <w:jc w:val="left"/>
              <w:rPr>
                <w:rFonts w:ascii="DengXian" w:eastAsia="DengXian" w:hAnsi="DengXian" w:cs="宋体"/>
                <w:color w:val="000000"/>
                <w:kern w:val="0"/>
                <w:sz w:val="24"/>
                <w:szCs w:val="24"/>
              </w:rPr>
            </w:pPr>
          </w:p>
        </w:tc>
      </w:tr>
    </w:tbl>
    <w:p w14:paraId="3ADB2EA4" w14:textId="77777777" w:rsidR="002D05ED" w:rsidRDefault="002D05ED">
      <w:pPr>
        <w:widowControl/>
        <w:jc w:val="left"/>
        <w:rPr>
          <w:rStyle w:val="src"/>
          <w:rFonts w:ascii="Arial" w:hAnsi="Arial" w:cs="Arial"/>
          <w:color w:val="333333"/>
          <w:sz w:val="20"/>
          <w:szCs w:val="20"/>
        </w:rPr>
      </w:pPr>
      <w:r>
        <w:rPr>
          <w:rStyle w:val="src"/>
          <w:rFonts w:ascii="Arial" w:hAnsi="Arial" w:cs="Arial"/>
          <w:color w:val="333333"/>
          <w:sz w:val="20"/>
          <w:szCs w:val="20"/>
        </w:rPr>
        <w:br w:type="page"/>
      </w:r>
    </w:p>
    <w:p w14:paraId="059917F5" w14:textId="77777777" w:rsidR="00DF7CDB" w:rsidRPr="009E75C4" w:rsidRDefault="00DF7CDB" w:rsidP="00DF7CDB">
      <w:pPr>
        <w:rPr>
          <w:b/>
          <w:sz w:val="28"/>
        </w:rPr>
      </w:pPr>
      <w:r w:rsidRPr="009E75C4">
        <w:rPr>
          <w:rFonts w:hint="eastAsia"/>
          <w:b/>
          <w:sz w:val="28"/>
        </w:rPr>
        <w:lastRenderedPageBreak/>
        <w:t>D</w:t>
      </w:r>
      <w:r w:rsidRPr="009E75C4">
        <w:rPr>
          <w:b/>
          <w:sz w:val="28"/>
        </w:rPr>
        <w:t>iscussion</w:t>
      </w:r>
    </w:p>
    <w:p w14:paraId="5D38C554" w14:textId="77777777" w:rsidR="00B953F8" w:rsidRPr="009E75C4" w:rsidRDefault="009E75C4" w:rsidP="009E75C4">
      <w:pPr>
        <w:widowControl/>
        <w:contextualSpacing/>
        <w:rPr>
          <w:rStyle w:val="translated-span"/>
          <w:b/>
          <w:sz w:val="24"/>
          <w:szCs w:val="24"/>
        </w:rPr>
      </w:pPr>
      <w:r>
        <w:rPr>
          <w:rStyle w:val="translated-span"/>
          <w:b/>
          <w:sz w:val="24"/>
          <w:szCs w:val="24"/>
        </w:rPr>
        <w:t>L</w:t>
      </w:r>
      <w:r w:rsidR="00B953F8" w:rsidRPr="009E75C4">
        <w:rPr>
          <w:rStyle w:val="translated-span"/>
          <w:b/>
          <w:sz w:val="24"/>
          <w:szCs w:val="24"/>
        </w:rPr>
        <w:t xml:space="preserve">earning </w:t>
      </w:r>
      <w:r w:rsidRPr="009E75C4">
        <w:rPr>
          <w:rStyle w:val="translated-span"/>
          <w:b/>
          <w:sz w:val="24"/>
          <w:szCs w:val="24"/>
        </w:rPr>
        <w:t>O</w:t>
      </w:r>
      <w:r w:rsidR="00B953F8" w:rsidRPr="009E75C4">
        <w:rPr>
          <w:rStyle w:val="translated-span"/>
          <w:b/>
          <w:sz w:val="24"/>
          <w:szCs w:val="24"/>
        </w:rPr>
        <w:t>utcome</w:t>
      </w:r>
    </w:p>
    <w:p w14:paraId="65F7119D" w14:textId="77777777" w:rsidR="00B953F8" w:rsidRPr="009E75C4" w:rsidRDefault="00B953F8" w:rsidP="00B953F8">
      <w:pPr>
        <w:rPr>
          <w:rStyle w:val="src"/>
          <w:rFonts w:ascii="Arial" w:hAnsi="Arial" w:cs="Arial"/>
          <w:color w:val="333333"/>
          <w:szCs w:val="20"/>
        </w:rPr>
      </w:pPr>
      <w:r w:rsidRPr="009E75C4">
        <w:rPr>
          <w:rStyle w:val="src"/>
          <w:rFonts w:ascii="Arial" w:hAnsi="Arial" w:cs="Arial"/>
          <w:color w:val="333333"/>
          <w:szCs w:val="20"/>
        </w:rPr>
        <w:t xml:space="preserve">The purpose of our study is to explore the impact of AR on learning outcome heritage knowledge and interest in heritage. Although no significant differences were found in the AIT questionnaire. </w:t>
      </w:r>
      <w:r w:rsidRPr="009E75C4">
        <w:rPr>
          <w:rStyle w:val="src"/>
          <w:rFonts w:ascii="Arial" w:hAnsi="Arial" w:cs="Arial"/>
          <w:color w:val="333333"/>
          <w:szCs w:val="20"/>
          <w:shd w:val="clear" w:color="auto" w:fill="FFFFFF"/>
        </w:rPr>
        <w:t>The possible reason</w:t>
      </w:r>
      <w:r w:rsidRPr="009E75C4">
        <w:rPr>
          <w:rStyle w:val="apple-converted-space"/>
          <w:rFonts w:ascii="Arial" w:hAnsi="Arial" w:cs="Arial"/>
          <w:color w:val="333333"/>
          <w:szCs w:val="20"/>
          <w:shd w:val="clear" w:color="auto" w:fill="FFFFFF"/>
        </w:rPr>
        <w:t> </w:t>
      </w:r>
      <w:r w:rsidRPr="009E75C4">
        <w:rPr>
          <w:rFonts w:ascii="Arial" w:hAnsi="Arial" w:cs="Arial"/>
          <w:color w:val="333333"/>
          <w:szCs w:val="20"/>
          <w:shd w:val="clear" w:color="auto" w:fill="FFFFFF"/>
        </w:rPr>
        <w:t xml:space="preserve">for this </w:t>
      </w:r>
      <w:r w:rsidRPr="009E75C4">
        <w:rPr>
          <w:rStyle w:val="src"/>
          <w:rFonts w:ascii="Arial" w:hAnsi="Arial" w:cs="Arial"/>
          <w:color w:val="333333"/>
          <w:szCs w:val="20"/>
          <w:shd w:val="clear" w:color="auto" w:fill="FFFFFF"/>
        </w:rPr>
        <w:t>phenomenon is</w:t>
      </w:r>
      <w:r w:rsidRPr="009E75C4">
        <w:rPr>
          <w:rStyle w:val="src"/>
          <w:rFonts w:ascii="Arial" w:hAnsi="Arial" w:cs="Arial"/>
          <w:color w:val="333333"/>
          <w:szCs w:val="20"/>
        </w:rPr>
        <w:t xml:space="preserve"> </w:t>
      </w:r>
      <w:r w:rsidR="00296576">
        <w:rPr>
          <w:rStyle w:val="src"/>
          <w:rFonts w:ascii="Arial" w:hAnsi="Arial" w:cs="Arial"/>
          <w:color w:val="333333"/>
          <w:szCs w:val="20"/>
        </w:rPr>
        <w:t>the</w:t>
      </w:r>
      <w:r w:rsidRPr="009E75C4">
        <w:rPr>
          <w:rStyle w:val="src"/>
          <w:rFonts w:ascii="Arial" w:hAnsi="Arial" w:cs="Arial"/>
          <w:color w:val="333333"/>
          <w:szCs w:val="20"/>
        </w:rPr>
        <w:t xml:space="preserve"> time reminder operation affects the learning. </w:t>
      </w:r>
      <w:r w:rsidR="00296576">
        <w:rPr>
          <w:rStyle w:val="src"/>
          <w:rFonts w:ascii="Arial" w:hAnsi="Arial" w:cs="Arial"/>
          <w:color w:val="333333"/>
          <w:szCs w:val="20"/>
        </w:rPr>
        <w:t>Through</w:t>
      </w:r>
      <w:r w:rsidRPr="009E75C4">
        <w:rPr>
          <w:rStyle w:val="src"/>
          <w:rFonts w:ascii="Arial" w:hAnsi="Arial" w:cs="Arial"/>
          <w:color w:val="333333"/>
          <w:szCs w:val="20"/>
        </w:rPr>
        <w:t xml:space="preserve"> our observations, we noticed that users </w:t>
      </w:r>
      <w:r w:rsidR="00296576">
        <w:rPr>
          <w:rStyle w:val="src"/>
          <w:rFonts w:ascii="Arial" w:hAnsi="Arial" w:cs="Arial"/>
          <w:color w:val="333333"/>
          <w:szCs w:val="20"/>
        </w:rPr>
        <w:t>spend</w:t>
      </w:r>
      <w:r w:rsidRPr="009E75C4">
        <w:rPr>
          <w:rStyle w:val="src"/>
          <w:rFonts w:ascii="Arial" w:hAnsi="Arial" w:cs="Arial"/>
          <w:color w:val="333333"/>
          <w:szCs w:val="20"/>
        </w:rPr>
        <w:t xml:space="preserve"> </w:t>
      </w:r>
      <w:r w:rsidR="00296576">
        <w:rPr>
          <w:rStyle w:val="src"/>
          <w:rFonts w:ascii="Arial" w:hAnsi="Arial" w:cs="Arial"/>
          <w:color w:val="333333"/>
          <w:szCs w:val="20"/>
        </w:rPr>
        <w:t>their time</w:t>
      </w:r>
      <w:r w:rsidRPr="009E75C4">
        <w:rPr>
          <w:rStyle w:val="src"/>
          <w:rFonts w:ascii="Arial" w:hAnsi="Arial" w:cs="Arial"/>
          <w:color w:val="333333"/>
          <w:szCs w:val="20"/>
        </w:rPr>
        <w:t xml:space="preserve"> </w:t>
      </w:r>
      <w:r w:rsidR="00296576">
        <w:rPr>
          <w:rStyle w:val="src"/>
          <w:rFonts w:ascii="Arial" w:hAnsi="Arial" w:cs="Arial"/>
          <w:color w:val="333333"/>
          <w:szCs w:val="20"/>
        </w:rPr>
        <w:t>using</w:t>
      </w:r>
      <w:r w:rsidR="00296576" w:rsidRPr="009E75C4">
        <w:rPr>
          <w:rStyle w:val="src"/>
          <w:rFonts w:ascii="Arial" w:hAnsi="Arial" w:cs="Arial"/>
          <w:color w:val="333333"/>
          <w:szCs w:val="20"/>
        </w:rPr>
        <w:t xml:space="preserve"> CubeMuseum and Postcard </w:t>
      </w:r>
      <w:r w:rsidR="00AD71E2">
        <w:rPr>
          <w:rStyle w:val="src"/>
          <w:rFonts w:ascii="Arial" w:hAnsi="Arial" w:cs="Arial"/>
          <w:color w:val="333333"/>
          <w:szCs w:val="20"/>
        </w:rPr>
        <w:t xml:space="preserve">for </w:t>
      </w:r>
      <w:r w:rsidR="00427339">
        <w:rPr>
          <w:rStyle w:val="src"/>
          <w:rFonts w:ascii="Arial" w:hAnsi="Arial" w:cs="Arial"/>
          <w:color w:val="333333"/>
          <w:szCs w:val="20"/>
        </w:rPr>
        <w:t>more than 3 minutes</w:t>
      </w:r>
      <w:r w:rsidRPr="009E75C4">
        <w:rPr>
          <w:rStyle w:val="src"/>
          <w:rFonts w:ascii="Arial" w:hAnsi="Arial" w:cs="Arial"/>
          <w:color w:val="333333"/>
          <w:szCs w:val="20"/>
        </w:rPr>
        <w:t>, while they have completed their learning in less than 3 minutes</w:t>
      </w:r>
      <w:r w:rsidR="00296576">
        <w:rPr>
          <w:rStyle w:val="src"/>
          <w:rFonts w:ascii="Arial" w:hAnsi="Arial" w:cs="Arial"/>
          <w:color w:val="333333"/>
          <w:szCs w:val="20"/>
        </w:rPr>
        <w:t xml:space="preserve"> on Leaflet</w:t>
      </w:r>
      <w:r w:rsidRPr="009E75C4">
        <w:rPr>
          <w:rStyle w:val="src"/>
          <w:rFonts w:ascii="Arial" w:hAnsi="Arial" w:cs="Arial"/>
          <w:color w:val="333333"/>
          <w:szCs w:val="20"/>
        </w:rPr>
        <w:t>. We think that the reminder at the time of three minutes will give users psychological hints, although we have told users before the test that the three minutes is just a rem</w:t>
      </w:r>
      <w:r w:rsidR="00296576">
        <w:rPr>
          <w:rStyle w:val="src"/>
          <w:rFonts w:ascii="Arial" w:hAnsi="Arial" w:cs="Arial"/>
          <w:color w:val="333333"/>
          <w:szCs w:val="20"/>
        </w:rPr>
        <w:t xml:space="preserve">inder time and not an end time, they still </w:t>
      </w:r>
      <w:r w:rsidR="00AD71E2">
        <w:rPr>
          <w:rStyle w:val="src"/>
          <w:rFonts w:ascii="Arial" w:hAnsi="Arial" w:cs="Arial"/>
          <w:color w:val="333333"/>
          <w:szCs w:val="20"/>
        </w:rPr>
        <w:t>a</w:t>
      </w:r>
      <w:r w:rsidR="00296576">
        <w:rPr>
          <w:rStyle w:val="src"/>
          <w:rFonts w:ascii="Arial" w:hAnsi="Arial" w:cs="Arial"/>
          <w:color w:val="333333"/>
          <w:szCs w:val="20"/>
        </w:rPr>
        <w:t xml:space="preserve">ffect their learning to some extent. </w:t>
      </w:r>
      <w:r w:rsidRPr="009E75C4">
        <w:rPr>
          <w:rStyle w:val="src"/>
          <w:rFonts w:ascii="Arial" w:hAnsi="Arial" w:cs="Arial"/>
          <w:color w:val="333333"/>
          <w:szCs w:val="20"/>
        </w:rPr>
        <w:t>Due to the display of 3D graphics, users need to constantly switch their eyes back and forth between the 3D model and the text information, which leads to an increase in learning time, but 3 minutes is not enough for the user to truly complete the learning. Meanwhile, compare</w:t>
      </w:r>
      <w:r w:rsidR="00AD71E2">
        <w:rPr>
          <w:rStyle w:val="src"/>
          <w:rFonts w:ascii="Arial" w:hAnsi="Arial" w:cs="Arial"/>
          <w:color w:val="333333"/>
          <w:szCs w:val="20"/>
        </w:rPr>
        <w:t>d</w:t>
      </w:r>
      <w:r w:rsidRPr="009E75C4">
        <w:rPr>
          <w:rStyle w:val="src"/>
          <w:rFonts w:ascii="Arial" w:hAnsi="Arial" w:cs="Arial"/>
          <w:color w:val="333333"/>
          <w:szCs w:val="20"/>
        </w:rPr>
        <w:t xml:space="preserve"> to the Baseline, the correct rate of answering feature related to using CubeMuseum is significantly higher than the correct rate of using the baseline. As mentioned by participant 3: </w:t>
      </w:r>
      <w:r w:rsidRPr="009E75C4">
        <w:rPr>
          <w:rStyle w:val="src"/>
          <w:rFonts w:ascii="Arial" w:hAnsi="Arial" w:cs="Arial"/>
          <w:i/>
          <w:color w:val="333333"/>
          <w:szCs w:val="20"/>
        </w:rPr>
        <w:t>“I believe the Postcard and CubeMuseum are effective for learning, I just don’t know what the knowledge needs to be memorized before I filled the AIT questionnaire”</w:t>
      </w:r>
      <w:r w:rsidRPr="009E75C4">
        <w:rPr>
          <w:rStyle w:val="src"/>
          <w:rFonts w:ascii="Arial" w:hAnsi="Arial" w:cs="Arial"/>
          <w:color w:val="333333"/>
          <w:szCs w:val="20"/>
        </w:rPr>
        <w:t xml:space="preserve">. </w:t>
      </w:r>
      <w:r w:rsidR="00286024">
        <w:rPr>
          <w:rStyle w:val="src"/>
          <w:rFonts w:ascii="Arial" w:hAnsi="Arial" w:cs="Arial"/>
          <w:color w:val="333333"/>
          <w:szCs w:val="20"/>
        </w:rPr>
        <w:t xml:space="preserve">As the result showed, </w:t>
      </w:r>
      <w:r w:rsidR="00A64000">
        <w:rPr>
          <w:rStyle w:val="src"/>
          <w:rFonts w:ascii="Arial" w:hAnsi="Arial" w:cs="Arial"/>
          <w:color w:val="333333"/>
          <w:szCs w:val="20"/>
        </w:rPr>
        <w:t xml:space="preserve">the </w:t>
      </w:r>
      <w:r w:rsidR="00286024">
        <w:rPr>
          <w:rStyle w:val="src"/>
          <w:rFonts w:ascii="Arial" w:hAnsi="Arial" w:cs="Arial"/>
          <w:color w:val="333333"/>
          <w:szCs w:val="20"/>
        </w:rPr>
        <w:t xml:space="preserve">learning outcome </w:t>
      </w:r>
      <w:r w:rsidR="00A64000">
        <w:rPr>
          <w:rStyle w:val="src"/>
          <w:rFonts w:ascii="Arial" w:hAnsi="Arial" w:cs="Arial"/>
          <w:color w:val="333333"/>
          <w:szCs w:val="20"/>
        </w:rPr>
        <w:t xml:space="preserve">in CubeMuseum </w:t>
      </w:r>
      <w:r w:rsidR="00286024">
        <w:rPr>
          <w:rStyle w:val="src"/>
          <w:rFonts w:ascii="Arial" w:hAnsi="Arial" w:cs="Arial"/>
          <w:color w:val="333333"/>
          <w:szCs w:val="20"/>
        </w:rPr>
        <w:t xml:space="preserve">has </w:t>
      </w:r>
      <w:r w:rsidR="005B1026" w:rsidRPr="005B1026">
        <w:rPr>
          <w:rStyle w:val="src"/>
          <w:rFonts w:ascii="Arial" w:hAnsi="Arial" w:cs="Arial"/>
          <w:color w:val="333333"/>
          <w:szCs w:val="20"/>
        </w:rPr>
        <w:t>a significant disadvantage</w:t>
      </w:r>
      <w:r w:rsidR="009F0B92">
        <w:rPr>
          <w:rStyle w:val="10"/>
          <w:rFonts w:ascii="Arial" w:hAnsi="Arial" w:cs="Arial"/>
          <w:color w:val="333333"/>
          <w:szCs w:val="20"/>
        </w:rPr>
        <w:t xml:space="preserve"> </w:t>
      </w:r>
      <w:r w:rsidR="005B1026">
        <w:rPr>
          <w:rStyle w:val="src"/>
          <w:rFonts w:ascii="Arial" w:hAnsi="Arial" w:cs="Arial"/>
          <w:color w:val="333333"/>
          <w:szCs w:val="20"/>
        </w:rPr>
        <w:t>in the theme of l</w:t>
      </w:r>
      <w:r w:rsidR="005B1026" w:rsidRPr="009E75C4">
        <w:rPr>
          <w:rStyle w:val="src"/>
          <w:rFonts w:ascii="Arial" w:hAnsi="Arial" w:cs="Arial"/>
          <w:color w:val="333333"/>
          <w:szCs w:val="20"/>
        </w:rPr>
        <w:t>ocation</w:t>
      </w:r>
      <w:r w:rsidR="00421D1C">
        <w:rPr>
          <w:rStyle w:val="src"/>
          <w:rFonts w:ascii="Arial" w:hAnsi="Arial" w:cs="Arial"/>
          <w:color w:val="333333"/>
          <w:szCs w:val="20"/>
        </w:rPr>
        <w:t xml:space="preserve"> although</w:t>
      </w:r>
      <w:r w:rsidR="00DE2B52">
        <w:rPr>
          <w:rStyle w:val="src"/>
          <w:rFonts w:ascii="Arial" w:hAnsi="Arial" w:cs="Arial"/>
          <w:color w:val="333333"/>
          <w:szCs w:val="20"/>
        </w:rPr>
        <w:t xml:space="preserve"> the</w:t>
      </w:r>
      <w:r w:rsidR="00421D1C">
        <w:rPr>
          <w:rStyle w:val="src"/>
          <w:rFonts w:ascii="Arial" w:hAnsi="Arial" w:cs="Arial"/>
          <w:color w:val="333333"/>
          <w:szCs w:val="20"/>
        </w:rPr>
        <w:t xml:space="preserve"> three conditions provided </w:t>
      </w:r>
      <w:r w:rsidR="00AD71E2">
        <w:rPr>
          <w:rStyle w:val="src"/>
          <w:rFonts w:ascii="Arial" w:hAnsi="Arial" w:cs="Arial"/>
          <w:color w:val="333333"/>
          <w:szCs w:val="20"/>
        </w:rPr>
        <w:t xml:space="preserve">the </w:t>
      </w:r>
      <w:r w:rsidR="00421D1C">
        <w:rPr>
          <w:rStyle w:val="src"/>
          <w:rFonts w:ascii="Arial" w:hAnsi="Arial" w:cs="Arial"/>
          <w:color w:val="333333"/>
          <w:szCs w:val="20"/>
        </w:rPr>
        <w:t>same text information</w:t>
      </w:r>
      <w:r w:rsidR="005B1026">
        <w:rPr>
          <w:rStyle w:val="src"/>
          <w:rFonts w:ascii="Arial" w:hAnsi="Arial" w:cs="Arial"/>
          <w:color w:val="333333"/>
          <w:szCs w:val="20"/>
        </w:rPr>
        <w:t xml:space="preserve">. We inferred that the interface design of the text information may cause the </w:t>
      </w:r>
      <w:r w:rsidR="00B7117B">
        <w:rPr>
          <w:rStyle w:val="src"/>
          <w:rFonts w:ascii="Arial" w:hAnsi="Arial" w:cs="Arial"/>
          <w:color w:val="333333"/>
          <w:szCs w:val="20"/>
        </w:rPr>
        <w:t>unexpected</w:t>
      </w:r>
      <w:r w:rsidR="005B1026">
        <w:rPr>
          <w:rStyle w:val="src"/>
          <w:rFonts w:ascii="Arial" w:hAnsi="Arial" w:cs="Arial"/>
          <w:color w:val="333333"/>
          <w:szCs w:val="20"/>
        </w:rPr>
        <w:t xml:space="preserve"> difference that indicated CubeMuseum ha</w:t>
      </w:r>
      <w:r w:rsidR="00AD71E2">
        <w:rPr>
          <w:rStyle w:val="src"/>
          <w:rFonts w:ascii="Arial" w:hAnsi="Arial" w:cs="Arial"/>
          <w:color w:val="333333"/>
          <w:szCs w:val="20"/>
        </w:rPr>
        <w:t>s</w:t>
      </w:r>
      <w:r w:rsidR="005B1026">
        <w:rPr>
          <w:rStyle w:val="src"/>
          <w:rFonts w:ascii="Arial" w:hAnsi="Arial" w:cs="Arial"/>
          <w:color w:val="333333"/>
          <w:szCs w:val="20"/>
        </w:rPr>
        <w:t xml:space="preserve"> a </w:t>
      </w:r>
      <w:r w:rsidR="005B1026" w:rsidRPr="005B1026">
        <w:rPr>
          <w:rStyle w:val="src"/>
          <w:rFonts w:ascii="Arial" w:hAnsi="Arial" w:cs="Arial"/>
          <w:color w:val="333333"/>
          <w:szCs w:val="20"/>
        </w:rPr>
        <w:t xml:space="preserve">big </w:t>
      </w:r>
      <w:r w:rsidR="005B1026">
        <w:rPr>
          <w:rStyle w:val="src"/>
          <w:rFonts w:ascii="Arial" w:hAnsi="Arial" w:cs="Arial"/>
          <w:color w:val="333333"/>
          <w:szCs w:val="20"/>
        </w:rPr>
        <w:t xml:space="preserve">improved space on this aspect. </w:t>
      </w:r>
      <w:r w:rsidRPr="009E75C4">
        <w:rPr>
          <w:rStyle w:val="src"/>
          <w:rFonts w:ascii="Arial" w:hAnsi="Arial" w:cs="Arial"/>
          <w:color w:val="333333"/>
          <w:szCs w:val="20"/>
        </w:rPr>
        <w:t xml:space="preserve">These findings </w:t>
      </w:r>
      <w:r w:rsidR="00286024">
        <w:rPr>
          <w:rStyle w:val="src"/>
          <w:rFonts w:ascii="Arial" w:hAnsi="Arial" w:cs="Arial"/>
          <w:color w:val="333333"/>
          <w:szCs w:val="20"/>
        </w:rPr>
        <w:t>indicated that</w:t>
      </w:r>
      <w:r w:rsidRPr="009E75C4">
        <w:rPr>
          <w:rStyle w:val="src"/>
          <w:rFonts w:ascii="Arial" w:hAnsi="Arial" w:cs="Arial"/>
          <w:color w:val="333333"/>
          <w:szCs w:val="20"/>
        </w:rPr>
        <w:t xml:space="preserve"> </w:t>
      </w:r>
      <w:r w:rsidR="00296576" w:rsidRPr="009E75C4">
        <w:rPr>
          <w:rStyle w:val="src"/>
          <w:rFonts w:ascii="Arial" w:hAnsi="Arial" w:cs="Arial"/>
          <w:color w:val="333333"/>
          <w:szCs w:val="20"/>
        </w:rPr>
        <w:t xml:space="preserve">CubeMuseum and Postcard </w:t>
      </w:r>
      <w:r w:rsidR="00286024">
        <w:rPr>
          <w:rStyle w:val="src"/>
          <w:rFonts w:ascii="Arial" w:hAnsi="Arial" w:cs="Arial"/>
          <w:color w:val="333333"/>
          <w:szCs w:val="20"/>
        </w:rPr>
        <w:t xml:space="preserve">have the potential </w:t>
      </w:r>
      <w:r w:rsidR="00AD71E2">
        <w:rPr>
          <w:rStyle w:val="src"/>
          <w:rFonts w:ascii="Arial" w:hAnsi="Arial" w:cs="Arial"/>
          <w:color w:val="333333"/>
          <w:szCs w:val="20"/>
        </w:rPr>
        <w:t>to</w:t>
      </w:r>
      <w:r w:rsidR="009A6FD2">
        <w:rPr>
          <w:rStyle w:val="src"/>
          <w:rFonts w:ascii="Arial" w:hAnsi="Arial" w:cs="Arial"/>
          <w:color w:val="333333"/>
          <w:szCs w:val="20"/>
        </w:rPr>
        <w:t xml:space="preserve"> have better effects on </w:t>
      </w:r>
      <w:r w:rsidRPr="009E75C4">
        <w:rPr>
          <w:rStyle w:val="src"/>
          <w:rFonts w:ascii="Arial" w:hAnsi="Arial" w:cs="Arial"/>
          <w:color w:val="333333"/>
          <w:szCs w:val="20"/>
        </w:rPr>
        <w:t>learning outcome.</w:t>
      </w:r>
    </w:p>
    <w:p w14:paraId="526B95AA" w14:textId="77777777" w:rsidR="00B953F8" w:rsidRPr="009E75C4" w:rsidRDefault="00B953F8" w:rsidP="00B953F8">
      <w:pPr>
        <w:rPr>
          <w:rStyle w:val="src"/>
          <w:rFonts w:ascii="Arial" w:hAnsi="Arial" w:cs="Arial"/>
          <w:color w:val="333333"/>
          <w:szCs w:val="20"/>
        </w:rPr>
      </w:pPr>
    </w:p>
    <w:p w14:paraId="04598E9A" w14:textId="77777777" w:rsidR="00B953F8" w:rsidRPr="009E75C4" w:rsidRDefault="00CF5CFF" w:rsidP="009E75C4">
      <w:pPr>
        <w:widowControl/>
        <w:contextualSpacing/>
        <w:rPr>
          <w:rStyle w:val="translated-span"/>
          <w:b/>
          <w:sz w:val="24"/>
          <w:szCs w:val="24"/>
        </w:rPr>
      </w:pPr>
      <w:r>
        <w:rPr>
          <w:rStyle w:val="translated-span"/>
          <w:b/>
          <w:sz w:val="24"/>
          <w:szCs w:val="24"/>
        </w:rPr>
        <w:t>I</w:t>
      </w:r>
      <w:r w:rsidRPr="00CF5CFF">
        <w:rPr>
          <w:rStyle w:val="translated-span"/>
          <w:b/>
          <w:sz w:val="24"/>
          <w:szCs w:val="24"/>
        </w:rPr>
        <w:t xml:space="preserve">ntrinsic </w:t>
      </w:r>
      <w:r w:rsidR="00B953F8" w:rsidRPr="009E75C4">
        <w:rPr>
          <w:rStyle w:val="translated-span"/>
          <w:b/>
          <w:sz w:val="24"/>
          <w:szCs w:val="24"/>
        </w:rPr>
        <w:t>Motivation</w:t>
      </w:r>
    </w:p>
    <w:p w14:paraId="7AC05660" w14:textId="77777777" w:rsidR="00B953F8" w:rsidRDefault="00B953F8" w:rsidP="00B953F8">
      <w:pPr>
        <w:rPr>
          <w:rStyle w:val="src"/>
          <w:rFonts w:ascii="Arial" w:hAnsi="Arial" w:cs="Arial"/>
          <w:color w:val="333333"/>
          <w:szCs w:val="20"/>
        </w:rPr>
      </w:pPr>
      <w:r w:rsidRPr="009E75C4">
        <w:rPr>
          <w:rStyle w:val="src"/>
          <w:rFonts w:ascii="Arial" w:hAnsi="Arial" w:cs="Arial"/>
          <w:color w:val="333333"/>
          <w:szCs w:val="20"/>
        </w:rPr>
        <w:t>Compared to the Baseline, Leaflet and CubeMuseum overall significantly increased the motivation of the user measured by the IMI questionnaire. It is worth noting that in the final comparison, the p</w:t>
      </w:r>
      <w:r w:rsidR="00427339">
        <w:rPr>
          <w:rStyle w:val="src"/>
          <w:rFonts w:ascii="Arial" w:hAnsi="Arial" w:cs="Arial"/>
          <w:color w:val="333333"/>
          <w:szCs w:val="20"/>
        </w:rPr>
        <w:t>articipants' scores in the Cube</w:t>
      </w:r>
      <w:r w:rsidRPr="009E75C4">
        <w:rPr>
          <w:rStyle w:val="src"/>
          <w:rFonts w:ascii="Arial" w:hAnsi="Arial" w:cs="Arial"/>
          <w:color w:val="333333"/>
          <w:szCs w:val="20"/>
        </w:rPr>
        <w:t>Museum interaction are slightly higher than Postcard and slightly higher than Leaflet. This shows that the application of AR does improve motivation. This also further shows that our design has a positive impact on the user's increased interest in heritage.</w:t>
      </w:r>
    </w:p>
    <w:p w14:paraId="3FBE9610" w14:textId="77777777" w:rsidR="00BF596C" w:rsidRPr="009E75C4" w:rsidRDefault="00BF596C" w:rsidP="00B953F8">
      <w:pPr>
        <w:rPr>
          <w:rStyle w:val="src"/>
          <w:rFonts w:ascii="Arial" w:hAnsi="Arial" w:cs="Arial"/>
          <w:color w:val="333333"/>
          <w:szCs w:val="20"/>
        </w:rPr>
      </w:pPr>
    </w:p>
    <w:p w14:paraId="0D8FC0F4" w14:textId="77777777" w:rsidR="00B953F8" w:rsidRPr="009E75C4" w:rsidRDefault="00B953F8" w:rsidP="00B953F8">
      <w:pPr>
        <w:rPr>
          <w:rStyle w:val="src"/>
          <w:rFonts w:ascii="Arial" w:hAnsi="Arial" w:cs="Arial"/>
          <w:color w:val="333333"/>
          <w:szCs w:val="20"/>
        </w:rPr>
      </w:pPr>
      <w:r w:rsidRPr="009E75C4">
        <w:rPr>
          <w:rStyle w:val="src"/>
          <w:rFonts w:ascii="Arial" w:hAnsi="Arial" w:cs="Arial"/>
          <w:color w:val="333333"/>
          <w:szCs w:val="20"/>
        </w:rPr>
        <w:t xml:space="preserve">Summarized we found that CubeMuseum and Postcard </w:t>
      </w:r>
      <w:r w:rsidR="00CF5CFF">
        <w:rPr>
          <w:rStyle w:val="src"/>
          <w:rFonts w:ascii="Arial" w:hAnsi="Arial" w:cs="Arial"/>
          <w:color w:val="333333"/>
          <w:szCs w:val="20"/>
        </w:rPr>
        <w:t>are</w:t>
      </w:r>
      <w:r w:rsidRPr="009E75C4">
        <w:rPr>
          <w:rStyle w:val="src"/>
          <w:rFonts w:ascii="Arial" w:hAnsi="Arial" w:cs="Arial"/>
          <w:color w:val="333333"/>
          <w:szCs w:val="20"/>
        </w:rPr>
        <w:t xml:space="preserve"> </w:t>
      </w:r>
      <w:r w:rsidR="001202CB">
        <w:rPr>
          <w:rStyle w:val="src"/>
          <w:rFonts w:ascii="Arial" w:hAnsi="Arial" w:cs="Arial"/>
          <w:color w:val="333333"/>
          <w:szCs w:val="20"/>
        </w:rPr>
        <w:t xml:space="preserve">more </w:t>
      </w:r>
      <w:r w:rsidR="00CF5CFF">
        <w:rPr>
          <w:rStyle w:val="src"/>
          <w:rFonts w:ascii="Arial" w:hAnsi="Arial" w:cs="Arial"/>
          <w:color w:val="333333"/>
          <w:szCs w:val="20"/>
        </w:rPr>
        <w:t>m</w:t>
      </w:r>
      <w:r w:rsidR="00CF5CFF" w:rsidRPr="009E75C4">
        <w:rPr>
          <w:rStyle w:val="src"/>
          <w:rFonts w:ascii="Arial" w:hAnsi="Arial" w:cs="Arial"/>
          <w:color w:val="333333"/>
          <w:szCs w:val="20"/>
        </w:rPr>
        <w:t>otivat</w:t>
      </w:r>
      <w:r w:rsidR="00CF5CFF">
        <w:rPr>
          <w:rStyle w:val="src"/>
          <w:rFonts w:ascii="Arial" w:hAnsi="Arial" w:cs="Arial"/>
          <w:color w:val="333333"/>
          <w:szCs w:val="20"/>
        </w:rPr>
        <w:t>e</w:t>
      </w:r>
      <w:r w:rsidR="00AD71E2">
        <w:rPr>
          <w:rStyle w:val="src"/>
          <w:rFonts w:ascii="Arial" w:hAnsi="Arial" w:cs="Arial"/>
          <w:color w:val="333333"/>
          <w:szCs w:val="20"/>
        </w:rPr>
        <w:t>d</w:t>
      </w:r>
      <w:r w:rsidRPr="009E75C4">
        <w:rPr>
          <w:rStyle w:val="src"/>
          <w:rFonts w:ascii="Arial" w:hAnsi="Arial" w:cs="Arial"/>
          <w:color w:val="333333"/>
          <w:szCs w:val="20"/>
        </w:rPr>
        <w:t xml:space="preserve">, and CubeMuseum was slightly higher than Postcard in all indicators. However, when we asked users to rank the three interaction methods in the final interview stage, we found that the number of people who liked CubeMuseum most and Postcard was the same, which was different from our initial expectations and the results of the questionnaire. Therefore, the next section explains this phenomenon from an interactive perspective. </w:t>
      </w:r>
    </w:p>
    <w:p w14:paraId="5EE9FBA6" w14:textId="77777777" w:rsidR="00B953F8" w:rsidRPr="009E75C4" w:rsidRDefault="00B953F8" w:rsidP="00B953F8">
      <w:pPr>
        <w:rPr>
          <w:rStyle w:val="src"/>
          <w:rFonts w:ascii="Arial" w:hAnsi="Arial" w:cs="Arial"/>
          <w:color w:val="333333"/>
          <w:szCs w:val="20"/>
        </w:rPr>
      </w:pPr>
    </w:p>
    <w:p w14:paraId="5167F32F" w14:textId="77777777" w:rsidR="00B953F8" w:rsidRPr="009E75C4" w:rsidRDefault="00B953F8" w:rsidP="009E75C4">
      <w:pPr>
        <w:widowControl/>
        <w:contextualSpacing/>
        <w:rPr>
          <w:rStyle w:val="translated-span"/>
          <w:b/>
          <w:sz w:val="24"/>
          <w:szCs w:val="24"/>
        </w:rPr>
      </w:pPr>
      <w:r w:rsidRPr="009E75C4">
        <w:rPr>
          <w:rStyle w:val="translated-span"/>
          <w:b/>
          <w:sz w:val="24"/>
          <w:szCs w:val="24"/>
        </w:rPr>
        <w:t>Engagement</w:t>
      </w:r>
    </w:p>
    <w:p w14:paraId="1BE930C9" w14:textId="77777777" w:rsidR="00B953F8" w:rsidRDefault="00B953F8" w:rsidP="00B953F8">
      <w:pPr>
        <w:rPr>
          <w:rStyle w:val="src"/>
          <w:rFonts w:ascii="Arial" w:hAnsi="Arial" w:cs="Arial"/>
          <w:color w:val="333333"/>
          <w:szCs w:val="20"/>
        </w:rPr>
      </w:pPr>
      <w:r w:rsidRPr="009E75C4">
        <w:rPr>
          <w:rStyle w:val="src"/>
          <w:rFonts w:ascii="Arial" w:hAnsi="Arial" w:cs="Arial"/>
          <w:color w:val="333333"/>
          <w:szCs w:val="20"/>
        </w:rPr>
        <w:lastRenderedPageBreak/>
        <w:t>Not similar to learning outcome, there are significant differences were found for the UES questionnaire, this is because AR technology tends to attract users’ attention more easily than Baseline. The application of AR technology can display the full picture of the cultural relics, while traditional paper reading can only simulate the original appearance of the cultural relics in the mind through simple flat 2D pictures.</w:t>
      </w:r>
    </w:p>
    <w:p w14:paraId="5C015946" w14:textId="77777777" w:rsidR="00274FC4" w:rsidRPr="009E75C4" w:rsidRDefault="00274FC4" w:rsidP="00B953F8">
      <w:pPr>
        <w:rPr>
          <w:rStyle w:val="src"/>
          <w:rFonts w:ascii="Arial" w:hAnsi="Arial" w:cs="Arial"/>
          <w:color w:val="333333"/>
          <w:szCs w:val="20"/>
        </w:rPr>
      </w:pPr>
    </w:p>
    <w:p w14:paraId="3ACAAC7E" w14:textId="77777777" w:rsidR="00B953F8" w:rsidRPr="009E75C4" w:rsidRDefault="00B953F8" w:rsidP="00B953F8">
      <w:pPr>
        <w:rPr>
          <w:rStyle w:val="src"/>
          <w:rFonts w:ascii="Arial" w:hAnsi="Arial" w:cs="Arial"/>
          <w:color w:val="333333"/>
          <w:szCs w:val="20"/>
        </w:rPr>
      </w:pPr>
      <w:r w:rsidRPr="009E75C4">
        <w:rPr>
          <w:rStyle w:val="src"/>
          <w:rFonts w:ascii="Arial" w:hAnsi="Arial" w:cs="Arial"/>
          <w:color w:val="333333"/>
          <w:szCs w:val="20"/>
        </w:rPr>
        <w:t>Interaction also affects the sense of participation. We have observed that users frequently operate mobile phones or objects when using Postcard and Cube Museum, while when using Leaflet, the operation method is only simple page</w:t>
      </w:r>
      <w:r w:rsidR="00AD71E2">
        <w:rPr>
          <w:rStyle w:val="src"/>
          <w:rFonts w:ascii="Arial" w:hAnsi="Arial" w:cs="Arial"/>
          <w:color w:val="333333"/>
          <w:szCs w:val="20"/>
        </w:rPr>
        <w:t>-</w:t>
      </w:r>
      <w:r w:rsidRPr="009E75C4">
        <w:rPr>
          <w:rStyle w:val="src"/>
          <w:rFonts w:ascii="Arial" w:hAnsi="Arial" w:cs="Arial"/>
          <w:color w:val="333333"/>
          <w:szCs w:val="20"/>
        </w:rPr>
        <w:t>turning operations. Users also shared their subjective interpretations. Some users feel that when using Postcard, they can sort the placement of Postcard freely according to their preferences. At the same time, they can choose to</w:t>
      </w:r>
      <w:r w:rsidR="00AD71E2">
        <w:rPr>
          <w:rStyle w:val="src"/>
          <w:rFonts w:ascii="Arial" w:hAnsi="Arial" w:cs="Arial"/>
          <w:color w:val="333333"/>
          <w:szCs w:val="20"/>
        </w:rPr>
        <w:t xml:space="preserve"> rotate the Postcard or the vi</w:t>
      </w:r>
      <w:r w:rsidR="00C8143C">
        <w:rPr>
          <w:rStyle w:val="src"/>
          <w:rFonts w:ascii="Arial" w:hAnsi="Arial" w:cs="Arial"/>
          <w:color w:val="333333"/>
          <w:szCs w:val="20"/>
        </w:rPr>
        <w:t>rtu</w:t>
      </w:r>
      <w:r w:rsidR="00AD71E2">
        <w:rPr>
          <w:rStyle w:val="src"/>
          <w:rFonts w:ascii="Arial" w:hAnsi="Arial" w:cs="Arial"/>
          <w:color w:val="333333"/>
          <w:szCs w:val="20"/>
        </w:rPr>
        <w:t>al</w:t>
      </w:r>
      <w:r w:rsidRPr="009E75C4">
        <w:rPr>
          <w:rStyle w:val="src"/>
          <w:rFonts w:ascii="Arial" w:hAnsi="Arial" w:cs="Arial"/>
          <w:color w:val="333333"/>
          <w:szCs w:val="20"/>
        </w:rPr>
        <w:t xml:space="preserve"> screen due to personal preference. They say this is done for </w:t>
      </w:r>
      <w:r w:rsidR="00342DCF">
        <w:rPr>
          <w:rStyle w:val="src"/>
          <w:rFonts w:ascii="Arial" w:hAnsi="Arial" w:cs="Arial"/>
          <w:color w:val="333333"/>
          <w:szCs w:val="20"/>
        </w:rPr>
        <w:t>o</w:t>
      </w:r>
      <w:r w:rsidRPr="009E75C4">
        <w:rPr>
          <w:rStyle w:val="src"/>
          <w:rFonts w:ascii="Arial" w:hAnsi="Arial" w:cs="Arial"/>
          <w:color w:val="333333"/>
          <w:szCs w:val="20"/>
        </w:rPr>
        <w:t>bserve the 3D model from multiple angles, which helps them to observe the whole picture of the cultural relics in detail. Users also mentioned that turning CubeMuseum is more flexible and convenient than Postcard. it proved that AR arouses learning enthusiasm and promote</w:t>
      </w:r>
      <w:r w:rsidR="00AD71E2">
        <w:rPr>
          <w:rStyle w:val="src"/>
          <w:rFonts w:ascii="Arial" w:hAnsi="Arial" w:cs="Arial"/>
          <w:color w:val="333333"/>
          <w:szCs w:val="20"/>
        </w:rPr>
        <w:t>s</w:t>
      </w:r>
      <w:r w:rsidRPr="009E75C4">
        <w:rPr>
          <w:rStyle w:val="src"/>
          <w:rFonts w:ascii="Arial" w:hAnsi="Arial" w:cs="Arial"/>
          <w:color w:val="333333"/>
          <w:szCs w:val="20"/>
        </w:rPr>
        <w:t xml:space="preserve"> concentration.</w:t>
      </w:r>
    </w:p>
    <w:p w14:paraId="0C48445B" w14:textId="77777777" w:rsidR="00B953F8" w:rsidRPr="00990B42" w:rsidRDefault="00B953F8" w:rsidP="00B953F8">
      <w:pPr>
        <w:rPr>
          <w:rStyle w:val="src"/>
          <w:rFonts w:ascii="Arial" w:hAnsi="Arial" w:cs="Arial"/>
          <w:color w:val="333333"/>
          <w:sz w:val="20"/>
          <w:szCs w:val="20"/>
        </w:rPr>
      </w:pPr>
    </w:p>
    <w:p w14:paraId="4B72FDB9" w14:textId="77777777" w:rsidR="00B953F8" w:rsidRPr="009E75C4" w:rsidRDefault="00B953F8" w:rsidP="009E75C4">
      <w:pPr>
        <w:widowControl/>
        <w:contextualSpacing/>
        <w:rPr>
          <w:rStyle w:val="translated-span"/>
          <w:b/>
          <w:sz w:val="24"/>
          <w:szCs w:val="24"/>
        </w:rPr>
      </w:pPr>
      <w:r w:rsidRPr="009E75C4">
        <w:rPr>
          <w:rStyle w:val="translated-span"/>
          <w:b/>
          <w:sz w:val="24"/>
          <w:szCs w:val="24"/>
        </w:rPr>
        <w:t>Eval</w:t>
      </w:r>
      <w:r w:rsidR="009E75C4" w:rsidRPr="009E75C4">
        <w:rPr>
          <w:rStyle w:val="translated-span"/>
          <w:b/>
          <w:sz w:val="24"/>
          <w:szCs w:val="24"/>
        </w:rPr>
        <w:t>uation of the Interaction I</w:t>
      </w:r>
      <w:r w:rsidRPr="009E75C4">
        <w:rPr>
          <w:rStyle w:val="translated-span"/>
          <w:b/>
          <w:sz w:val="24"/>
          <w:szCs w:val="24"/>
        </w:rPr>
        <w:t>nterface</w:t>
      </w:r>
    </w:p>
    <w:p w14:paraId="157C718F" w14:textId="77777777" w:rsidR="00B953F8" w:rsidRPr="009E75C4" w:rsidRDefault="00E03DB8" w:rsidP="00B953F8">
      <w:pPr>
        <w:rPr>
          <w:rStyle w:val="src"/>
          <w:rFonts w:ascii="Arial" w:hAnsi="Arial" w:cs="Arial"/>
          <w:color w:val="333333"/>
          <w:szCs w:val="20"/>
        </w:rPr>
      </w:pPr>
      <w:r>
        <w:rPr>
          <w:rStyle w:val="src"/>
          <w:rFonts w:ascii="Arial" w:hAnsi="Arial" w:cs="Arial"/>
          <w:color w:val="333333"/>
          <w:szCs w:val="20"/>
        </w:rPr>
        <w:t xml:space="preserve">We </w:t>
      </w:r>
      <w:r w:rsidR="00B953F8" w:rsidRPr="009E75C4">
        <w:rPr>
          <w:rStyle w:val="src"/>
          <w:rFonts w:ascii="Arial" w:hAnsi="Arial" w:cs="Arial"/>
          <w:color w:val="333333"/>
          <w:szCs w:val="20"/>
        </w:rPr>
        <w:t xml:space="preserve">evaluate the interactive interface </w:t>
      </w:r>
      <w:r>
        <w:rPr>
          <w:rStyle w:val="src"/>
          <w:rFonts w:ascii="Arial" w:hAnsi="Arial" w:cs="Arial"/>
          <w:color w:val="333333"/>
          <w:szCs w:val="20"/>
        </w:rPr>
        <w:t>in</w:t>
      </w:r>
      <w:r w:rsidR="00B953F8" w:rsidRPr="009E75C4">
        <w:rPr>
          <w:rStyle w:val="src"/>
          <w:rFonts w:ascii="Arial" w:hAnsi="Arial" w:cs="Arial"/>
          <w:color w:val="333333"/>
          <w:szCs w:val="20"/>
        </w:rPr>
        <w:t xml:space="preserve"> four </w:t>
      </w:r>
      <w:r>
        <w:rPr>
          <w:rStyle w:val="src"/>
          <w:rFonts w:ascii="Arial" w:hAnsi="Arial" w:cs="Arial"/>
          <w:color w:val="333333"/>
          <w:szCs w:val="20"/>
        </w:rPr>
        <w:t>factors</w:t>
      </w:r>
      <w:r w:rsidR="00B953F8" w:rsidRPr="009E75C4">
        <w:rPr>
          <w:rStyle w:val="src"/>
          <w:rFonts w:ascii="Arial" w:hAnsi="Arial" w:cs="Arial"/>
          <w:color w:val="333333"/>
          <w:szCs w:val="20"/>
        </w:rPr>
        <w:t xml:space="preserve"> </w:t>
      </w:r>
      <w:r>
        <w:rPr>
          <w:rStyle w:val="src"/>
          <w:rFonts w:ascii="Arial" w:hAnsi="Arial" w:cs="Arial"/>
          <w:color w:val="333333"/>
          <w:szCs w:val="20"/>
        </w:rPr>
        <w:t>which grouped</w:t>
      </w:r>
      <w:r w:rsidR="00B953F8" w:rsidRPr="009E75C4">
        <w:rPr>
          <w:rStyle w:val="src"/>
          <w:rFonts w:ascii="Arial" w:hAnsi="Arial" w:cs="Arial"/>
          <w:color w:val="333333"/>
          <w:szCs w:val="20"/>
        </w:rPr>
        <w:t xml:space="preserve"> on insights we </w:t>
      </w:r>
      <w:r>
        <w:rPr>
          <w:rStyle w:val="src"/>
          <w:rFonts w:ascii="Arial" w:hAnsi="Arial" w:cs="Arial"/>
          <w:color w:val="333333"/>
          <w:szCs w:val="20"/>
        </w:rPr>
        <w:t>collect</w:t>
      </w:r>
      <w:r w:rsidR="00B953F8" w:rsidRPr="009E75C4">
        <w:rPr>
          <w:rStyle w:val="src"/>
          <w:rFonts w:ascii="Arial" w:hAnsi="Arial" w:cs="Arial"/>
          <w:color w:val="333333"/>
          <w:szCs w:val="20"/>
        </w:rPr>
        <w:t>ed from the user operation and interview.</w:t>
      </w:r>
    </w:p>
    <w:p w14:paraId="621D3C23" w14:textId="77777777" w:rsidR="00B953F8" w:rsidRPr="001C0E26" w:rsidRDefault="00B953F8" w:rsidP="00B953F8">
      <w:pPr>
        <w:rPr>
          <w:rStyle w:val="src"/>
          <w:rFonts w:ascii="Arial" w:hAnsi="Arial" w:cs="Arial"/>
          <w:color w:val="333333"/>
          <w:sz w:val="20"/>
          <w:szCs w:val="20"/>
        </w:rPr>
      </w:pPr>
    </w:p>
    <w:p w14:paraId="1698E59B" w14:textId="77777777" w:rsidR="00B953F8" w:rsidRPr="00BD0590" w:rsidRDefault="00C54E8A" w:rsidP="00B953F8">
      <w:pPr>
        <w:rPr>
          <w:rStyle w:val="src"/>
          <w:rFonts w:ascii="Arial" w:hAnsi="Arial" w:cs="Arial"/>
          <w:b/>
          <w:i/>
          <w:color w:val="333333"/>
          <w:szCs w:val="20"/>
        </w:rPr>
      </w:pPr>
      <w:r w:rsidRPr="00BD0590">
        <w:rPr>
          <w:rStyle w:val="src"/>
          <w:rFonts w:ascii="Arial" w:hAnsi="Arial" w:cs="Arial"/>
          <w:b/>
          <w:i/>
          <w:color w:val="333333"/>
          <w:szCs w:val="20"/>
        </w:rPr>
        <w:t>Tangible Manipulation</w:t>
      </w:r>
    </w:p>
    <w:p w14:paraId="02AD2B74" w14:textId="77777777" w:rsidR="00B953F8" w:rsidRPr="009E75C4" w:rsidRDefault="00222A6D" w:rsidP="00B953F8">
      <w:pPr>
        <w:rPr>
          <w:rStyle w:val="src"/>
          <w:rFonts w:ascii="Arial" w:hAnsi="Arial" w:cs="Arial"/>
          <w:color w:val="333333"/>
          <w:szCs w:val="20"/>
        </w:rPr>
      </w:pPr>
      <w:r>
        <w:rPr>
          <w:rStyle w:val="src"/>
          <w:rFonts w:ascii="Arial" w:hAnsi="Arial" w:cs="Arial"/>
          <w:color w:val="333333"/>
          <w:szCs w:val="20"/>
        </w:rPr>
        <w:t>U</w:t>
      </w:r>
      <w:r w:rsidR="00B953F8" w:rsidRPr="009E75C4">
        <w:rPr>
          <w:rStyle w:val="src"/>
          <w:rFonts w:ascii="Arial" w:hAnsi="Arial" w:cs="Arial"/>
          <w:color w:val="333333"/>
          <w:szCs w:val="20"/>
        </w:rPr>
        <w:t xml:space="preserve">nder </w:t>
      </w:r>
      <w:r w:rsidR="00AD71E2">
        <w:rPr>
          <w:rStyle w:val="src"/>
          <w:rFonts w:ascii="Arial" w:hAnsi="Arial" w:cs="Arial"/>
          <w:color w:val="333333"/>
          <w:szCs w:val="20"/>
        </w:rPr>
        <w:t>the two conditions on P</w:t>
      </w:r>
      <w:r w:rsidR="00B953F8" w:rsidRPr="009E75C4">
        <w:rPr>
          <w:rStyle w:val="src"/>
          <w:rFonts w:ascii="Arial" w:hAnsi="Arial" w:cs="Arial"/>
          <w:color w:val="333333"/>
          <w:szCs w:val="20"/>
        </w:rPr>
        <w:t xml:space="preserve">ostcard and the CubeMuseum, we provided two options to rotate. We observed that over half of the participants preferred rotating on </w:t>
      </w:r>
      <w:r w:rsidR="00AD71E2">
        <w:rPr>
          <w:rStyle w:val="src"/>
          <w:rFonts w:ascii="Arial" w:hAnsi="Arial" w:cs="Arial"/>
          <w:color w:val="333333"/>
          <w:szCs w:val="20"/>
        </w:rPr>
        <w:t xml:space="preserve">the </w:t>
      </w:r>
      <w:r w:rsidR="00B953F8" w:rsidRPr="009E75C4">
        <w:rPr>
          <w:rStyle w:val="src"/>
          <w:rFonts w:ascii="Arial" w:hAnsi="Arial" w:cs="Arial"/>
          <w:color w:val="333333"/>
          <w:szCs w:val="20"/>
        </w:rPr>
        <w:t>physical interface rather than using finger gesture</w:t>
      </w:r>
      <w:r w:rsidR="00AD71E2">
        <w:rPr>
          <w:rStyle w:val="src"/>
          <w:rFonts w:ascii="Arial" w:hAnsi="Arial" w:cs="Arial"/>
          <w:color w:val="333333"/>
          <w:szCs w:val="20"/>
        </w:rPr>
        <w:t>s</w:t>
      </w:r>
      <w:r w:rsidR="00B953F8" w:rsidRPr="009E75C4">
        <w:rPr>
          <w:rStyle w:val="src"/>
          <w:rFonts w:ascii="Arial" w:hAnsi="Arial" w:cs="Arial"/>
          <w:color w:val="333333"/>
          <w:szCs w:val="20"/>
        </w:rPr>
        <w:t xml:space="preserve"> on </w:t>
      </w:r>
      <w:r w:rsidR="00AD71E2">
        <w:rPr>
          <w:rStyle w:val="src"/>
          <w:rFonts w:ascii="Arial" w:hAnsi="Arial" w:cs="Arial"/>
          <w:color w:val="333333"/>
          <w:szCs w:val="20"/>
        </w:rPr>
        <w:t xml:space="preserve">a </w:t>
      </w:r>
      <w:r w:rsidR="00B953F8" w:rsidRPr="009E75C4">
        <w:rPr>
          <w:rStyle w:val="src"/>
          <w:rFonts w:ascii="Arial" w:hAnsi="Arial" w:cs="Arial"/>
          <w:color w:val="333333"/>
          <w:szCs w:val="20"/>
        </w:rPr>
        <w:t>virtual screen that indicated participants were effectively moving to a more direct style of interaction.</w:t>
      </w:r>
    </w:p>
    <w:p w14:paraId="4868A0D6" w14:textId="77777777" w:rsidR="00207264" w:rsidRDefault="00207264" w:rsidP="00B953F8">
      <w:pPr>
        <w:rPr>
          <w:rStyle w:val="src"/>
          <w:rFonts w:ascii="Arial" w:hAnsi="Arial" w:cs="Arial"/>
          <w:i/>
          <w:color w:val="333333"/>
          <w:szCs w:val="20"/>
        </w:rPr>
      </w:pPr>
    </w:p>
    <w:p w14:paraId="70EF0536" w14:textId="77777777" w:rsidR="00B953F8" w:rsidRPr="00BD0590" w:rsidRDefault="00B953F8" w:rsidP="00B953F8">
      <w:pPr>
        <w:rPr>
          <w:rStyle w:val="src"/>
          <w:rFonts w:ascii="Arial" w:hAnsi="Arial" w:cs="Arial"/>
          <w:b/>
          <w:i/>
          <w:color w:val="333333"/>
          <w:szCs w:val="20"/>
        </w:rPr>
      </w:pPr>
      <w:r w:rsidRPr="00BD0590">
        <w:rPr>
          <w:rStyle w:val="src"/>
          <w:rFonts w:ascii="Arial" w:hAnsi="Arial" w:cs="Arial"/>
          <w:b/>
          <w:i/>
          <w:color w:val="333333"/>
          <w:szCs w:val="20"/>
        </w:rPr>
        <w:t>Efficiency</w:t>
      </w:r>
    </w:p>
    <w:p w14:paraId="1CA7E6CD" w14:textId="77777777" w:rsidR="00222A6D" w:rsidRDefault="00222A6D" w:rsidP="00222A6D">
      <w:pPr>
        <w:rPr>
          <w:rStyle w:val="src"/>
          <w:rFonts w:ascii="Arial" w:hAnsi="Arial" w:cs="Arial"/>
          <w:color w:val="333333"/>
          <w:szCs w:val="20"/>
        </w:rPr>
      </w:pPr>
      <w:r w:rsidRPr="009E75C4">
        <w:rPr>
          <w:rStyle w:val="src"/>
          <w:rFonts w:ascii="Arial" w:hAnsi="Arial" w:cs="Arial"/>
          <w:color w:val="333333"/>
          <w:szCs w:val="20"/>
        </w:rPr>
        <w:t xml:space="preserve">The complexity of the operations </w:t>
      </w:r>
      <w:r w:rsidR="004A341B">
        <w:rPr>
          <w:rStyle w:val="src"/>
          <w:rFonts w:ascii="Arial" w:hAnsi="Arial" w:cs="Arial"/>
          <w:color w:val="333333"/>
          <w:szCs w:val="20"/>
        </w:rPr>
        <w:t>also</w:t>
      </w:r>
      <w:r w:rsidRPr="009E75C4">
        <w:rPr>
          <w:rStyle w:val="src"/>
          <w:rFonts w:ascii="Arial" w:hAnsi="Arial" w:cs="Arial"/>
          <w:color w:val="333333"/>
          <w:szCs w:val="20"/>
        </w:rPr>
        <w:t xml:space="preserve"> </w:t>
      </w:r>
      <w:r w:rsidR="00AD71E2" w:rsidRPr="009E75C4">
        <w:rPr>
          <w:rStyle w:val="src"/>
          <w:rFonts w:ascii="Arial" w:hAnsi="Arial" w:cs="Arial"/>
          <w:color w:val="333333"/>
          <w:szCs w:val="20"/>
        </w:rPr>
        <w:t>affects</w:t>
      </w:r>
      <w:r w:rsidRPr="009E75C4">
        <w:rPr>
          <w:rStyle w:val="src"/>
          <w:rFonts w:ascii="Arial" w:hAnsi="Arial" w:cs="Arial"/>
          <w:color w:val="333333"/>
          <w:szCs w:val="20"/>
        </w:rPr>
        <w:t xml:space="preserve"> the learning time. The statistics of the observation also indicated that most participants </w:t>
      </w:r>
      <w:r w:rsidRPr="009E75C4">
        <w:rPr>
          <w:rStyle w:val="src"/>
          <w:rFonts w:ascii="Arial" w:hAnsi="Arial" w:cs="Arial" w:hint="eastAsia"/>
          <w:color w:val="333333"/>
          <w:szCs w:val="20"/>
        </w:rPr>
        <w:t>spent</w:t>
      </w:r>
      <w:r w:rsidRPr="009E75C4">
        <w:rPr>
          <w:rStyle w:val="src"/>
          <w:rFonts w:ascii="Arial" w:hAnsi="Arial" w:cs="Arial"/>
          <w:color w:val="333333"/>
          <w:szCs w:val="20"/>
        </w:rPr>
        <w:t xml:space="preserve"> less </w:t>
      </w:r>
      <w:r>
        <w:rPr>
          <w:rStyle w:val="src"/>
          <w:rFonts w:ascii="Arial" w:hAnsi="Arial" w:cs="Arial"/>
          <w:color w:val="333333"/>
          <w:szCs w:val="20"/>
        </w:rPr>
        <w:t xml:space="preserve">time </w:t>
      </w:r>
      <w:r w:rsidR="004A341B">
        <w:rPr>
          <w:rStyle w:val="src"/>
          <w:rFonts w:ascii="Arial" w:hAnsi="Arial" w:cs="Arial"/>
          <w:color w:val="333333"/>
          <w:szCs w:val="20"/>
        </w:rPr>
        <w:t xml:space="preserve">on Leaflet </w:t>
      </w:r>
      <w:r w:rsidRPr="009E75C4">
        <w:rPr>
          <w:rStyle w:val="src"/>
          <w:rFonts w:ascii="Arial" w:hAnsi="Arial" w:cs="Arial"/>
          <w:color w:val="333333"/>
          <w:szCs w:val="20"/>
        </w:rPr>
        <w:t xml:space="preserve">than </w:t>
      </w:r>
      <w:r w:rsidR="00C54E8A">
        <w:rPr>
          <w:rStyle w:val="src"/>
          <w:rFonts w:ascii="Arial" w:hAnsi="Arial" w:cs="Arial"/>
          <w:color w:val="333333"/>
          <w:szCs w:val="20"/>
        </w:rPr>
        <w:t>other</w:t>
      </w:r>
      <w:r w:rsidRPr="009E75C4">
        <w:rPr>
          <w:rStyle w:val="src"/>
          <w:rFonts w:ascii="Arial" w:hAnsi="Arial" w:cs="Arial"/>
          <w:color w:val="333333"/>
          <w:szCs w:val="20"/>
        </w:rPr>
        <w:t xml:space="preserve"> learning.</w:t>
      </w:r>
      <w:r w:rsidR="00AE3A3B">
        <w:rPr>
          <w:rStyle w:val="src"/>
          <w:rFonts w:ascii="Arial" w:hAnsi="Arial" w:cs="Arial"/>
          <w:color w:val="333333"/>
          <w:szCs w:val="20"/>
        </w:rPr>
        <w:t xml:space="preserve"> Like</w:t>
      </w:r>
      <w:r w:rsidR="009E5292">
        <w:rPr>
          <w:rStyle w:val="src"/>
          <w:rFonts w:ascii="Arial" w:hAnsi="Arial" w:cs="Arial"/>
          <w:color w:val="333333"/>
          <w:szCs w:val="20"/>
        </w:rPr>
        <w:t xml:space="preserve"> </w:t>
      </w:r>
      <w:r>
        <w:rPr>
          <w:rStyle w:val="src"/>
          <w:rFonts w:ascii="Arial" w:hAnsi="Arial" w:cs="Arial"/>
          <w:color w:val="333333"/>
          <w:szCs w:val="20"/>
        </w:rPr>
        <w:t>participant 9 mentioned</w:t>
      </w:r>
      <w:r w:rsidRPr="009E75C4">
        <w:rPr>
          <w:rStyle w:val="src"/>
          <w:rFonts w:ascii="Arial" w:hAnsi="Arial" w:cs="Arial"/>
          <w:color w:val="333333"/>
          <w:szCs w:val="20"/>
        </w:rPr>
        <w:t>: “</w:t>
      </w:r>
      <w:r w:rsidRPr="00EA7F4A">
        <w:rPr>
          <w:rStyle w:val="src"/>
          <w:rFonts w:ascii="Arial" w:hAnsi="Arial" w:cs="Arial"/>
          <w:i/>
          <w:color w:val="333333"/>
          <w:szCs w:val="20"/>
        </w:rPr>
        <w:t xml:space="preserve">I can focus on learning </w:t>
      </w:r>
      <w:r w:rsidR="004A341B">
        <w:rPr>
          <w:rStyle w:val="src"/>
          <w:rFonts w:ascii="Arial" w:hAnsi="Arial" w:cs="Arial"/>
          <w:i/>
          <w:color w:val="333333"/>
          <w:szCs w:val="20"/>
        </w:rPr>
        <w:t xml:space="preserve">by Leaflet </w:t>
      </w:r>
      <w:r>
        <w:rPr>
          <w:rStyle w:val="src"/>
          <w:rFonts w:ascii="Arial" w:hAnsi="Arial" w:cs="Arial"/>
          <w:i/>
          <w:color w:val="333333"/>
          <w:szCs w:val="20"/>
        </w:rPr>
        <w:t xml:space="preserve">since </w:t>
      </w:r>
      <w:r w:rsidRPr="00EA7F4A">
        <w:rPr>
          <w:rStyle w:val="src"/>
          <w:rFonts w:ascii="Arial" w:hAnsi="Arial" w:cs="Arial"/>
          <w:i/>
          <w:color w:val="333333"/>
          <w:szCs w:val="20"/>
        </w:rPr>
        <w:t>tak</w:t>
      </w:r>
      <w:r>
        <w:rPr>
          <w:rStyle w:val="src"/>
          <w:rFonts w:ascii="Arial" w:hAnsi="Arial" w:cs="Arial"/>
          <w:i/>
          <w:color w:val="333333"/>
          <w:szCs w:val="20"/>
        </w:rPr>
        <w:t>ing</w:t>
      </w:r>
      <w:r w:rsidRPr="00EA7F4A">
        <w:rPr>
          <w:rStyle w:val="src"/>
          <w:rFonts w:ascii="Arial" w:hAnsi="Arial" w:cs="Arial"/>
          <w:i/>
          <w:color w:val="333333"/>
          <w:szCs w:val="20"/>
        </w:rPr>
        <w:t xml:space="preserve"> </w:t>
      </w:r>
      <w:r>
        <w:rPr>
          <w:rStyle w:val="src"/>
          <w:rFonts w:ascii="Arial" w:hAnsi="Arial" w:cs="Arial"/>
          <w:i/>
          <w:color w:val="333333"/>
          <w:szCs w:val="20"/>
        </w:rPr>
        <w:t xml:space="preserve">all of the </w:t>
      </w:r>
      <w:r w:rsidRPr="00EA7F4A">
        <w:rPr>
          <w:rStyle w:val="src"/>
          <w:rFonts w:ascii="Arial" w:hAnsi="Arial" w:cs="Arial"/>
          <w:i/>
          <w:color w:val="333333"/>
          <w:szCs w:val="20"/>
        </w:rPr>
        <w:t>artifact information at a glance</w:t>
      </w:r>
      <w:r w:rsidRPr="009E75C4">
        <w:rPr>
          <w:rStyle w:val="src"/>
          <w:rFonts w:ascii="Arial" w:hAnsi="Arial" w:cs="Arial"/>
          <w:color w:val="333333"/>
          <w:szCs w:val="20"/>
        </w:rPr>
        <w:t xml:space="preserve">.” That </w:t>
      </w:r>
      <w:r>
        <w:rPr>
          <w:rStyle w:val="src"/>
          <w:rFonts w:ascii="Arial" w:hAnsi="Arial" w:cs="Arial"/>
          <w:color w:val="333333"/>
          <w:szCs w:val="20"/>
        </w:rPr>
        <w:t xml:space="preserve">indicated some people are more </w:t>
      </w:r>
      <w:r w:rsidRPr="008D09F2">
        <w:rPr>
          <w:rStyle w:val="src"/>
          <w:rFonts w:ascii="Arial" w:hAnsi="Arial" w:cs="Arial"/>
          <w:color w:val="333333"/>
          <w:szCs w:val="20"/>
        </w:rPr>
        <w:t>emphasis on efficiency</w:t>
      </w:r>
      <w:r w:rsidRPr="009E75C4">
        <w:rPr>
          <w:rStyle w:val="src"/>
          <w:rFonts w:ascii="Arial" w:hAnsi="Arial" w:cs="Arial"/>
          <w:color w:val="333333"/>
          <w:szCs w:val="20"/>
        </w:rPr>
        <w:t xml:space="preserve">. </w:t>
      </w:r>
    </w:p>
    <w:p w14:paraId="704DF573" w14:textId="77777777" w:rsidR="00301D33" w:rsidRPr="009E75C4" w:rsidRDefault="00301D33" w:rsidP="00222A6D">
      <w:pPr>
        <w:rPr>
          <w:rStyle w:val="src"/>
          <w:rFonts w:ascii="Arial" w:hAnsi="Arial" w:cs="Arial"/>
          <w:color w:val="333333"/>
          <w:szCs w:val="20"/>
        </w:rPr>
      </w:pPr>
    </w:p>
    <w:p w14:paraId="79CE38B5" w14:textId="77777777" w:rsidR="001D7CA7" w:rsidRDefault="004A341B" w:rsidP="00C54E8A">
      <w:pPr>
        <w:rPr>
          <w:rStyle w:val="src"/>
          <w:rFonts w:ascii="Arial" w:hAnsi="Arial" w:cs="Arial"/>
          <w:color w:val="333333"/>
          <w:szCs w:val="20"/>
        </w:rPr>
      </w:pPr>
      <w:r>
        <w:rPr>
          <w:rStyle w:val="src"/>
          <w:rFonts w:ascii="Arial" w:hAnsi="Arial" w:cs="Arial"/>
          <w:color w:val="333333"/>
          <w:szCs w:val="20"/>
        </w:rPr>
        <w:t>T</w:t>
      </w:r>
      <w:r w:rsidRPr="009E75C4">
        <w:rPr>
          <w:rStyle w:val="src"/>
          <w:rFonts w:ascii="Arial" w:hAnsi="Arial" w:cs="Arial"/>
          <w:color w:val="333333"/>
          <w:szCs w:val="20"/>
        </w:rPr>
        <w:t xml:space="preserve">his finding </w:t>
      </w:r>
      <w:r>
        <w:rPr>
          <w:rStyle w:val="src"/>
          <w:rFonts w:ascii="Arial" w:hAnsi="Arial" w:cs="Arial"/>
          <w:color w:val="333333"/>
          <w:szCs w:val="20"/>
        </w:rPr>
        <w:t xml:space="preserve">seems to </w:t>
      </w:r>
      <w:r w:rsidR="002C7448">
        <w:rPr>
          <w:rStyle w:val="src"/>
          <w:rFonts w:ascii="Arial" w:hAnsi="Arial" w:cs="Arial"/>
          <w:color w:val="333333"/>
          <w:szCs w:val="20"/>
        </w:rPr>
        <w:t>poi</w:t>
      </w:r>
      <w:r>
        <w:rPr>
          <w:rStyle w:val="src"/>
          <w:rFonts w:ascii="Arial" w:hAnsi="Arial" w:cs="Arial"/>
          <w:color w:val="333333"/>
          <w:szCs w:val="20"/>
        </w:rPr>
        <w:t>nt</w:t>
      </w:r>
      <w:r w:rsidR="00B953F8" w:rsidRPr="009E75C4">
        <w:rPr>
          <w:rStyle w:val="src"/>
          <w:rFonts w:ascii="Arial" w:hAnsi="Arial" w:cs="Arial"/>
          <w:color w:val="333333"/>
          <w:szCs w:val="20"/>
        </w:rPr>
        <w:t xml:space="preserve"> </w:t>
      </w:r>
      <w:r w:rsidR="00AD71E2">
        <w:rPr>
          <w:rStyle w:val="src"/>
          <w:rFonts w:ascii="Arial" w:hAnsi="Arial" w:cs="Arial"/>
          <w:color w:val="333333"/>
          <w:szCs w:val="20"/>
        </w:rPr>
        <w:t>to</w:t>
      </w:r>
      <w:r w:rsidR="00B953F8" w:rsidRPr="009E75C4">
        <w:rPr>
          <w:rStyle w:val="src"/>
          <w:rFonts w:ascii="Arial" w:hAnsi="Arial" w:cs="Arial"/>
          <w:color w:val="333333"/>
          <w:szCs w:val="20"/>
        </w:rPr>
        <w:t xml:space="preserve"> </w:t>
      </w:r>
      <w:r w:rsidR="00222A6D">
        <w:rPr>
          <w:rStyle w:val="src"/>
          <w:rFonts w:ascii="Arial" w:hAnsi="Arial" w:cs="Arial"/>
          <w:color w:val="333333"/>
          <w:szCs w:val="20"/>
        </w:rPr>
        <w:t>reading style</w:t>
      </w:r>
      <w:r w:rsidR="00B953F8" w:rsidRPr="009E75C4">
        <w:rPr>
          <w:rStyle w:val="src"/>
          <w:rFonts w:ascii="Arial" w:hAnsi="Arial" w:cs="Arial"/>
          <w:color w:val="333333"/>
          <w:szCs w:val="20"/>
        </w:rPr>
        <w:t xml:space="preserve">. </w:t>
      </w:r>
      <w:r w:rsidR="00AD71E2">
        <w:rPr>
          <w:rStyle w:val="src"/>
          <w:rFonts w:ascii="Arial" w:hAnsi="Arial" w:cs="Arial"/>
          <w:color w:val="333333"/>
          <w:szCs w:val="20"/>
        </w:rPr>
        <w:t>People</w:t>
      </w:r>
      <w:r w:rsidR="00B953F8" w:rsidRPr="009E75C4">
        <w:rPr>
          <w:rStyle w:val="src"/>
          <w:rFonts w:ascii="Arial" w:hAnsi="Arial" w:cs="Arial"/>
          <w:color w:val="333333"/>
          <w:szCs w:val="20"/>
        </w:rPr>
        <w:t xml:space="preserve"> </w:t>
      </w:r>
      <w:r w:rsidR="00222A6D">
        <w:rPr>
          <w:rStyle w:val="src"/>
          <w:rFonts w:ascii="Arial" w:hAnsi="Arial" w:cs="Arial"/>
          <w:color w:val="333333"/>
          <w:szCs w:val="20"/>
        </w:rPr>
        <w:t>received all information on</w:t>
      </w:r>
      <w:r w:rsidR="00B953F8" w:rsidRPr="009E75C4">
        <w:rPr>
          <w:rStyle w:val="src"/>
          <w:rFonts w:ascii="Arial" w:hAnsi="Arial" w:cs="Arial"/>
          <w:color w:val="333333"/>
          <w:szCs w:val="20"/>
        </w:rPr>
        <w:t xml:space="preserve"> paper</w:t>
      </w:r>
      <w:r w:rsidR="00222A6D">
        <w:rPr>
          <w:rStyle w:val="src"/>
          <w:rFonts w:ascii="Arial" w:hAnsi="Arial" w:cs="Arial"/>
          <w:color w:val="333333"/>
          <w:szCs w:val="20"/>
        </w:rPr>
        <w:t xml:space="preserve"> reading as it</w:t>
      </w:r>
      <w:r w:rsidR="00B953F8" w:rsidRPr="009E75C4">
        <w:rPr>
          <w:rStyle w:val="src"/>
          <w:rFonts w:ascii="Arial" w:hAnsi="Arial" w:cs="Arial"/>
          <w:color w:val="333333"/>
          <w:szCs w:val="20"/>
        </w:rPr>
        <w:t xml:space="preserve"> show</w:t>
      </w:r>
      <w:r w:rsidR="00222A6D">
        <w:rPr>
          <w:rStyle w:val="src"/>
          <w:rFonts w:ascii="Arial" w:hAnsi="Arial" w:cs="Arial"/>
          <w:color w:val="333333"/>
          <w:szCs w:val="20"/>
        </w:rPr>
        <w:t>ed</w:t>
      </w:r>
      <w:r w:rsidR="00B953F8" w:rsidRPr="009E75C4">
        <w:rPr>
          <w:rStyle w:val="src"/>
          <w:rFonts w:ascii="Arial" w:hAnsi="Arial" w:cs="Arial"/>
          <w:color w:val="333333"/>
          <w:szCs w:val="20"/>
        </w:rPr>
        <w:t xml:space="preserve"> on</w:t>
      </w:r>
      <w:r w:rsidR="00222A6D">
        <w:rPr>
          <w:rStyle w:val="src"/>
          <w:rFonts w:ascii="Arial" w:hAnsi="Arial" w:cs="Arial"/>
          <w:color w:val="333333"/>
          <w:szCs w:val="20"/>
        </w:rPr>
        <w:t xml:space="preserve"> Leaflet</w:t>
      </w:r>
      <w:r w:rsidR="00C54E8A">
        <w:rPr>
          <w:rStyle w:val="src"/>
          <w:rFonts w:ascii="Arial" w:hAnsi="Arial" w:cs="Arial"/>
          <w:color w:val="333333"/>
          <w:szCs w:val="20"/>
        </w:rPr>
        <w:t xml:space="preserve"> which enhance</w:t>
      </w:r>
      <w:r w:rsidR="00AD71E2">
        <w:rPr>
          <w:rStyle w:val="src"/>
          <w:rFonts w:ascii="Arial" w:hAnsi="Arial" w:cs="Arial"/>
          <w:color w:val="333333"/>
          <w:szCs w:val="20"/>
        </w:rPr>
        <w:t>s</w:t>
      </w:r>
      <w:r w:rsidR="00B953F8" w:rsidRPr="009E75C4">
        <w:rPr>
          <w:rStyle w:val="src"/>
          <w:rFonts w:ascii="Arial" w:hAnsi="Arial" w:cs="Arial"/>
          <w:color w:val="333333"/>
          <w:szCs w:val="20"/>
        </w:rPr>
        <w:t xml:space="preserve"> information memory </w:t>
      </w:r>
      <w:r w:rsidR="00222A6D">
        <w:rPr>
          <w:rStyle w:val="src"/>
          <w:rFonts w:ascii="Arial" w:hAnsi="Arial" w:cs="Arial"/>
          <w:color w:val="333333"/>
          <w:szCs w:val="20"/>
        </w:rPr>
        <w:t>in text, whereas</w:t>
      </w:r>
      <w:r w:rsidR="00EA7F4A">
        <w:rPr>
          <w:rStyle w:val="src"/>
          <w:rFonts w:ascii="Arial" w:hAnsi="Arial" w:cs="Arial"/>
          <w:color w:val="333333"/>
          <w:szCs w:val="20"/>
        </w:rPr>
        <w:t xml:space="preserve"> in Postcard AR </w:t>
      </w:r>
      <w:r w:rsidR="00EA7F4A">
        <w:rPr>
          <w:rStyle w:val="src"/>
          <w:rFonts w:ascii="Arial" w:hAnsi="Arial" w:cs="Arial" w:hint="eastAsia"/>
          <w:color w:val="333333"/>
          <w:szCs w:val="20"/>
        </w:rPr>
        <w:t>a</w:t>
      </w:r>
      <w:r w:rsidR="00EA7F4A">
        <w:rPr>
          <w:rStyle w:val="src"/>
          <w:rFonts w:ascii="Arial" w:hAnsi="Arial" w:cs="Arial"/>
          <w:color w:val="333333"/>
          <w:szCs w:val="20"/>
        </w:rPr>
        <w:t xml:space="preserve">nd </w:t>
      </w:r>
      <w:r w:rsidR="00B953F8" w:rsidRPr="009E75C4">
        <w:rPr>
          <w:rStyle w:val="src"/>
          <w:rFonts w:ascii="Arial" w:hAnsi="Arial" w:cs="Arial"/>
          <w:color w:val="333333"/>
          <w:szCs w:val="20"/>
        </w:rPr>
        <w:t xml:space="preserve">CubeMuseum </w:t>
      </w:r>
      <w:r w:rsidR="00EA7F4A">
        <w:rPr>
          <w:rStyle w:val="src"/>
          <w:rFonts w:ascii="Arial" w:hAnsi="Arial" w:cs="Arial"/>
          <w:color w:val="333333"/>
          <w:szCs w:val="20"/>
        </w:rPr>
        <w:t xml:space="preserve">AR, </w:t>
      </w:r>
      <w:r w:rsidR="00B953F8" w:rsidRPr="009E75C4">
        <w:rPr>
          <w:rStyle w:val="src"/>
          <w:rFonts w:ascii="Arial" w:hAnsi="Arial" w:cs="Arial"/>
          <w:color w:val="333333"/>
          <w:szCs w:val="20"/>
        </w:rPr>
        <w:t>they need</w:t>
      </w:r>
      <w:r w:rsidR="00EA7F4A">
        <w:rPr>
          <w:rStyle w:val="src"/>
          <w:rFonts w:ascii="Arial" w:hAnsi="Arial" w:cs="Arial"/>
          <w:color w:val="333333"/>
          <w:szCs w:val="20"/>
        </w:rPr>
        <w:t xml:space="preserve"> extra operations to </w:t>
      </w:r>
      <w:r w:rsidR="00B953F8" w:rsidRPr="009E75C4">
        <w:rPr>
          <w:rStyle w:val="src"/>
          <w:rFonts w:ascii="Arial" w:hAnsi="Arial" w:cs="Arial"/>
          <w:color w:val="333333"/>
          <w:szCs w:val="20"/>
        </w:rPr>
        <w:t xml:space="preserve">switch the view </w:t>
      </w:r>
      <w:r w:rsidR="00222A6D" w:rsidRPr="009E75C4">
        <w:rPr>
          <w:rStyle w:val="src"/>
          <w:rFonts w:ascii="Arial" w:hAnsi="Arial" w:cs="Arial"/>
          <w:color w:val="333333"/>
          <w:szCs w:val="20"/>
        </w:rPr>
        <w:t>freque</w:t>
      </w:r>
      <w:r w:rsidR="00222A6D">
        <w:rPr>
          <w:rStyle w:val="src"/>
          <w:rFonts w:ascii="Arial" w:hAnsi="Arial" w:cs="Arial"/>
          <w:color w:val="333333"/>
          <w:szCs w:val="20"/>
        </w:rPr>
        <w:t>ntly and they are more depend</w:t>
      </w:r>
      <w:r w:rsidR="00AD71E2">
        <w:rPr>
          <w:rStyle w:val="src"/>
          <w:rFonts w:ascii="Arial" w:hAnsi="Arial" w:cs="Arial"/>
          <w:color w:val="333333"/>
          <w:szCs w:val="20"/>
        </w:rPr>
        <w:t>ent</w:t>
      </w:r>
      <w:r w:rsidR="00222A6D">
        <w:rPr>
          <w:rStyle w:val="src"/>
          <w:rFonts w:ascii="Arial" w:hAnsi="Arial" w:cs="Arial"/>
          <w:color w:val="333333"/>
          <w:szCs w:val="20"/>
        </w:rPr>
        <w:t xml:space="preserve"> on </w:t>
      </w:r>
      <w:r w:rsidR="00222A6D" w:rsidRPr="00222A6D">
        <w:rPr>
          <w:rStyle w:val="src"/>
          <w:rFonts w:ascii="Arial" w:hAnsi="Arial" w:cs="Arial"/>
          <w:color w:val="333333"/>
          <w:szCs w:val="20"/>
        </w:rPr>
        <w:t>spatial memory</w:t>
      </w:r>
      <w:r w:rsidR="00B953F8" w:rsidRPr="009E75C4">
        <w:rPr>
          <w:rStyle w:val="src"/>
          <w:rFonts w:ascii="Arial" w:hAnsi="Arial" w:cs="Arial"/>
          <w:color w:val="333333"/>
          <w:szCs w:val="20"/>
        </w:rPr>
        <w:t xml:space="preserve">. </w:t>
      </w:r>
      <w:r w:rsidR="00C54E8A">
        <w:rPr>
          <w:rStyle w:val="src"/>
          <w:rFonts w:ascii="Arial" w:hAnsi="Arial" w:cs="Arial"/>
          <w:color w:val="333333"/>
          <w:szCs w:val="20"/>
        </w:rPr>
        <w:t>The</w:t>
      </w:r>
      <w:r w:rsidR="00C54E8A" w:rsidRPr="009E75C4">
        <w:rPr>
          <w:rStyle w:val="src"/>
          <w:rFonts w:ascii="Arial" w:hAnsi="Arial" w:cs="Arial"/>
          <w:color w:val="333333"/>
          <w:szCs w:val="20"/>
        </w:rPr>
        <w:t xml:space="preserve"> too</w:t>
      </w:r>
      <w:r w:rsidR="00AD71E2">
        <w:rPr>
          <w:rStyle w:val="src"/>
          <w:rFonts w:ascii="Arial" w:hAnsi="Arial" w:cs="Arial"/>
          <w:color w:val="333333"/>
          <w:szCs w:val="20"/>
        </w:rPr>
        <w:t>-</w:t>
      </w:r>
      <w:r w:rsidR="00C54E8A" w:rsidRPr="009E75C4">
        <w:rPr>
          <w:rStyle w:val="src"/>
          <w:rFonts w:ascii="Arial" w:hAnsi="Arial" w:cs="Arial"/>
          <w:color w:val="333333"/>
          <w:szCs w:val="20"/>
        </w:rPr>
        <w:t>high</w:t>
      </w:r>
      <w:r w:rsidR="00AD71E2">
        <w:rPr>
          <w:rStyle w:val="src"/>
          <w:rFonts w:ascii="Arial" w:hAnsi="Arial" w:cs="Arial"/>
          <w:color w:val="333333"/>
          <w:szCs w:val="20"/>
        </w:rPr>
        <w:t xml:space="preserve"> </w:t>
      </w:r>
      <w:r w:rsidR="00C54E8A" w:rsidRPr="009E75C4">
        <w:rPr>
          <w:rStyle w:val="src"/>
          <w:rFonts w:ascii="Arial" w:hAnsi="Arial" w:cs="Arial"/>
          <w:color w:val="333333"/>
          <w:szCs w:val="20"/>
        </w:rPr>
        <w:t>degree of tangible will increase the time of learning but too low tangible result in boring for user.</w:t>
      </w:r>
    </w:p>
    <w:p w14:paraId="77626260" w14:textId="77777777" w:rsidR="004A341B" w:rsidRDefault="004A341B" w:rsidP="00C54E8A">
      <w:pPr>
        <w:rPr>
          <w:rStyle w:val="src"/>
          <w:rFonts w:ascii="Arial" w:hAnsi="Arial" w:cs="Arial"/>
          <w:i/>
          <w:color w:val="333333"/>
          <w:szCs w:val="20"/>
        </w:rPr>
      </w:pPr>
    </w:p>
    <w:p w14:paraId="1464E900" w14:textId="77777777" w:rsidR="00B112A5" w:rsidRPr="00BD0590" w:rsidRDefault="00B112A5" w:rsidP="00B953F8">
      <w:pPr>
        <w:rPr>
          <w:rStyle w:val="src"/>
          <w:rFonts w:ascii="Arial" w:hAnsi="Arial" w:cs="Arial"/>
          <w:b/>
          <w:i/>
          <w:color w:val="333333"/>
          <w:szCs w:val="20"/>
        </w:rPr>
      </w:pPr>
      <w:r w:rsidRPr="00BD0590">
        <w:rPr>
          <w:rStyle w:val="src"/>
          <w:rFonts w:ascii="Arial" w:hAnsi="Arial" w:cs="Arial"/>
          <w:b/>
          <w:i/>
          <w:color w:val="333333"/>
          <w:szCs w:val="20"/>
        </w:rPr>
        <w:t>Spatial Presence</w:t>
      </w:r>
    </w:p>
    <w:p w14:paraId="7E4B5CAB" w14:textId="77777777" w:rsidR="000676BB" w:rsidRDefault="000676BB" w:rsidP="000676BB">
      <w:pPr>
        <w:rPr>
          <w:rStyle w:val="src"/>
          <w:rFonts w:ascii="Arial" w:hAnsi="Arial" w:cs="Arial"/>
          <w:color w:val="333333"/>
          <w:szCs w:val="20"/>
        </w:rPr>
      </w:pPr>
      <w:r w:rsidRPr="000676BB">
        <w:rPr>
          <w:rStyle w:val="src"/>
          <w:rFonts w:ascii="Arial" w:hAnsi="Arial" w:cs="Arial"/>
          <w:color w:val="333333"/>
          <w:szCs w:val="20"/>
        </w:rPr>
        <w:t>W</w:t>
      </w:r>
      <w:r w:rsidR="00427339" w:rsidRPr="000676BB">
        <w:rPr>
          <w:rStyle w:val="src"/>
          <w:rFonts w:ascii="Arial" w:hAnsi="Arial" w:cs="Arial"/>
          <w:color w:val="333333"/>
          <w:szCs w:val="20"/>
        </w:rPr>
        <w:t>hen asked</w:t>
      </w:r>
      <w:r w:rsidR="00427339">
        <w:rPr>
          <w:rStyle w:val="src"/>
          <w:rFonts w:ascii="Arial" w:hAnsi="Arial" w:cs="Arial"/>
          <w:i/>
          <w:color w:val="333333"/>
          <w:szCs w:val="20"/>
        </w:rPr>
        <w:t xml:space="preserve"> “which interaction interface</w:t>
      </w:r>
      <w:r w:rsidR="00427339" w:rsidRPr="00427339">
        <w:rPr>
          <w:rStyle w:val="src"/>
          <w:rFonts w:ascii="Arial" w:hAnsi="Arial" w:cs="Arial"/>
          <w:i/>
          <w:color w:val="333333"/>
          <w:szCs w:val="20"/>
        </w:rPr>
        <w:t xml:space="preserve"> </w:t>
      </w:r>
      <w:r w:rsidR="00427339">
        <w:rPr>
          <w:rStyle w:val="src"/>
          <w:rFonts w:ascii="Arial" w:hAnsi="Arial" w:cs="Arial"/>
          <w:i/>
          <w:color w:val="333333"/>
          <w:szCs w:val="20"/>
        </w:rPr>
        <w:t xml:space="preserve">leaves </w:t>
      </w:r>
      <w:r w:rsidR="00AD71E2">
        <w:rPr>
          <w:rStyle w:val="src"/>
          <w:rFonts w:ascii="Arial" w:hAnsi="Arial" w:cs="Arial"/>
          <w:i/>
          <w:color w:val="333333"/>
          <w:szCs w:val="20"/>
        </w:rPr>
        <w:t xml:space="preserve">the </w:t>
      </w:r>
      <w:r w:rsidR="00427339">
        <w:rPr>
          <w:rStyle w:val="src"/>
          <w:rFonts w:ascii="Arial" w:hAnsi="Arial" w:cs="Arial"/>
          <w:i/>
          <w:color w:val="333333"/>
          <w:szCs w:val="20"/>
        </w:rPr>
        <w:t xml:space="preserve">most </w:t>
      </w:r>
      <w:r w:rsidR="001048E9">
        <w:rPr>
          <w:rStyle w:val="src"/>
          <w:rFonts w:ascii="Arial" w:hAnsi="Arial" w:cs="Arial"/>
          <w:i/>
          <w:color w:val="333333"/>
          <w:szCs w:val="20"/>
        </w:rPr>
        <w:t>concrete mental graphics</w:t>
      </w:r>
      <w:r w:rsidR="00427339" w:rsidRPr="00427339">
        <w:rPr>
          <w:rStyle w:val="src"/>
          <w:rFonts w:ascii="Arial" w:hAnsi="Arial" w:cs="Arial"/>
          <w:i/>
          <w:color w:val="333333"/>
          <w:szCs w:val="20"/>
        </w:rPr>
        <w:t xml:space="preserve"> of the artifact,”</w:t>
      </w:r>
      <w:r w:rsidR="00427339" w:rsidRPr="00427339">
        <w:t xml:space="preserve"> </w:t>
      </w:r>
      <w:r w:rsidR="00427339" w:rsidRPr="00427339">
        <w:rPr>
          <w:rStyle w:val="src"/>
          <w:rFonts w:ascii="Arial" w:hAnsi="Arial" w:cs="Arial"/>
          <w:color w:val="333333"/>
          <w:szCs w:val="20"/>
        </w:rPr>
        <w:t>most of the participants ranked the CubeMuseum the high</w:t>
      </w:r>
      <w:r w:rsidR="00427339">
        <w:rPr>
          <w:rStyle w:val="src"/>
          <w:rFonts w:ascii="Arial" w:hAnsi="Arial" w:cs="Arial"/>
          <w:color w:val="333333"/>
          <w:szCs w:val="20"/>
        </w:rPr>
        <w:t>est, although it was</w:t>
      </w:r>
      <w:r w:rsidR="00427339" w:rsidRPr="00427339">
        <w:rPr>
          <w:rStyle w:val="src"/>
          <w:rFonts w:ascii="Arial" w:hAnsi="Arial" w:cs="Arial"/>
          <w:color w:val="333333"/>
          <w:szCs w:val="20"/>
        </w:rPr>
        <w:t xml:space="preserve"> not </w:t>
      </w:r>
      <w:r w:rsidR="00427339" w:rsidRPr="00427339">
        <w:rPr>
          <w:rStyle w:val="src"/>
          <w:rFonts w:ascii="Arial" w:hAnsi="Arial" w:cs="Arial"/>
          <w:color w:val="333333"/>
          <w:szCs w:val="20"/>
        </w:rPr>
        <w:lastRenderedPageBreak/>
        <w:t xml:space="preserve">the only condition that had the 3D model </w:t>
      </w:r>
      <w:r>
        <w:rPr>
          <w:rStyle w:val="src"/>
          <w:rFonts w:ascii="Arial" w:hAnsi="Arial" w:cs="Arial"/>
          <w:color w:val="333333"/>
          <w:szCs w:val="20"/>
        </w:rPr>
        <w:t xml:space="preserve">in </w:t>
      </w:r>
      <w:r w:rsidR="00AD71E2">
        <w:rPr>
          <w:rStyle w:val="src"/>
          <w:rFonts w:ascii="Arial" w:hAnsi="Arial" w:cs="Arial"/>
          <w:color w:val="333333"/>
          <w:szCs w:val="20"/>
        </w:rPr>
        <w:t xml:space="preserve">the </w:t>
      </w:r>
      <w:r>
        <w:rPr>
          <w:rStyle w:val="src"/>
          <w:rFonts w:ascii="Arial" w:hAnsi="Arial" w:cs="Arial"/>
          <w:color w:val="333333"/>
          <w:szCs w:val="20"/>
        </w:rPr>
        <w:t xml:space="preserve">AR system </w:t>
      </w:r>
      <w:r w:rsidR="00427339" w:rsidRPr="00427339">
        <w:rPr>
          <w:rStyle w:val="src"/>
          <w:rFonts w:ascii="Arial" w:hAnsi="Arial" w:cs="Arial"/>
          <w:color w:val="333333"/>
          <w:szCs w:val="20"/>
        </w:rPr>
        <w:t xml:space="preserve">in the study. </w:t>
      </w:r>
      <w:r w:rsidRPr="000676BB">
        <w:rPr>
          <w:rStyle w:val="src"/>
          <w:rFonts w:ascii="Arial" w:hAnsi="Arial" w:cs="Arial"/>
          <w:color w:val="333333"/>
          <w:szCs w:val="20"/>
        </w:rPr>
        <w:t>The virtual 3D models present more physical feature</w:t>
      </w:r>
      <w:r w:rsidR="00AD71E2">
        <w:rPr>
          <w:rStyle w:val="src"/>
          <w:rFonts w:ascii="Arial" w:hAnsi="Arial" w:cs="Arial"/>
          <w:color w:val="333333"/>
          <w:szCs w:val="20"/>
        </w:rPr>
        <w:t>s</w:t>
      </w:r>
      <w:r w:rsidRPr="000676BB">
        <w:rPr>
          <w:rStyle w:val="src"/>
          <w:rFonts w:ascii="Arial" w:hAnsi="Arial" w:cs="Arial"/>
          <w:color w:val="333333"/>
          <w:szCs w:val="20"/>
        </w:rPr>
        <w:t xml:space="preserve"> </w:t>
      </w:r>
      <w:r w:rsidR="00DA366F">
        <w:rPr>
          <w:rStyle w:val="src"/>
          <w:rFonts w:ascii="Arial" w:hAnsi="Arial" w:cs="Arial"/>
          <w:color w:val="333333"/>
          <w:szCs w:val="20"/>
        </w:rPr>
        <w:t>of the artifacts, such as color and texture</w:t>
      </w:r>
      <w:r w:rsidRPr="000676BB">
        <w:rPr>
          <w:rStyle w:val="src"/>
          <w:rFonts w:ascii="Arial" w:hAnsi="Arial" w:cs="Arial"/>
          <w:color w:val="333333"/>
          <w:szCs w:val="20"/>
        </w:rPr>
        <w:t xml:space="preserve">, which led to stronger mental images and lasting impressions. And compare with </w:t>
      </w:r>
      <w:r>
        <w:rPr>
          <w:rStyle w:val="src"/>
          <w:rFonts w:ascii="Arial" w:hAnsi="Arial" w:cs="Arial"/>
          <w:color w:val="333333"/>
          <w:szCs w:val="20"/>
        </w:rPr>
        <w:t xml:space="preserve">the </w:t>
      </w:r>
      <w:r w:rsidRPr="000676BB">
        <w:rPr>
          <w:rStyle w:val="src"/>
          <w:rFonts w:ascii="Arial" w:hAnsi="Arial" w:cs="Arial"/>
          <w:color w:val="333333"/>
          <w:szCs w:val="20"/>
        </w:rPr>
        <w:t>Postcard</w:t>
      </w:r>
      <w:r>
        <w:rPr>
          <w:rStyle w:val="src"/>
          <w:rFonts w:ascii="Arial" w:hAnsi="Arial" w:cs="Arial"/>
          <w:color w:val="333333"/>
          <w:szCs w:val="20"/>
        </w:rPr>
        <w:t xml:space="preserve">, </w:t>
      </w:r>
      <w:r w:rsidR="00CF5CFF">
        <w:rPr>
          <w:rStyle w:val="src"/>
          <w:rFonts w:ascii="Arial" w:hAnsi="Arial" w:cs="Arial"/>
          <w:color w:val="333333"/>
          <w:szCs w:val="20"/>
        </w:rPr>
        <w:t>participants</w:t>
      </w:r>
      <w:r w:rsidR="00CF5CFF">
        <w:rPr>
          <w:rStyle w:val="src"/>
          <w:rFonts w:ascii="Arial" w:hAnsi="Arial" w:cs="Arial" w:hint="eastAsia"/>
          <w:color w:val="333333"/>
          <w:szCs w:val="20"/>
        </w:rPr>
        <w:t xml:space="preserve"> </w:t>
      </w:r>
      <w:r w:rsidR="001202CB">
        <w:rPr>
          <w:rStyle w:val="src"/>
          <w:rFonts w:ascii="Arial" w:hAnsi="Arial" w:cs="Arial"/>
          <w:color w:val="333333"/>
          <w:szCs w:val="20"/>
        </w:rPr>
        <w:t>confirmed the</w:t>
      </w:r>
      <w:r w:rsidRPr="000676BB">
        <w:rPr>
          <w:rStyle w:val="src"/>
          <w:rFonts w:ascii="Arial" w:hAnsi="Arial" w:cs="Arial"/>
          <w:color w:val="333333"/>
          <w:szCs w:val="20"/>
        </w:rPr>
        <w:t xml:space="preserve"> </w:t>
      </w:r>
      <w:r w:rsidR="00CF5CFF">
        <w:rPr>
          <w:rStyle w:val="src"/>
          <w:rFonts w:ascii="Arial" w:hAnsi="Arial" w:cs="Arial"/>
          <w:color w:val="333333"/>
          <w:szCs w:val="20"/>
        </w:rPr>
        <w:t>CubeMuseum enhance</w:t>
      </w:r>
      <w:r w:rsidR="00AD71E2">
        <w:rPr>
          <w:rStyle w:val="src"/>
          <w:rFonts w:ascii="Arial" w:hAnsi="Arial" w:cs="Arial"/>
          <w:color w:val="333333"/>
          <w:szCs w:val="20"/>
        </w:rPr>
        <w:t>s</w:t>
      </w:r>
      <w:r w:rsidR="00CF5CFF">
        <w:rPr>
          <w:rStyle w:val="src"/>
          <w:rFonts w:ascii="Arial" w:hAnsi="Arial" w:cs="Arial"/>
          <w:color w:val="333333"/>
          <w:szCs w:val="20"/>
        </w:rPr>
        <w:t xml:space="preserve"> the </w:t>
      </w:r>
      <w:r w:rsidRPr="000676BB">
        <w:rPr>
          <w:rStyle w:val="src"/>
          <w:rFonts w:ascii="Arial" w:hAnsi="Arial" w:cs="Arial"/>
          <w:color w:val="333333"/>
          <w:szCs w:val="20"/>
        </w:rPr>
        <w:t>immersive</w:t>
      </w:r>
      <w:r w:rsidR="00CF5CFF">
        <w:rPr>
          <w:rStyle w:val="src"/>
          <w:rFonts w:ascii="Arial" w:hAnsi="Arial" w:cs="Arial"/>
          <w:color w:val="333333"/>
          <w:szCs w:val="20"/>
        </w:rPr>
        <w:t xml:space="preserve"> </w:t>
      </w:r>
      <w:r w:rsidR="001D4063">
        <w:rPr>
          <w:rStyle w:val="src"/>
          <w:rFonts w:ascii="Arial" w:hAnsi="Arial" w:cs="Arial"/>
          <w:color w:val="333333"/>
          <w:szCs w:val="20"/>
        </w:rPr>
        <w:t>when they watch the</w:t>
      </w:r>
      <w:r w:rsidR="00CF5CFF">
        <w:rPr>
          <w:rStyle w:val="src"/>
          <w:rFonts w:ascii="Arial" w:hAnsi="Arial" w:cs="Arial"/>
          <w:color w:val="333333"/>
          <w:szCs w:val="20"/>
        </w:rPr>
        <w:t xml:space="preserve"> 3D graphics since it can disable the text information</w:t>
      </w:r>
      <w:r w:rsidRPr="000676BB">
        <w:rPr>
          <w:rStyle w:val="src"/>
          <w:rFonts w:ascii="Arial" w:hAnsi="Arial" w:cs="Arial"/>
          <w:color w:val="333333"/>
          <w:szCs w:val="20"/>
        </w:rPr>
        <w:t>.</w:t>
      </w:r>
    </w:p>
    <w:p w14:paraId="2C2F0AC0" w14:textId="77777777" w:rsidR="00C23427" w:rsidRPr="000676BB" w:rsidRDefault="00C23427" w:rsidP="000676BB">
      <w:pPr>
        <w:rPr>
          <w:rStyle w:val="src"/>
          <w:rFonts w:ascii="Arial" w:hAnsi="Arial" w:cs="Arial"/>
          <w:color w:val="333333"/>
          <w:szCs w:val="20"/>
        </w:rPr>
      </w:pPr>
    </w:p>
    <w:p w14:paraId="23BC40B1" w14:textId="77777777" w:rsidR="00C54E8A" w:rsidRPr="00BD0590" w:rsidRDefault="00C54E8A" w:rsidP="000676BB">
      <w:pPr>
        <w:rPr>
          <w:rStyle w:val="src"/>
          <w:rFonts w:ascii="Arial" w:hAnsi="Arial" w:cs="Arial"/>
          <w:b/>
          <w:i/>
          <w:color w:val="333333"/>
          <w:szCs w:val="20"/>
        </w:rPr>
      </w:pPr>
      <w:r w:rsidRPr="00BD0590">
        <w:rPr>
          <w:rStyle w:val="src"/>
          <w:rFonts w:ascii="Arial" w:hAnsi="Arial" w:cs="Arial"/>
          <w:b/>
          <w:i/>
          <w:color w:val="333333"/>
          <w:szCs w:val="20"/>
        </w:rPr>
        <w:t>Preference</w:t>
      </w:r>
    </w:p>
    <w:p w14:paraId="080A9115" w14:textId="77777777" w:rsidR="00C54E8A" w:rsidRPr="002C08E9" w:rsidRDefault="002C08E9" w:rsidP="00B953F8">
      <w:pPr>
        <w:rPr>
          <w:rStyle w:val="src"/>
          <w:rFonts w:ascii="Arial" w:hAnsi="Arial" w:cs="Arial"/>
          <w:color w:val="333333"/>
          <w:szCs w:val="20"/>
        </w:rPr>
      </w:pPr>
      <w:r w:rsidRPr="002C08E9">
        <w:rPr>
          <w:rStyle w:val="src"/>
          <w:rFonts w:ascii="Arial" w:hAnsi="Arial" w:cs="Arial"/>
          <w:color w:val="333333"/>
          <w:szCs w:val="20"/>
        </w:rPr>
        <w:t xml:space="preserve">After </w:t>
      </w:r>
      <w:r w:rsidR="00B16EA1">
        <w:rPr>
          <w:rStyle w:val="src"/>
          <w:rFonts w:ascii="Arial" w:hAnsi="Arial" w:cs="Arial"/>
          <w:color w:val="333333"/>
          <w:szCs w:val="20"/>
        </w:rPr>
        <w:t xml:space="preserve">the </w:t>
      </w:r>
      <w:r w:rsidRPr="002C08E9">
        <w:rPr>
          <w:rStyle w:val="src"/>
          <w:rFonts w:ascii="Arial" w:hAnsi="Arial" w:cs="Arial"/>
          <w:color w:val="333333"/>
          <w:szCs w:val="20"/>
        </w:rPr>
        <w:t xml:space="preserve">interview, we count the number of users who like CubeMuseum and Postcard </w:t>
      </w:r>
      <w:r w:rsidR="00B16EA1">
        <w:rPr>
          <w:rStyle w:val="src"/>
          <w:rFonts w:ascii="Arial" w:hAnsi="Arial" w:cs="Arial"/>
          <w:color w:val="333333"/>
          <w:szCs w:val="20"/>
        </w:rPr>
        <w:t xml:space="preserve">as </w:t>
      </w:r>
      <w:r w:rsidRPr="002C08E9">
        <w:rPr>
          <w:rStyle w:val="src"/>
          <w:rFonts w:ascii="Arial" w:hAnsi="Arial" w:cs="Arial"/>
          <w:color w:val="333333"/>
          <w:szCs w:val="20"/>
        </w:rPr>
        <w:t>are s</w:t>
      </w:r>
      <w:r w:rsidR="00B16EA1">
        <w:rPr>
          <w:rStyle w:val="src"/>
          <w:rFonts w:ascii="Arial" w:hAnsi="Arial" w:cs="Arial"/>
          <w:color w:val="333333"/>
          <w:szCs w:val="20"/>
        </w:rPr>
        <w:t>imilar</w:t>
      </w:r>
      <w:r w:rsidRPr="002C08E9">
        <w:rPr>
          <w:rStyle w:val="src"/>
          <w:rFonts w:ascii="Arial" w:hAnsi="Arial" w:cs="Arial"/>
          <w:color w:val="333333"/>
          <w:szCs w:val="20"/>
        </w:rPr>
        <w:t xml:space="preserve"> and more than Leaflet. Both CubeMuseum and Postcard interaction can stimulate user interest </w:t>
      </w:r>
      <w:r w:rsidR="00B16EA1">
        <w:rPr>
          <w:rStyle w:val="src"/>
          <w:rFonts w:ascii="Arial" w:hAnsi="Arial" w:cs="Arial"/>
          <w:color w:val="333333"/>
          <w:szCs w:val="20"/>
        </w:rPr>
        <w:t>i</w:t>
      </w:r>
      <w:r w:rsidRPr="002C08E9">
        <w:rPr>
          <w:rStyle w:val="src"/>
          <w:rFonts w:ascii="Arial" w:hAnsi="Arial" w:cs="Arial"/>
          <w:color w:val="333333"/>
          <w:szCs w:val="20"/>
        </w:rPr>
        <w:t>n artifacts because th</w:t>
      </w:r>
      <w:r w:rsidR="00B16EA1">
        <w:rPr>
          <w:rStyle w:val="src"/>
          <w:rFonts w:ascii="Arial" w:hAnsi="Arial" w:cs="Arial"/>
          <w:color w:val="333333"/>
          <w:szCs w:val="20"/>
        </w:rPr>
        <w:t>ey</w:t>
      </w:r>
      <w:r w:rsidRPr="002C08E9">
        <w:rPr>
          <w:rStyle w:val="src"/>
          <w:rFonts w:ascii="Arial" w:hAnsi="Arial" w:cs="Arial"/>
          <w:color w:val="333333"/>
          <w:szCs w:val="20"/>
        </w:rPr>
        <w:t xml:space="preserve"> f</w:t>
      </w:r>
      <w:r w:rsidR="00B16EA1">
        <w:rPr>
          <w:rStyle w:val="src"/>
          <w:rFonts w:ascii="Arial" w:hAnsi="Arial" w:cs="Arial"/>
          <w:color w:val="333333"/>
          <w:szCs w:val="20"/>
        </w:rPr>
        <w:t xml:space="preserve">are better at the perception </w:t>
      </w:r>
      <w:r w:rsidRPr="002C08E9">
        <w:rPr>
          <w:rStyle w:val="src"/>
          <w:rFonts w:ascii="Arial" w:hAnsi="Arial" w:cs="Arial"/>
          <w:color w:val="333333"/>
          <w:szCs w:val="20"/>
        </w:rPr>
        <w:t xml:space="preserve">attributed to the 3D model, especially on </w:t>
      </w:r>
      <w:r>
        <w:rPr>
          <w:rStyle w:val="src"/>
          <w:rFonts w:ascii="Arial" w:hAnsi="Arial" w:cs="Arial"/>
          <w:color w:val="333333"/>
          <w:szCs w:val="20"/>
        </w:rPr>
        <w:t xml:space="preserve">size, color and structure. The </w:t>
      </w:r>
      <w:hyperlink r:id="rId34" w:history="1">
        <w:r w:rsidR="001955E9" w:rsidRPr="001955E9">
          <w:rPr>
            <w:rStyle w:val="src"/>
            <w:rFonts w:ascii="Arial" w:hAnsi="Arial" w:cs="Arial"/>
            <w:color w:val="333333"/>
            <w:szCs w:val="20"/>
          </w:rPr>
          <w:t>descriptive</w:t>
        </w:r>
      </w:hyperlink>
      <w:r w:rsidR="001955E9" w:rsidRPr="001955E9">
        <w:rPr>
          <w:rStyle w:val="src"/>
          <w:rFonts w:ascii="Arial" w:hAnsi="Arial" w:cs="Arial"/>
          <w:color w:val="333333"/>
          <w:szCs w:val="20"/>
        </w:rPr>
        <w:t> </w:t>
      </w:r>
      <w:hyperlink r:id="rId35" w:history="1">
        <w:r w:rsidR="001955E9" w:rsidRPr="001955E9">
          <w:rPr>
            <w:rStyle w:val="src"/>
            <w:rFonts w:ascii="Arial" w:hAnsi="Arial" w:cs="Arial"/>
            <w:color w:val="333333"/>
            <w:szCs w:val="20"/>
          </w:rPr>
          <w:t>statistics</w:t>
        </w:r>
      </w:hyperlink>
      <w:r w:rsidRPr="002C08E9">
        <w:rPr>
          <w:rStyle w:val="src"/>
          <w:rFonts w:ascii="Arial" w:hAnsi="Arial" w:cs="Arial"/>
          <w:color w:val="333333"/>
          <w:szCs w:val="20"/>
        </w:rPr>
        <w:t xml:space="preserve"> results </w:t>
      </w:r>
      <w:r>
        <w:rPr>
          <w:rStyle w:val="src"/>
          <w:rFonts w:ascii="Arial" w:hAnsi="Arial" w:cs="Arial"/>
          <w:color w:val="333333"/>
          <w:szCs w:val="20"/>
        </w:rPr>
        <w:t xml:space="preserve">in AIT </w:t>
      </w:r>
      <w:r w:rsidR="001955E9">
        <w:rPr>
          <w:rStyle w:val="src"/>
          <w:rFonts w:ascii="Arial" w:hAnsi="Arial" w:cs="Arial"/>
          <w:color w:val="333333"/>
          <w:szCs w:val="20"/>
        </w:rPr>
        <w:t>also support this point</w:t>
      </w:r>
      <w:r w:rsidRPr="002C08E9">
        <w:rPr>
          <w:rStyle w:val="src"/>
          <w:rFonts w:ascii="Arial" w:hAnsi="Arial" w:cs="Arial"/>
          <w:color w:val="333333"/>
          <w:szCs w:val="20"/>
        </w:rPr>
        <w:t xml:space="preserve">. However, a few of </w:t>
      </w:r>
      <w:r w:rsidR="00B16EA1">
        <w:rPr>
          <w:rStyle w:val="src"/>
          <w:rFonts w:ascii="Arial" w:hAnsi="Arial" w:cs="Arial"/>
          <w:color w:val="333333"/>
          <w:szCs w:val="20"/>
        </w:rPr>
        <w:t xml:space="preserve">the </w:t>
      </w:r>
      <w:r w:rsidR="00B97161">
        <w:rPr>
          <w:rStyle w:val="src"/>
          <w:rFonts w:ascii="Arial" w:hAnsi="Arial" w:cs="Arial"/>
          <w:color w:val="333333"/>
          <w:szCs w:val="20"/>
        </w:rPr>
        <w:t>inspectorate prefer Leaflet since</w:t>
      </w:r>
      <w:r w:rsidRPr="002C08E9">
        <w:rPr>
          <w:rStyle w:val="src"/>
          <w:rFonts w:ascii="Arial" w:hAnsi="Arial" w:cs="Arial"/>
          <w:color w:val="333333"/>
          <w:szCs w:val="20"/>
        </w:rPr>
        <w:t xml:space="preserve"> paper reading is more accustomed</w:t>
      </w:r>
      <w:r w:rsidR="00B97161">
        <w:rPr>
          <w:rStyle w:val="src"/>
          <w:rFonts w:ascii="Arial" w:hAnsi="Arial" w:cs="Arial"/>
          <w:color w:val="333333"/>
          <w:szCs w:val="20"/>
        </w:rPr>
        <w:t>. They insisted</w:t>
      </w:r>
      <w:r w:rsidRPr="002C08E9">
        <w:rPr>
          <w:rStyle w:val="src"/>
          <w:rFonts w:ascii="Arial" w:hAnsi="Arial" w:cs="Arial"/>
          <w:color w:val="333333"/>
          <w:szCs w:val="20"/>
        </w:rPr>
        <w:t xml:space="preserve"> the AR interaction is complex and </w:t>
      </w:r>
      <w:r w:rsidR="003755EC">
        <w:rPr>
          <w:rStyle w:val="src"/>
          <w:rFonts w:ascii="Arial" w:hAnsi="Arial" w:cs="Arial"/>
          <w:color w:val="333333"/>
          <w:szCs w:val="20"/>
        </w:rPr>
        <w:t>c</w:t>
      </w:r>
      <w:r w:rsidRPr="002C08E9">
        <w:rPr>
          <w:rStyle w:val="src"/>
          <w:rFonts w:ascii="Arial" w:hAnsi="Arial" w:cs="Arial"/>
          <w:color w:val="333333"/>
          <w:szCs w:val="20"/>
        </w:rPr>
        <w:t xml:space="preserve">lassic way is easier to be acceptable. </w:t>
      </w:r>
      <w:r w:rsidR="00B97161">
        <w:rPr>
          <w:rStyle w:val="src"/>
          <w:rFonts w:ascii="Arial" w:hAnsi="Arial" w:cs="Arial"/>
          <w:color w:val="333333"/>
          <w:szCs w:val="20"/>
        </w:rPr>
        <w:t xml:space="preserve">Interestingly, </w:t>
      </w:r>
      <w:r w:rsidR="00B97161" w:rsidRPr="00B97161">
        <w:rPr>
          <w:rStyle w:val="src"/>
          <w:rFonts w:ascii="Arial" w:hAnsi="Arial" w:cs="Arial"/>
          <w:color w:val="333333"/>
          <w:szCs w:val="20"/>
        </w:rPr>
        <w:t xml:space="preserve">we found </w:t>
      </w:r>
      <w:r w:rsidRPr="002C08E9">
        <w:rPr>
          <w:rStyle w:val="src"/>
          <w:rFonts w:ascii="Arial" w:hAnsi="Arial" w:cs="Arial"/>
          <w:color w:val="333333"/>
          <w:szCs w:val="20"/>
        </w:rPr>
        <w:t>all of them are business students</w:t>
      </w:r>
      <w:r w:rsidR="00B97161">
        <w:rPr>
          <w:rStyle w:val="src"/>
          <w:rFonts w:ascii="Arial" w:hAnsi="Arial" w:cs="Arial"/>
          <w:color w:val="333333"/>
          <w:szCs w:val="20"/>
        </w:rPr>
        <w:t xml:space="preserve"> by asking</w:t>
      </w:r>
      <w:r w:rsidRPr="002C08E9">
        <w:rPr>
          <w:rStyle w:val="src"/>
          <w:rFonts w:ascii="Arial" w:hAnsi="Arial" w:cs="Arial"/>
          <w:color w:val="333333"/>
          <w:szCs w:val="20"/>
        </w:rPr>
        <w:t xml:space="preserve">, </w:t>
      </w:r>
      <w:r w:rsidR="0059429C">
        <w:rPr>
          <w:rStyle w:val="src"/>
          <w:rFonts w:ascii="Arial" w:hAnsi="Arial" w:cs="Arial"/>
          <w:color w:val="333333"/>
          <w:szCs w:val="20"/>
        </w:rPr>
        <w:t xml:space="preserve">and </w:t>
      </w:r>
      <w:r w:rsidRPr="002C08E9">
        <w:rPr>
          <w:rStyle w:val="src"/>
          <w:rFonts w:ascii="Arial" w:hAnsi="Arial" w:cs="Arial"/>
          <w:color w:val="333333"/>
          <w:szCs w:val="20"/>
        </w:rPr>
        <w:t xml:space="preserve">we will </w:t>
      </w:r>
      <w:r w:rsidR="0052341A">
        <w:rPr>
          <w:rStyle w:val="src"/>
          <w:rFonts w:ascii="Arial" w:hAnsi="Arial" w:cs="Arial"/>
          <w:color w:val="333333"/>
          <w:szCs w:val="20"/>
        </w:rPr>
        <w:t>discuss</w:t>
      </w:r>
      <w:r w:rsidRPr="002C08E9">
        <w:rPr>
          <w:rStyle w:val="src"/>
          <w:rFonts w:ascii="Arial" w:hAnsi="Arial" w:cs="Arial"/>
          <w:color w:val="333333"/>
          <w:szCs w:val="20"/>
        </w:rPr>
        <w:t xml:space="preserve"> it more in </w:t>
      </w:r>
      <w:r w:rsidR="00B16EA1">
        <w:rPr>
          <w:rStyle w:val="src"/>
          <w:rFonts w:ascii="Arial" w:hAnsi="Arial" w:cs="Arial"/>
          <w:color w:val="333333"/>
          <w:szCs w:val="20"/>
        </w:rPr>
        <w:t xml:space="preserve">the </w:t>
      </w:r>
      <w:r w:rsidR="009B2CF4">
        <w:rPr>
          <w:rStyle w:val="src"/>
          <w:rFonts w:ascii="Arial" w:hAnsi="Arial" w:cs="Arial"/>
          <w:color w:val="333333"/>
          <w:szCs w:val="20"/>
        </w:rPr>
        <w:t>limitation section</w:t>
      </w:r>
      <w:r w:rsidRPr="002C08E9">
        <w:rPr>
          <w:rStyle w:val="src"/>
          <w:rFonts w:ascii="Arial" w:hAnsi="Arial" w:cs="Arial"/>
          <w:color w:val="333333"/>
          <w:szCs w:val="20"/>
        </w:rPr>
        <w:t>.</w:t>
      </w:r>
    </w:p>
    <w:p w14:paraId="186C90BF" w14:textId="77777777" w:rsidR="00B112A5" w:rsidRPr="00D203A9" w:rsidRDefault="00B112A5" w:rsidP="00DF7CDB">
      <w:pPr>
        <w:pStyle w:val="a3"/>
        <w:widowControl/>
        <w:numPr>
          <w:ilvl w:val="0"/>
          <w:numId w:val="11"/>
        </w:numPr>
        <w:ind w:firstLineChars="0"/>
        <w:contextualSpacing/>
        <w:rPr>
          <w:b/>
          <w:sz w:val="24"/>
          <w:szCs w:val="24"/>
        </w:rPr>
      </w:pPr>
      <w:r w:rsidRPr="009F6888">
        <w:rPr>
          <w:b/>
          <w:sz w:val="24"/>
        </w:rPr>
        <w:t>Museum Gifting</w:t>
      </w:r>
    </w:p>
    <w:p w14:paraId="17F9B91E" w14:textId="77777777" w:rsidR="00D203A9" w:rsidRPr="00D203A9" w:rsidRDefault="00D203A9" w:rsidP="00D203A9">
      <w:pPr>
        <w:rPr>
          <w:rStyle w:val="src"/>
          <w:rFonts w:ascii="Arial" w:hAnsi="Arial" w:cs="Arial"/>
          <w:color w:val="333333"/>
          <w:szCs w:val="20"/>
        </w:rPr>
      </w:pPr>
      <w:r w:rsidRPr="00D203A9">
        <w:rPr>
          <w:rStyle w:val="src"/>
          <w:rFonts w:ascii="Arial" w:hAnsi="Arial" w:cs="Arial"/>
          <w:color w:val="333333"/>
          <w:szCs w:val="20"/>
        </w:rPr>
        <w:t xml:space="preserve">We </w:t>
      </w:r>
      <w:r w:rsidR="00AD13F6">
        <w:rPr>
          <w:rStyle w:val="src"/>
          <w:rFonts w:ascii="Arial" w:hAnsi="Arial" w:cs="Arial"/>
          <w:color w:val="333333"/>
          <w:szCs w:val="20"/>
        </w:rPr>
        <w:t>also asked some questions</w:t>
      </w:r>
      <w:r w:rsidRPr="00D203A9">
        <w:rPr>
          <w:rStyle w:val="src"/>
          <w:rFonts w:ascii="Arial" w:hAnsi="Arial" w:cs="Arial"/>
          <w:color w:val="333333"/>
          <w:szCs w:val="20"/>
        </w:rPr>
        <w:t xml:space="preserve"> about</w:t>
      </w:r>
      <w:r w:rsidR="00AD13F6">
        <w:rPr>
          <w:rStyle w:val="src"/>
          <w:rFonts w:ascii="Arial" w:hAnsi="Arial" w:cs="Arial"/>
          <w:color w:val="333333"/>
          <w:szCs w:val="20"/>
        </w:rPr>
        <w:t xml:space="preserve"> choosing</w:t>
      </w:r>
      <w:r w:rsidRPr="00D203A9">
        <w:rPr>
          <w:rStyle w:val="src"/>
          <w:rFonts w:ascii="Arial" w:hAnsi="Arial" w:cs="Arial"/>
          <w:color w:val="333333"/>
          <w:szCs w:val="20"/>
        </w:rPr>
        <w:t xml:space="preserve"> museum </w:t>
      </w:r>
      <w:r>
        <w:rPr>
          <w:rStyle w:val="src"/>
          <w:rFonts w:ascii="Arial" w:hAnsi="Arial" w:cs="Arial"/>
          <w:color w:val="333333"/>
          <w:szCs w:val="20"/>
        </w:rPr>
        <w:t>gifting</w:t>
      </w:r>
      <w:r w:rsidRPr="00D203A9">
        <w:rPr>
          <w:rStyle w:val="src"/>
          <w:rFonts w:ascii="Arial" w:hAnsi="Arial" w:cs="Arial"/>
          <w:color w:val="333333"/>
          <w:szCs w:val="20"/>
        </w:rPr>
        <w:t xml:space="preserve">, which </w:t>
      </w:r>
      <w:r w:rsidR="00AD13F6">
        <w:rPr>
          <w:rStyle w:val="src"/>
          <w:rFonts w:ascii="Arial" w:hAnsi="Arial" w:cs="Arial"/>
          <w:color w:val="333333"/>
          <w:szCs w:val="20"/>
        </w:rPr>
        <w:t>contribute a lot to our study</w:t>
      </w:r>
      <w:r w:rsidRPr="00D203A9">
        <w:rPr>
          <w:rStyle w:val="src"/>
          <w:rFonts w:ascii="Arial" w:hAnsi="Arial" w:cs="Arial"/>
          <w:color w:val="333333"/>
          <w:szCs w:val="20"/>
        </w:rPr>
        <w:t>.</w:t>
      </w:r>
    </w:p>
    <w:p w14:paraId="623F838C" w14:textId="77777777" w:rsidR="00B112A5" w:rsidRDefault="00B112A5" w:rsidP="00D203A9">
      <w:pPr>
        <w:spacing w:line="360" w:lineRule="auto"/>
        <w:rPr>
          <w:rStyle w:val="src"/>
          <w:rFonts w:ascii="Arial" w:hAnsi="Arial" w:cs="Arial"/>
          <w:b/>
          <w:i/>
          <w:color w:val="333333"/>
          <w:szCs w:val="20"/>
        </w:rPr>
      </w:pPr>
      <w:r w:rsidRPr="002C2E15">
        <w:rPr>
          <w:rStyle w:val="src"/>
          <w:rFonts w:ascii="Arial" w:hAnsi="Arial" w:cs="Arial"/>
          <w:b/>
          <w:i/>
          <w:color w:val="333333"/>
          <w:szCs w:val="20"/>
        </w:rPr>
        <w:t>Target Group</w:t>
      </w:r>
    </w:p>
    <w:p w14:paraId="39A66EEC" w14:textId="77777777" w:rsidR="000B2E50" w:rsidRPr="00D203A9" w:rsidRDefault="004536D5" w:rsidP="002C2E15">
      <w:pPr>
        <w:rPr>
          <w:rStyle w:val="src"/>
          <w:rFonts w:ascii="Arial" w:hAnsi="Arial" w:cs="Arial"/>
          <w:color w:val="333333"/>
          <w:szCs w:val="20"/>
        </w:rPr>
      </w:pPr>
      <w:r w:rsidRPr="004536D5">
        <w:rPr>
          <w:rStyle w:val="src"/>
          <w:rFonts w:ascii="Arial" w:hAnsi="Arial" w:cs="Arial"/>
          <w:color w:val="333333"/>
          <w:szCs w:val="20"/>
        </w:rPr>
        <w:t>As an innovative product, CubeMuseum is more easily accepted by Young, especially it has the AR attribute. The users in the interview also illustrate this point: they prefer new things, so if the purpose of buying souvenirs for young or children, they are more willing to choose CubeMuseum. On the contrary, older people are less interest</w:t>
      </w:r>
      <w:r>
        <w:rPr>
          <w:rStyle w:val="src"/>
          <w:rFonts w:ascii="Arial" w:hAnsi="Arial" w:cs="Arial"/>
          <w:color w:val="333333"/>
          <w:szCs w:val="20"/>
        </w:rPr>
        <w:t>ed</w:t>
      </w:r>
      <w:r w:rsidRPr="004536D5">
        <w:rPr>
          <w:rStyle w:val="src"/>
          <w:rFonts w:ascii="Arial" w:hAnsi="Arial" w:cs="Arial"/>
          <w:color w:val="333333"/>
          <w:szCs w:val="20"/>
        </w:rPr>
        <w:t xml:space="preserve"> the new things, so users are more willing to choose Postcard or Leaflet as souvenirs for </w:t>
      </w:r>
      <w:r>
        <w:rPr>
          <w:rStyle w:val="src"/>
          <w:rFonts w:ascii="Arial" w:hAnsi="Arial" w:cs="Arial"/>
          <w:color w:val="333333"/>
          <w:szCs w:val="20"/>
        </w:rPr>
        <w:t xml:space="preserve">the </w:t>
      </w:r>
      <w:r w:rsidRPr="004536D5">
        <w:rPr>
          <w:rStyle w:val="src"/>
          <w:rFonts w:ascii="Arial" w:hAnsi="Arial" w:cs="Arial"/>
          <w:color w:val="333333"/>
          <w:szCs w:val="20"/>
        </w:rPr>
        <w:t>elder</w:t>
      </w:r>
      <w:r>
        <w:rPr>
          <w:rStyle w:val="src"/>
          <w:rFonts w:ascii="Arial" w:hAnsi="Arial" w:cs="Arial"/>
          <w:color w:val="333333"/>
          <w:szCs w:val="20"/>
        </w:rPr>
        <w:t>,</w:t>
      </w:r>
      <w:r w:rsidRPr="004536D5">
        <w:rPr>
          <w:rStyle w:val="src"/>
          <w:rFonts w:ascii="Arial" w:hAnsi="Arial" w:cs="Arial"/>
          <w:color w:val="333333"/>
          <w:szCs w:val="20"/>
        </w:rPr>
        <w:t xml:space="preserve"> and due to the universality, it is also easier to be accepted by mo</w:t>
      </w:r>
      <w:r>
        <w:rPr>
          <w:rStyle w:val="src"/>
          <w:rFonts w:ascii="Arial" w:hAnsi="Arial" w:cs="Arial"/>
          <w:color w:val="333333"/>
          <w:szCs w:val="20"/>
        </w:rPr>
        <w:t>re</w:t>
      </w:r>
      <w:r w:rsidRPr="004536D5">
        <w:rPr>
          <w:rStyle w:val="src"/>
          <w:rFonts w:ascii="Arial" w:hAnsi="Arial" w:cs="Arial"/>
          <w:color w:val="333333"/>
          <w:szCs w:val="20"/>
        </w:rPr>
        <w:t xml:space="preserve"> people. </w:t>
      </w:r>
    </w:p>
    <w:p w14:paraId="40FA1E23" w14:textId="77777777" w:rsidR="00B112A5" w:rsidRDefault="00B112A5" w:rsidP="00D203A9">
      <w:pPr>
        <w:spacing w:line="360" w:lineRule="auto"/>
        <w:rPr>
          <w:rStyle w:val="src"/>
          <w:rFonts w:ascii="Arial" w:hAnsi="Arial" w:cs="Arial"/>
          <w:b/>
          <w:i/>
          <w:color w:val="333333"/>
          <w:szCs w:val="20"/>
        </w:rPr>
      </w:pPr>
      <w:r w:rsidRPr="002C2E15">
        <w:rPr>
          <w:rStyle w:val="src"/>
          <w:rFonts w:ascii="Arial" w:hAnsi="Arial" w:cs="Arial"/>
          <w:b/>
          <w:i/>
          <w:color w:val="333333"/>
          <w:szCs w:val="20"/>
        </w:rPr>
        <w:t>Value</w:t>
      </w:r>
    </w:p>
    <w:p w14:paraId="56630CB7" w14:textId="77777777" w:rsidR="007C6077" w:rsidRPr="004536D5" w:rsidRDefault="004536D5" w:rsidP="004536D5">
      <w:pPr>
        <w:rPr>
          <w:rStyle w:val="src"/>
          <w:rFonts w:ascii="Arial" w:hAnsi="Arial" w:cs="Arial"/>
          <w:color w:val="333333"/>
          <w:szCs w:val="20"/>
        </w:rPr>
      </w:pPr>
      <w:r>
        <w:rPr>
          <w:rStyle w:val="src"/>
          <w:rFonts w:ascii="Arial" w:hAnsi="Arial" w:cs="Arial"/>
          <w:color w:val="333333"/>
          <w:szCs w:val="20"/>
        </w:rPr>
        <w:t xml:space="preserve">People also consider the </w:t>
      </w:r>
      <w:r w:rsidRPr="004536D5">
        <w:rPr>
          <w:rStyle w:val="src"/>
          <w:rFonts w:ascii="Arial" w:hAnsi="Arial" w:cs="Arial"/>
          <w:color w:val="333333"/>
          <w:szCs w:val="20"/>
        </w:rPr>
        <w:t>performance ratio</w:t>
      </w:r>
      <w:r w:rsidRPr="00D203A9">
        <w:rPr>
          <w:rStyle w:val="src"/>
          <w:rFonts w:ascii="Arial" w:hAnsi="Arial" w:cs="Arial"/>
          <w:color w:val="333333"/>
          <w:szCs w:val="20"/>
        </w:rPr>
        <w:t xml:space="preserve"> </w:t>
      </w:r>
      <w:r>
        <w:rPr>
          <w:rStyle w:val="src"/>
          <w:rFonts w:ascii="Arial" w:hAnsi="Arial" w:cs="Arial"/>
          <w:color w:val="333333"/>
          <w:szCs w:val="20"/>
        </w:rPr>
        <w:t xml:space="preserve">when they purchase things. Some people also consider </w:t>
      </w:r>
      <w:r w:rsidR="006B64AF">
        <w:rPr>
          <w:rStyle w:val="src"/>
          <w:rFonts w:ascii="Arial" w:hAnsi="Arial" w:cs="Arial"/>
          <w:color w:val="333333"/>
          <w:szCs w:val="20"/>
        </w:rPr>
        <w:t xml:space="preserve">this point. </w:t>
      </w:r>
      <w:r w:rsidR="00C34967">
        <w:rPr>
          <w:rStyle w:val="src"/>
          <w:rFonts w:ascii="Arial" w:hAnsi="Arial" w:cs="Arial"/>
          <w:color w:val="333333"/>
          <w:szCs w:val="20"/>
        </w:rPr>
        <w:t>B</w:t>
      </w:r>
      <w:r w:rsidR="00C34967" w:rsidRPr="00C34967">
        <w:rPr>
          <w:rStyle w:val="src"/>
          <w:rFonts w:ascii="Arial" w:hAnsi="Arial" w:cs="Arial"/>
          <w:color w:val="333333"/>
          <w:szCs w:val="20"/>
        </w:rPr>
        <w:t>ased on the assumption</w:t>
      </w:r>
      <w:r w:rsidR="00A52EF4">
        <w:rPr>
          <w:rStyle w:val="src"/>
          <w:rFonts w:ascii="Arial" w:hAnsi="Arial" w:cs="Arial"/>
          <w:color w:val="333333"/>
          <w:szCs w:val="20"/>
        </w:rPr>
        <w:t xml:space="preserve"> </w:t>
      </w:r>
      <w:r w:rsidR="00C34967">
        <w:rPr>
          <w:rStyle w:val="src"/>
          <w:rFonts w:ascii="Arial" w:hAnsi="Arial" w:cs="Arial"/>
          <w:color w:val="333333"/>
          <w:szCs w:val="20"/>
        </w:rPr>
        <w:t>of already</w:t>
      </w:r>
      <w:r w:rsidR="00A52EF4" w:rsidRPr="00A52EF4">
        <w:rPr>
          <w:rStyle w:val="src"/>
          <w:rFonts w:ascii="Arial" w:hAnsi="Arial" w:cs="Arial"/>
          <w:color w:val="333333"/>
          <w:szCs w:val="20"/>
        </w:rPr>
        <w:t xml:space="preserve"> </w:t>
      </w:r>
      <w:r w:rsidR="00C34967">
        <w:rPr>
          <w:rStyle w:val="src"/>
          <w:rFonts w:ascii="Arial" w:hAnsi="Arial" w:cs="Arial"/>
          <w:color w:val="333333"/>
          <w:szCs w:val="20"/>
        </w:rPr>
        <w:t>owned</w:t>
      </w:r>
      <w:r w:rsidR="00A52EF4" w:rsidRPr="00A52EF4">
        <w:rPr>
          <w:rStyle w:val="src"/>
          <w:rFonts w:ascii="Arial" w:hAnsi="Arial" w:cs="Arial"/>
          <w:color w:val="333333"/>
          <w:szCs w:val="20"/>
        </w:rPr>
        <w:t xml:space="preserve"> </w:t>
      </w:r>
      <w:r w:rsidR="00A52EF4">
        <w:rPr>
          <w:rStyle w:val="src"/>
          <w:rFonts w:ascii="Arial" w:hAnsi="Arial" w:cs="Arial"/>
          <w:color w:val="333333"/>
          <w:szCs w:val="20"/>
        </w:rPr>
        <w:t>a CubeMuseum,</w:t>
      </w:r>
      <w:r w:rsidR="00A52EF4" w:rsidRPr="00427339">
        <w:t xml:space="preserve"> </w:t>
      </w:r>
      <w:r w:rsidR="00A52EF4">
        <w:rPr>
          <w:rStyle w:val="src"/>
          <w:rFonts w:ascii="Arial" w:hAnsi="Arial" w:cs="Arial"/>
          <w:color w:val="333333"/>
          <w:szCs w:val="20"/>
        </w:rPr>
        <w:t xml:space="preserve">almost all of the participants are willing to collect the extra cards. Due to the price of the CubeMuseum’s card is not very expensive, it will </w:t>
      </w:r>
      <w:r w:rsidR="00A52EF4" w:rsidRPr="00A52EF4">
        <w:rPr>
          <w:rStyle w:val="src"/>
          <w:rFonts w:ascii="Arial" w:hAnsi="Arial" w:cs="Arial"/>
          <w:color w:val="333333"/>
          <w:szCs w:val="20"/>
        </w:rPr>
        <w:t>have a positive effect</w:t>
      </w:r>
      <w:r w:rsidR="00A52EF4">
        <w:rPr>
          <w:rStyle w:val="src"/>
          <w:rFonts w:ascii="Arial" w:hAnsi="Arial" w:cs="Arial"/>
          <w:color w:val="333333"/>
          <w:szCs w:val="20"/>
        </w:rPr>
        <w:t xml:space="preserve"> on increasing the </w:t>
      </w:r>
      <w:r w:rsidR="00A52EF4" w:rsidRPr="00A52EF4">
        <w:rPr>
          <w:rStyle w:val="src"/>
          <w:rFonts w:ascii="Arial" w:hAnsi="Arial" w:cs="Arial"/>
          <w:color w:val="333333"/>
          <w:szCs w:val="20"/>
        </w:rPr>
        <w:t>probability</w:t>
      </w:r>
      <w:r w:rsidR="00A52EF4">
        <w:rPr>
          <w:rStyle w:val="src"/>
          <w:rFonts w:ascii="Arial" w:hAnsi="Arial" w:cs="Arial"/>
          <w:color w:val="333333"/>
          <w:szCs w:val="20"/>
        </w:rPr>
        <w:t xml:space="preserve"> of purchase CubeMuseum.</w:t>
      </w:r>
    </w:p>
    <w:p w14:paraId="30EBA6D1" w14:textId="77777777" w:rsidR="00B112A5" w:rsidRDefault="00B112A5" w:rsidP="00D203A9">
      <w:pPr>
        <w:spacing w:line="360" w:lineRule="auto"/>
        <w:rPr>
          <w:rStyle w:val="src"/>
          <w:rFonts w:ascii="Arial" w:hAnsi="Arial" w:cs="Arial"/>
          <w:b/>
          <w:i/>
          <w:color w:val="333333"/>
          <w:szCs w:val="20"/>
        </w:rPr>
      </w:pPr>
      <w:r w:rsidRPr="002C2E15">
        <w:rPr>
          <w:rStyle w:val="src"/>
          <w:rFonts w:ascii="Arial" w:hAnsi="Arial" w:cs="Arial"/>
          <w:b/>
          <w:i/>
          <w:color w:val="333333"/>
          <w:szCs w:val="20"/>
        </w:rPr>
        <w:t>Design</w:t>
      </w:r>
    </w:p>
    <w:p w14:paraId="5B6B6DB3" w14:textId="77777777" w:rsidR="00406DEE" w:rsidRPr="002609C1" w:rsidRDefault="00F55017" w:rsidP="00F55017">
      <w:pPr>
        <w:rPr>
          <w:rStyle w:val="src"/>
          <w:rFonts w:ascii="Arial" w:hAnsi="Arial" w:cs="Arial"/>
          <w:color w:val="333333"/>
          <w:szCs w:val="20"/>
        </w:rPr>
      </w:pPr>
      <w:r w:rsidRPr="00906A5B">
        <w:rPr>
          <w:rStyle w:val="src"/>
          <w:rFonts w:ascii="Arial" w:hAnsi="Arial" w:cs="Arial"/>
          <w:color w:val="333333"/>
          <w:szCs w:val="20"/>
        </w:rPr>
        <w:t>Throughout</w:t>
      </w:r>
      <w:r w:rsidR="00906A5B" w:rsidRPr="00906A5B">
        <w:rPr>
          <w:rStyle w:val="src"/>
          <w:rFonts w:ascii="Arial" w:hAnsi="Arial" w:cs="Arial"/>
          <w:color w:val="333333"/>
          <w:szCs w:val="20"/>
        </w:rPr>
        <w:t xml:space="preserve"> the interview, we found that the </w:t>
      </w:r>
      <w:r>
        <w:rPr>
          <w:rStyle w:val="src"/>
          <w:rFonts w:ascii="Arial" w:hAnsi="Arial" w:cs="Arial"/>
          <w:color w:val="333333"/>
          <w:szCs w:val="20"/>
        </w:rPr>
        <w:t xml:space="preserve">design is the key factor that is most frequently to be mentioned. 3D graphics and the novel tangible interaction with AR are the </w:t>
      </w:r>
      <w:r w:rsidRPr="00F55017">
        <w:rPr>
          <w:rStyle w:val="src"/>
          <w:rFonts w:ascii="Arial" w:hAnsi="Arial" w:cs="Arial"/>
          <w:color w:val="333333"/>
          <w:szCs w:val="20"/>
        </w:rPr>
        <w:t>k</w:t>
      </w:r>
      <w:r>
        <w:rPr>
          <w:rStyle w:val="src"/>
          <w:rFonts w:ascii="Arial" w:hAnsi="Arial" w:cs="Arial"/>
          <w:color w:val="333333"/>
          <w:szCs w:val="20"/>
        </w:rPr>
        <w:t xml:space="preserve">eys for participants to choose CubeMuseum. Although Postcard also provides 3D experience with simply operation, some participants point out that it existed some limitation on the design. Due to Postcard provide users more text information on the real 2D picture, the zoom in the function of </w:t>
      </w:r>
      <w:r w:rsidR="007C6796">
        <w:rPr>
          <w:rStyle w:val="src"/>
          <w:rFonts w:ascii="Arial" w:hAnsi="Arial" w:cs="Arial"/>
          <w:color w:val="333333"/>
          <w:szCs w:val="20"/>
        </w:rPr>
        <w:t xml:space="preserve">the </w:t>
      </w:r>
      <w:r>
        <w:rPr>
          <w:rStyle w:val="src"/>
          <w:rFonts w:ascii="Arial" w:hAnsi="Arial" w:cs="Arial"/>
          <w:color w:val="333333"/>
          <w:szCs w:val="20"/>
        </w:rPr>
        <w:t>3D model may block the text which affects reading</w:t>
      </w:r>
      <w:r w:rsidR="00E5509D">
        <w:rPr>
          <w:rStyle w:val="src"/>
          <w:rFonts w:ascii="Arial" w:hAnsi="Arial" w:cs="Arial"/>
          <w:color w:val="333333"/>
          <w:szCs w:val="20"/>
        </w:rPr>
        <w:t>, and they</w:t>
      </w:r>
      <w:r>
        <w:rPr>
          <w:rStyle w:val="src"/>
          <w:rFonts w:ascii="Arial" w:hAnsi="Arial" w:cs="Arial"/>
          <w:color w:val="333333"/>
          <w:szCs w:val="20"/>
        </w:rPr>
        <w:t xml:space="preserve"> also </w:t>
      </w:r>
      <w:r w:rsidR="00E5509D">
        <w:rPr>
          <w:rStyle w:val="src"/>
          <w:rFonts w:ascii="Arial" w:hAnsi="Arial" w:cs="Arial"/>
          <w:color w:val="333333"/>
          <w:szCs w:val="20"/>
        </w:rPr>
        <w:t>insisted</w:t>
      </w:r>
      <w:r>
        <w:rPr>
          <w:rStyle w:val="src"/>
          <w:rFonts w:ascii="Arial" w:hAnsi="Arial" w:cs="Arial"/>
          <w:color w:val="333333"/>
          <w:szCs w:val="20"/>
        </w:rPr>
        <w:t xml:space="preserve"> the postcard should not have too m</w:t>
      </w:r>
      <w:r w:rsidR="00E5509D">
        <w:rPr>
          <w:rStyle w:val="src"/>
          <w:rFonts w:ascii="Arial" w:hAnsi="Arial" w:cs="Arial"/>
          <w:color w:val="333333"/>
          <w:szCs w:val="20"/>
        </w:rPr>
        <w:t>uch</w:t>
      </w:r>
      <w:r>
        <w:rPr>
          <w:rStyle w:val="src"/>
          <w:rFonts w:ascii="Arial" w:hAnsi="Arial" w:cs="Arial"/>
          <w:color w:val="333333"/>
          <w:szCs w:val="20"/>
        </w:rPr>
        <w:t xml:space="preserve"> </w:t>
      </w:r>
      <w:r w:rsidR="00E5509D">
        <w:rPr>
          <w:rStyle w:val="src"/>
          <w:rFonts w:ascii="Arial" w:hAnsi="Arial" w:cs="Arial"/>
          <w:color w:val="333333"/>
          <w:szCs w:val="20"/>
        </w:rPr>
        <w:t>tex</w:t>
      </w:r>
      <w:r w:rsidR="002609C1">
        <w:rPr>
          <w:rStyle w:val="src"/>
          <w:rFonts w:ascii="Arial" w:hAnsi="Arial" w:cs="Arial"/>
          <w:color w:val="333333"/>
          <w:szCs w:val="20"/>
        </w:rPr>
        <w:t>t.</w:t>
      </w:r>
      <w:r w:rsidR="002609C1" w:rsidRPr="002609C1">
        <w:rPr>
          <w:rStyle w:val="src"/>
          <w:rFonts w:ascii="Arial" w:hAnsi="Arial" w:cs="Arial" w:hint="eastAsia"/>
          <w:color w:val="333333"/>
          <w:szCs w:val="20"/>
        </w:rPr>
        <w:t xml:space="preserve"> </w:t>
      </w:r>
      <w:r w:rsidR="002609C1" w:rsidRPr="002609C1">
        <w:rPr>
          <w:rStyle w:val="src"/>
          <w:rFonts w:ascii="Arial" w:hAnsi="Arial" w:cs="Arial"/>
          <w:color w:val="333333"/>
          <w:szCs w:val="20"/>
        </w:rPr>
        <w:t>For leaflet,</w:t>
      </w:r>
      <w:r w:rsidR="002609C1">
        <w:rPr>
          <w:rStyle w:val="src"/>
          <w:rFonts w:ascii="Arial" w:hAnsi="Arial" w:cs="Arial"/>
          <w:color w:val="333333"/>
          <w:szCs w:val="20"/>
        </w:rPr>
        <w:t xml:space="preserve"> some people think</w:t>
      </w:r>
      <w:r w:rsidR="002609C1" w:rsidRPr="002609C1">
        <w:rPr>
          <w:rStyle w:val="src"/>
          <w:rFonts w:ascii="Arial" w:hAnsi="Arial" w:cs="Arial" w:hint="eastAsia"/>
          <w:color w:val="333333"/>
          <w:szCs w:val="20"/>
        </w:rPr>
        <w:t xml:space="preserve"> </w:t>
      </w:r>
      <w:r w:rsidR="002609C1">
        <w:rPr>
          <w:rStyle w:val="src"/>
          <w:rFonts w:ascii="Arial" w:hAnsi="Arial" w:cs="Arial"/>
          <w:color w:val="333333"/>
          <w:szCs w:val="20"/>
        </w:rPr>
        <w:t xml:space="preserve">it </w:t>
      </w:r>
      <w:r w:rsidR="002609C1" w:rsidRPr="002609C1">
        <w:rPr>
          <w:rStyle w:val="src"/>
          <w:rFonts w:ascii="Arial" w:hAnsi="Arial" w:cs="Arial" w:hint="eastAsia"/>
          <w:color w:val="333333"/>
          <w:szCs w:val="20"/>
        </w:rPr>
        <w:t>is inconvenient to flip it</w:t>
      </w:r>
      <w:r w:rsidR="002609C1">
        <w:rPr>
          <w:rStyle w:val="src"/>
          <w:rFonts w:ascii="Arial" w:hAnsi="Arial" w:cs="Arial"/>
          <w:color w:val="333333"/>
          <w:szCs w:val="20"/>
        </w:rPr>
        <w:t xml:space="preserve"> and it is too ordinarily.</w:t>
      </w:r>
    </w:p>
    <w:p w14:paraId="435C5AB2" w14:textId="77777777" w:rsidR="00B112A5" w:rsidRPr="002C2E15" w:rsidRDefault="00B112A5" w:rsidP="00D203A9">
      <w:pPr>
        <w:spacing w:line="360" w:lineRule="auto"/>
        <w:rPr>
          <w:rStyle w:val="src"/>
          <w:rFonts w:ascii="Arial" w:hAnsi="Arial" w:cs="Arial"/>
          <w:b/>
          <w:i/>
          <w:color w:val="333333"/>
          <w:szCs w:val="20"/>
        </w:rPr>
      </w:pPr>
      <w:r w:rsidRPr="002C2E15">
        <w:rPr>
          <w:rStyle w:val="src"/>
          <w:rFonts w:ascii="Arial" w:hAnsi="Arial" w:cs="Arial"/>
          <w:b/>
          <w:i/>
          <w:color w:val="333333"/>
          <w:szCs w:val="20"/>
        </w:rPr>
        <w:t>Material</w:t>
      </w:r>
    </w:p>
    <w:p w14:paraId="4910435E" w14:textId="77777777" w:rsidR="00B112A5" w:rsidRPr="00B112A5" w:rsidRDefault="002C2E15" w:rsidP="00B112A5">
      <w:pPr>
        <w:widowControl/>
        <w:contextualSpacing/>
        <w:rPr>
          <w:b/>
          <w:color w:val="FF0000"/>
          <w:sz w:val="24"/>
          <w:szCs w:val="24"/>
        </w:rPr>
      </w:pPr>
      <w:r>
        <w:rPr>
          <w:rStyle w:val="src"/>
          <w:rFonts w:ascii="Arial" w:hAnsi="Arial" w:cs="Arial"/>
          <w:color w:val="333333"/>
          <w:szCs w:val="20"/>
        </w:rPr>
        <w:lastRenderedPageBreak/>
        <w:t xml:space="preserve">Some of the participants focus on the material of the </w:t>
      </w:r>
      <w:r w:rsidRPr="00BD4AFB">
        <w:rPr>
          <w:rFonts w:ascii="Arial" w:hAnsi="Arial" w:cs="Arial"/>
        </w:rPr>
        <w:t>hybrid gifts</w:t>
      </w:r>
      <w:r>
        <w:rPr>
          <w:rStyle w:val="src"/>
          <w:rFonts w:ascii="Arial" w:hAnsi="Arial" w:cs="Arial"/>
          <w:color w:val="333333"/>
          <w:szCs w:val="20"/>
        </w:rPr>
        <w:t>. They indicated that the wooden cube is too heavy which may affect the tangible interaction. And for the choosing of the paper should avoid r</w:t>
      </w:r>
      <w:r w:rsidRPr="002C2E15">
        <w:rPr>
          <w:rStyle w:val="src"/>
          <w:rFonts w:ascii="Arial" w:hAnsi="Arial" w:cs="Arial"/>
          <w:color w:val="333333"/>
          <w:szCs w:val="20"/>
        </w:rPr>
        <w:t>eflective paper</w:t>
      </w:r>
      <w:r>
        <w:rPr>
          <w:rStyle w:val="src"/>
          <w:rFonts w:ascii="Arial" w:hAnsi="Arial" w:cs="Arial"/>
          <w:color w:val="333333"/>
          <w:szCs w:val="20"/>
        </w:rPr>
        <w:t xml:space="preserve"> to </w:t>
      </w:r>
      <w:r w:rsidR="00276D48">
        <w:rPr>
          <w:rStyle w:val="src"/>
          <w:rFonts w:ascii="Arial" w:hAnsi="Arial" w:cs="Arial"/>
          <w:color w:val="333333"/>
          <w:szCs w:val="20"/>
        </w:rPr>
        <w:t>e</w:t>
      </w:r>
      <w:r>
        <w:rPr>
          <w:rStyle w:val="src"/>
          <w:rFonts w:ascii="Arial" w:hAnsi="Arial" w:cs="Arial"/>
          <w:color w:val="333333"/>
          <w:szCs w:val="20"/>
        </w:rPr>
        <w:t xml:space="preserve">nsure the information can be read in a comfortable environment. </w:t>
      </w:r>
    </w:p>
    <w:p w14:paraId="0FF54BC9" w14:textId="77777777" w:rsidR="00196648" w:rsidRPr="00065FF7" w:rsidRDefault="00DF7CDB" w:rsidP="00274FC4">
      <w:pPr>
        <w:pStyle w:val="a3"/>
        <w:widowControl/>
        <w:numPr>
          <w:ilvl w:val="0"/>
          <w:numId w:val="11"/>
        </w:numPr>
        <w:ind w:firstLineChars="0"/>
        <w:contextualSpacing/>
        <w:rPr>
          <w:b/>
          <w:sz w:val="24"/>
        </w:rPr>
      </w:pPr>
      <w:r w:rsidRPr="00065FF7">
        <w:rPr>
          <w:b/>
          <w:sz w:val="24"/>
        </w:rPr>
        <w:t>Implications for Design</w:t>
      </w:r>
    </w:p>
    <w:p w14:paraId="5069214E" w14:textId="77777777" w:rsidR="00BD0590" w:rsidRPr="00B7117B" w:rsidRDefault="00CD21F9" w:rsidP="00274FC4">
      <w:pPr>
        <w:widowControl/>
        <w:rPr>
          <w:rStyle w:val="src"/>
          <w:rFonts w:ascii="Arial" w:hAnsi="Arial" w:cs="Arial"/>
          <w:color w:val="333333"/>
          <w:szCs w:val="20"/>
        </w:rPr>
      </w:pPr>
      <w:r w:rsidRPr="009E75C4">
        <w:rPr>
          <w:rStyle w:val="src"/>
          <w:rFonts w:ascii="Arial" w:hAnsi="Arial" w:cs="Arial"/>
          <w:color w:val="333333"/>
          <w:szCs w:val="20"/>
        </w:rPr>
        <w:t>F</w:t>
      </w:r>
      <w:r w:rsidR="00AD71E2">
        <w:rPr>
          <w:rStyle w:val="src"/>
          <w:rFonts w:ascii="Arial" w:hAnsi="Arial" w:cs="Arial"/>
          <w:color w:val="333333"/>
          <w:szCs w:val="20"/>
        </w:rPr>
        <w:t>ro</w:t>
      </w:r>
      <w:r w:rsidRPr="009E75C4">
        <w:rPr>
          <w:rStyle w:val="src"/>
          <w:rFonts w:ascii="Arial" w:hAnsi="Arial" w:cs="Arial"/>
          <w:color w:val="333333"/>
          <w:szCs w:val="20"/>
        </w:rPr>
        <w:t>m</w:t>
      </w:r>
      <w:r w:rsidR="00984142" w:rsidRPr="009E75C4">
        <w:rPr>
          <w:rStyle w:val="src"/>
          <w:rFonts w:ascii="Arial" w:hAnsi="Arial" w:cs="Arial"/>
          <w:color w:val="333333"/>
          <w:szCs w:val="20"/>
        </w:rPr>
        <w:t xml:space="preserve"> the</w:t>
      </w:r>
      <w:r w:rsidR="00984142" w:rsidRPr="009E75C4">
        <w:rPr>
          <w:rStyle w:val="src"/>
          <w:rFonts w:ascii="Arial" w:hAnsi="Arial" w:cs="Arial" w:hint="eastAsia"/>
          <w:color w:val="333333"/>
          <w:szCs w:val="20"/>
        </w:rPr>
        <w:t xml:space="preserve"> </w:t>
      </w:r>
      <w:r w:rsidR="00196648" w:rsidRPr="009E75C4">
        <w:rPr>
          <w:rStyle w:val="src"/>
          <w:rFonts w:ascii="Arial" w:hAnsi="Arial" w:cs="Arial"/>
          <w:color w:val="333333"/>
          <w:szCs w:val="20"/>
        </w:rPr>
        <w:t>findin</w:t>
      </w:r>
      <w:r w:rsidR="00984142" w:rsidRPr="009E75C4">
        <w:rPr>
          <w:rStyle w:val="src"/>
          <w:rFonts w:ascii="Arial" w:hAnsi="Arial" w:cs="Arial"/>
          <w:color w:val="333333"/>
          <w:szCs w:val="20"/>
        </w:rPr>
        <w:t xml:space="preserve">gs of this </w:t>
      </w:r>
      <w:r w:rsidRPr="009E75C4">
        <w:rPr>
          <w:rStyle w:val="src"/>
          <w:rFonts w:ascii="Arial" w:hAnsi="Arial" w:cs="Arial"/>
          <w:color w:val="333333"/>
          <w:szCs w:val="20"/>
        </w:rPr>
        <w:t>study and own experience</w:t>
      </w:r>
      <w:r w:rsidR="00984142" w:rsidRPr="009E75C4">
        <w:rPr>
          <w:rStyle w:val="src"/>
          <w:rFonts w:ascii="Arial" w:hAnsi="Arial" w:cs="Arial"/>
          <w:color w:val="333333"/>
          <w:szCs w:val="20"/>
        </w:rPr>
        <w:t xml:space="preserve"> we see several</w:t>
      </w:r>
      <w:r w:rsidR="00984142" w:rsidRPr="009E75C4">
        <w:rPr>
          <w:rStyle w:val="src"/>
          <w:rFonts w:ascii="Arial" w:hAnsi="Arial" w:cs="Arial" w:hint="eastAsia"/>
          <w:color w:val="333333"/>
          <w:szCs w:val="20"/>
        </w:rPr>
        <w:t xml:space="preserve"> </w:t>
      </w:r>
      <w:r w:rsidR="00196648" w:rsidRPr="009E75C4">
        <w:rPr>
          <w:rStyle w:val="src"/>
          <w:rFonts w:ascii="Arial" w:hAnsi="Arial" w:cs="Arial"/>
          <w:color w:val="333333"/>
          <w:szCs w:val="20"/>
        </w:rPr>
        <w:t xml:space="preserve">implications for </w:t>
      </w:r>
      <w:r w:rsidR="00AD71E2">
        <w:rPr>
          <w:rStyle w:val="src"/>
          <w:rFonts w:ascii="Arial" w:hAnsi="Arial" w:cs="Arial"/>
          <w:color w:val="333333"/>
          <w:szCs w:val="20"/>
        </w:rPr>
        <w:t xml:space="preserve">the </w:t>
      </w:r>
      <w:r w:rsidR="00196648" w:rsidRPr="009E75C4">
        <w:rPr>
          <w:rStyle w:val="src"/>
          <w:rFonts w:ascii="Arial" w:hAnsi="Arial" w:cs="Arial"/>
          <w:color w:val="333333"/>
          <w:szCs w:val="20"/>
        </w:rPr>
        <w:t xml:space="preserve">design of </w:t>
      </w:r>
      <w:r w:rsidR="00984142" w:rsidRPr="009E75C4">
        <w:rPr>
          <w:rStyle w:val="src"/>
          <w:rFonts w:ascii="Arial" w:hAnsi="Arial" w:cs="Arial"/>
          <w:color w:val="333333"/>
          <w:szCs w:val="20"/>
        </w:rPr>
        <w:t>interactiv</w:t>
      </w:r>
      <w:r w:rsidRPr="009E75C4">
        <w:rPr>
          <w:rStyle w:val="src"/>
          <w:rFonts w:ascii="Arial" w:hAnsi="Arial" w:cs="Arial"/>
          <w:color w:val="333333"/>
          <w:szCs w:val="20"/>
        </w:rPr>
        <w:t>e</w:t>
      </w:r>
      <w:r w:rsidR="00984142" w:rsidRPr="009E75C4">
        <w:rPr>
          <w:rStyle w:val="src"/>
          <w:rFonts w:ascii="Arial" w:hAnsi="Arial" w:cs="Arial"/>
          <w:color w:val="333333"/>
          <w:szCs w:val="20"/>
        </w:rPr>
        <w:t xml:space="preserve"> </w:t>
      </w:r>
      <w:r w:rsidR="00196648" w:rsidRPr="009E75C4">
        <w:rPr>
          <w:rStyle w:val="src"/>
          <w:rFonts w:ascii="Arial" w:hAnsi="Arial" w:cs="Arial"/>
          <w:color w:val="333333"/>
          <w:szCs w:val="20"/>
        </w:rPr>
        <w:t xml:space="preserve">tangibles </w:t>
      </w:r>
      <w:r w:rsidR="00984142" w:rsidRPr="009E75C4">
        <w:rPr>
          <w:rStyle w:val="src"/>
          <w:rFonts w:ascii="Arial" w:hAnsi="Arial" w:cs="Arial"/>
          <w:color w:val="333333"/>
          <w:szCs w:val="20"/>
        </w:rPr>
        <w:t>for museum</w:t>
      </w:r>
      <w:r w:rsidRPr="009E75C4">
        <w:rPr>
          <w:rStyle w:val="src"/>
          <w:rFonts w:ascii="Arial" w:hAnsi="Arial" w:cs="Arial"/>
          <w:color w:val="333333"/>
          <w:szCs w:val="20"/>
        </w:rPr>
        <w:t xml:space="preserve"> gifting</w:t>
      </w:r>
      <w:r w:rsidRPr="009E75C4">
        <w:rPr>
          <w:rStyle w:val="src"/>
          <w:rFonts w:ascii="Arial" w:hAnsi="Arial" w:cs="Arial" w:hint="eastAsia"/>
          <w:color w:val="333333"/>
          <w:szCs w:val="20"/>
        </w:rPr>
        <w:t xml:space="preserve"> </w:t>
      </w:r>
      <w:r w:rsidRPr="009E75C4">
        <w:rPr>
          <w:rStyle w:val="src"/>
          <w:rFonts w:ascii="Arial" w:hAnsi="Arial" w:cs="Arial"/>
          <w:color w:val="333333"/>
          <w:szCs w:val="20"/>
        </w:rPr>
        <w:t>such as CubeMuseum, and summarized four</w:t>
      </w:r>
      <w:r w:rsidRPr="009E75C4">
        <w:rPr>
          <w:rStyle w:val="src"/>
          <w:rFonts w:ascii="Arial" w:hAnsi="Arial" w:cs="Arial" w:hint="eastAsia"/>
          <w:color w:val="333333"/>
          <w:szCs w:val="20"/>
        </w:rPr>
        <w:t xml:space="preserve"> </w:t>
      </w:r>
      <w:r w:rsidRPr="009E75C4">
        <w:rPr>
          <w:rStyle w:val="src"/>
          <w:rFonts w:ascii="Arial" w:hAnsi="Arial" w:cs="Arial"/>
          <w:color w:val="333333"/>
          <w:szCs w:val="20"/>
        </w:rPr>
        <w:t>guidelines</w:t>
      </w:r>
      <w:r w:rsidR="00984142" w:rsidRPr="009E75C4">
        <w:rPr>
          <w:rStyle w:val="src"/>
          <w:rFonts w:ascii="Arial" w:hAnsi="Arial" w:cs="Arial"/>
          <w:color w:val="333333"/>
          <w:szCs w:val="20"/>
        </w:rPr>
        <w:t>.</w:t>
      </w:r>
    </w:p>
    <w:p w14:paraId="6C2F8B85" w14:textId="77777777" w:rsidR="00AA1CB0" w:rsidRPr="00BD0590" w:rsidRDefault="00AA1CB0" w:rsidP="00557C78">
      <w:pPr>
        <w:spacing w:line="360" w:lineRule="auto"/>
        <w:rPr>
          <w:rStyle w:val="src"/>
          <w:rFonts w:ascii="Arial" w:hAnsi="Arial" w:cs="Arial"/>
          <w:b/>
          <w:i/>
          <w:color w:val="333333"/>
          <w:szCs w:val="20"/>
        </w:rPr>
      </w:pPr>
      <w:r w:rsidRPr="00BD0590">
        <w:rPr>
          <w:rStyle w:val="src"/>
          <w:rFonts w:ascii="Arial" w:hAnsi="Arial" w:cs="Arial"/>
          <w:b/>
          <w:i/>
          <w:color w:val="333333"/>
          <w:szCs w:val="20"/>
        </w:rPr>
        <w:t>P</w:t>
      </w:r>
      <w:r w:rsidR="0083520D" w:rsidRPr="00557C78">
        <w:rPr>
          <w:rStyle w:val="src"/>
          <w:rFonts w:ascii="Arial" w:hAnsi="Arial" w:cs="Arial"/>
          <w:b/>
          <w:i/>
          <w:color w:val="333333"/>
          <w:szCs w:val="20"/>
        </w:rPr>
        <w:t>erceive</w:t>
      </w:r>
      <w:r w:rsidRPr="00BD0590">
        <w:rPr>
          <w:rStyle w:val="src"/>
          <w:rFonts w:ascii="Arial" w:hAnsi="Arial" w:cs="Arial"/>
          <w:b/>
          <w:i/>
          <w:color w:val="333333"/>
          <w:szCs w:val="20"/>
        </w:rPr>
        <w:t xml:space="preserve"> </w:t>
      </w:r>
      <w:r w:rsidR="00AD71E2">
        <w:rPr>
          <w:rStyle w:val="src"/>
          <w:rFonts w:ascii="Arial" w:hAnsi="Arial" w:cs="Arial"/>
          <w:b/>
          <w:i/>
          <w:color w:val="333333"/>
          <w:szCs w:val="20"/>
        </w:rPr>
        <w:t xml:space="preserve">the </w:t>
      </w:r>
      <w:r w:rsidRPr="00BD0590">
        <w:rPr>
          <w:rStyle w:val="src"/>
          <w:rFonts w:ascii="Arial" w:hAnsi="Arial" w:cs="Arial"/>
          <w:b/>
          <w:i/>
          <w:color w:val="333333"/>
          <w:szCs w:val="20"/>
        </w:rPr>
        <w:t>size</w:t>
      </w:r>
    </w:p>
    <w:p w14:paraId="77085384" w14:textId="77777777" w:rsidR="005A40DB" w:rsidRDefault="00045D24" w:rsidP="005A40DB">
      <w:pPr>
        <w:rPr>
          <w:rStyle w:val="src"/>
          <w:rFonts w:ascii="Arial" w:hAnsi="Arial" w:cs="Arial"/>
          <w:color w:val="333333"/>
          <w:szCs w:val="20"/>
        </w:rPr>
      </w:pPr>
      <w:r w:rsidRPr="00BD0590">
        <w:rPr>
          <w:rStyle w:val="src"/>
          <w:rFonts w:ascii="Arial" w:hAnsi="Arial" w:cs="Arial"/>
          <w:color w:val="333333"/>
          <w:szCs w:val="20"/>
        </w:rPr>
        <w:t>Throughout our study</w:t>
      </w:r>
      <w:r w:rsidR="00AD71E2">
        <w:rPr>
          <w:rStyle w:val="src"/>
          <w:rFonts w:ascii="Arial" w:hAnsi="Arial" w:cs="Arial"/>
          <w:color w:val="333333"/>
          <w:szCs w:val="20"/>
        </w:rPr>
        <w:t>,</w:t>
      </w:r>
      <w:r w:rsidRPr="00BD0590">
        <w:rPr>
          <w:rStyle w:val="src"/>
          <w:rFonts w:ascii="Arial" w:hAnsi="Arial" w:cs="Arial"/>
          <w:color w:val="333333"/>
          <w:szCs w:val="20"/>
        </w:rPr>
        <w:t xml:space="preserve"> we found the learning of the artifact size has no significant between </w:t>
      </w:r>
      <w:r w:rsidR="00906A5B">
        <w:rPr>
          <w:rStyle w:val="src"/>
          <w:rFonts w:ascii="Arial" w:hAnsi="Arial" w:cs="Arial"/>
          <w:color w:val="333333"/>
          <w:szCs w:val="20"/>
        </w:rPr>
        <w:t>three</w:t>
      </w:r>
      <w:r w:rsidRPr="00BD0590">
        <w:rPr>
          <w:rStyle w:val="src"/>
          <w:rFonts w:ascii="Arial" w:hAnsi="Arial" w:cs="Arial"/>
          <w:color w:val="333333"/>
          <w:szCs w:val="20"/>
        </w:rPr>
        <w:t xml:space="preserve"> condition</w:t>
      </w:r>
      <w:r w:rsidR="009B62CA">
        <w:rPr>
          <w:rStyle w:val="src"/>
          <w:rFonts w:ascii="Arial" w:hAnsi="Arial" w:cs="Arial"/>
          <w:color w:val="333333"/>
          <w:szCs w:val="20"/>
        </w:rPr>
        <w:t>s</w:t>
      </w:r>
      <w:r w:rsidRPr="00BD0590">
        <w:rPr>
          <w:rStyle w:val="src"/>
          <w:rFonts w:ascii="Arial" w:hAnsi="Arial" w:cs="Arial"/>
          <w:color w:val="333333"/>
          <w:szCs w:val="20"/>
        </w:rPr>
        <w:t xml:space="preserve"> which </w:t>
      </w:r>
      <w:r w:rsidR="00AD71E2">
        <w:rPr>
          <w:rStyle w:val="src"/>
          <w:rFonts w:ascii="Arial" w:hAnsi="Arial" w:cs="Arial"/>
          <w:color w:val="333333"/>
          <w:szCs w:val="20"/>
        </w:rPr>
        <w:t>are</w:t>
      </w:r>
      <w:r w:rsidRPr="00BD0590">
        <w:rPr>
          <w:rStyle w:val="src"/>
          <w:rFonts w:ascii="Arial" w:hAnsi="Arial" w:cs="Arial"/>
          <w:color w:val="333333"/>
          <w:szCs w:val="20"/>
        </w:rPr>
        <w:t xml:space="preserve"> not quite our expectation.</w:t>
      </w:r>
      <w:r w:rsidR="0083520D">
        <w:rPr>
          <w:rStyle w:val="src"/>
          <w:rFonts w:ascii="Arial" w:hAnsi="Arial" w:cs="Arial"/>
          <w:color w:val="333333"/>
          <w:szCs w:val="20"/>
        </w:rPr>
        <w:t xml:space="preserve"> </w:t>
      </w:r>
      <w:r w:rsidR="00AA1CB0" w:rsidRPr="00BD0590">
        <w:rPr>
          <w:rStyle w:val="src"/>
          <w:rFonts w:ascii="Arial" w:hAnsi="Arial" w:cs="Arial"/>
          <w:color w:val="333333"/>
          <w:szCs w:val="20"/>
        </w:rPr>
        <w:t xml:space="preserve">When </w:t>
      </w:r>
      <w:r w:rsidR="00A613BC" w:rsidRPr="00BD0590">
        <w:rPr>
          <w:rStyle w:val="src"/>
          <w:rFonts w:ascii="Arial" w:hAnsi="Arial" w:cs="Arial"/>
          <w:color w:val="333333"/>
          <w:szCs w:val="20"/>
        </w:rPr>
        <w:t xml:space="preserve">participants </w:t>
      </w:r>
      <w:r w:rsidRPr="00BD0590">
        <w:rPr>
          <w:rStyle w:val="src"/>
          <w:rFonts w:ascii="Arial" w:hAnsi="Arial" w:cs="Arial"/>
          <w:color w:val="333333"/>
          <w:szCs w:val="20"/>
        </w:rPr>
        <w:t>c</w:t>
      </w:r>
      <w:r w:rsidR="00A613BC" w:rsidRPr="00BD0590">
        <w:rPr>
          <w:rStyle w:val="src"/>
          <w:rFonts w:ascii="Arial" w:hAnsi="Arial" w:cs="Arial"/>
          <w:color w:val="333333"/>
          <w:szCs w:val="20"/>
        </w:rPr>
        <w:t xml:space="preserve">hecked the size on 3D models, they cannot </w:t>
      </w:r>
      <w:r w:rsidR="0083520D" w:rsidRPr="0083520D">
        <w:rPr>
          <w:rStyle w:val="src"/>
          <w:rFonts w:ascii="Arial" w:hAnsi="Arial" w:cs="Arial"/>
          <w:color w:val="333333"/>
          <w:szCs w:val="20"/>
        </w:rPr>
        <w:t>perceive</w:t>
      </w:r>
      <w:r w:rsidR="00A613BC" w:rsidRPr="00BD0590">
        <w:rPr>
          <w:rStyle w:val="src"/>
          <w:rFonts w:ascii="Arial" w:hAnsi="Arial" w:cs="Arial"/>
          <w:color w:val="333333"/>
          <w:szCs w:val="20"/>
        </w:rPr>
        <w:t xml:space="preserve"> the real size </w:t>
      </w:r>
      <w:r w:rsidR="005A40DB" w:rsidRPr="00BD0590">
        <w:rPr>
          <w:rStyle w:val="src"/>
          <w:rFonts w:ascii="Arial" w:hAnsi="Arial" w:cs="Arial"/>
          <w:color w:val="333333"/>
          <w:szCs w:val="20"/>
        </w:rPr>
        <w:t xml:space="preserve">easily </w:t>
      </w:r>
      <w:r w:rsidR="00A613BC" w:rsidRPr="00BD0590">
        <w:rPr>
          <w:rStyle w:val="src"/>
          <w:rFonts w:ascii="Arial" w:hAnsi="Arial" w:cs="Arial"/>
          <w:color w:val="333333"/>
          <w:szCs w:val="20"/>
        </w:rPr>
        <w:t>since the virtual artifact ha</w:t>
      </w:r>
      <w:r w:rsidR="00AD71E2">
        <w:rPr>
          <w:rStyle w:val="src"/>
          <w:rFonts w:ascii="Arial" w:hAnsi="Arial" w:cs="Arial"/>
          <w:color w:val="333333"/>
          <w:szCs w:val="20"/>
        </w:rPr>
        <w:t>s</w:t>
      </w:r>
      <w:r w:rsidR="00A613BC" w:rsidRPr="00BD0590">
        <w:rPr>
          <w:rStyle w:val="src"/>
          <w:rFonts w:ascii="Arial" w:hAnsi="Arial" w:cs="Arial"/>
          <w:color w:val="333333"/>
          <w:szCs w:val="20"/>
        </w:rPr>
        <w:t xml:space="preserve"> </w:t>
      </w:r>
      <w:r w:rsidR="00AD71E2">
        <w:rPr>
          <w:rStyle w:val="src"/>
          <w:rFonts w:ascii="Arial" w:hAnsi="Arial" w:cs="Arial"/>
          <w:color w:val="333333"/>
          <w:szCs w:val="20"/>
        </w:rPr>
        <w:t>a</w:t>
      </w:r>
      <w:r w:rsidR="00A613BC" w:rsidRPr="00BD0590">
        <w:rPr>
          <w:rStyle w:val="src"/>
          <w:rFonts w:ascii="Arial" w:hAnsi="Arial" w:cs="Arial"/>
          <w:color w:val="333333"/>
          <w:szCs w:val="20"/>
        </w:rPr>
        <w:t xml:space="preserve"> similar initial size displayed on </w:t>
      </w:r>
      <w:r w:rsidR="00AD71E2">
        <w:rPr>
          <w:rStyle w:val="src"/>
          <w:rFonts w:ascii="Arial" w:hAnsi="Arial" w:cs="Arial"/>
          <w:color w:val="333333"/>
          <w:szCs w:val="20"/>
        </w:rPr>
        <w:t xml:space="preserve">the </w:t>
      </w:r>
      <w:r w:rsidR="00A613BC" w:rsidRPr="00BD0590">
        <w:rPr>
          <w:rStyle w:val="src"/>
          <w:rFonts w:ascii="Arial" w:hAnsi="Arial" w:cs="Arial"/>
          <w:color w:val="333333"/>
          <w:szCs w:val="20"/>
        </w:rPr>
        <w:t>screen</w:t>
      </w:r>
      <w:r w:rsidR="0062376D" w:rsidRPr="00BD0590">
        <w:rPr>
          <w:rStyle w:val="src"/>
          <w:rFonts w:ascii="Arial" w:hAnsi="Arial" w:cs="Arial"/>
          <w:color w:val="333333"/>
          <w:szCs w:val="20"/>
        </w:rPr>
        <w:t>. And</w:t>
      </w:r>
      <w:r w:rsidR="00FD70A6" w:rsidRPr="00BD0590">
        <w:rPr>
          <w:rStyle w:val="src"/>
          <w:rFonts w:ascii="Arial" w:hAnsi="Arial" w:cs="Arial"/>
          <w:color w:val="333333"/>
          <w:szCs w:val="20"/>
        </w:rPr>
        <w:t xml:space="preserve"> we concluded</w:t>
      </w:r>
      <w:r w:rsidR="00AD71E2">
        <w:rPr>
          <w:rStyle w:val="src"/>
          <w:rFonts w:ascii="Arial" w:hAnsi="Arial" w:cs="Arial"/>
          <w:color w:val="333333"/>
          <w:szCs w:val="20"/>
        </w:rPr>
        <w:t xml:space="preserve"> </w:t>
      </w:r>
      <w:r w:rsidR="00FD70A6" w:rsidRPr="00BD0590">
        <w:rPr>
          <w:rStyle w:val="src"/>
          <w:rFonts w:ascii="Arial" w:hAnsi="Arial" w:cs="Arial"/>
          <w:color w:val="333333"/>
          <w:szCs w:val="20"/>
        </w:rPr>
        <w:t xml:space="preserve">that </w:t>
      </w:r>
      <w:r w:rsidR="0062376D" w:rsidRPr="00BD0590">
        <w:rPr>
          <w:rStyle w:val="src"/>
          <w:rFonts w:ascii="Arial" w:hAnsi="Arial" w:cs="Arial"/>
          <w:color w:val="333333"/>
          <w:szCs w:val="20"/>
        </w:rPr>
        <w:t>add</w:t>
      </w:r>
      <w:r w:rsidR="00FD70A6" w:rsidRPr="00BD0590">
        <w:rPr>
          <w:rStyle w:val="src"/>
          <w:rFonts w:ascii="Arial" w:hAnsi="Arial" w:cs="Arial"/>
          <w:color w:val="333333"/>
          <w:szCs w:val="20"/>
        </w:rPr>
        <w:t>ing</w:t>
      </w:r>
      <w:r w:rsidR="0062376D" w:rsidRPr="00BD0590">
        <w:rPr>
          <w:rStyle w:val="src"/>
          <w:rFonts w:ascii="Arial" w:hAnsi="Arial" w:cs="Arial"/>
          <w:color w:val="333333"/>
          <w:szCs w:val="20"/>
        </w:rPr>
        <w:t xml:space="preserve"> a </w:t>
      </w:r>
      <w:r w:rsidR="0083520D" w:rsidRPr="00BD0590">
        <w:rPr>
          <w:rStyle w:val="src"/>
          <w:rFonts w:ascii="Arial" w:hAnsi="Arial" w:cs="Arial"/>
          <w:color w:val="333333"/>
          <w:szCs w:val="20"/>
        </w:rPr>
        <w:t xml:space="preserve">reference virtual object </w:t>
      </w:r>
      <w:r w:rsidR="0062376D" w:rsidRPr="00BD0590">
        <w:rPr>
          <w:rStyle w:val="src"/>
          <w:rFonts w:ascii="Arial" w:hAnsi="Arial" w:cs="Arial"/>
          <w:color w:val="333333"/>
          <w:szCs w:val="20"/>
        </w:rPr>
        <w:t>may improve the experience</w:t>
      </w:r>
      <w:r w:rsidR="0083520D" w:rsidRPr="00BD0590">
        <w:rPr>
          <w:rStyle w:val="src"/>
          <w:rFonts w:ascii="Arial" w:hAnsi="Arial" w:cs="Arial"/>
          <w:color w:val="333333"/>
          <w:szCs w:val="20"/>
        </w:rPr>
        <w:t>.</w:t>
      </w:r>
    </w:p>
    <w:p w14:paraId="1578E5DE" w14:textId="77777777" w:rsidR="00557C78" w:rsidRPr="00B97599" w:rsidRDefault="00557C78" w:rsidP="00557C78">
      <w:pPr>
        <w:spacing w:line="360" w:lineRule="auto"/>
        <w:rPr>
          <w:rStyle w:val="src"/>
          <w:rFonts w:ascii="Arial" w:hAnsi="Arial" w:cs="Arial"/>
          <w:b/>
          <w:i/>
          <w:color w:val="333333"/>
          <w:szCs w:val="20"/>
        </w:rPr>
      </w:pPr>
      <w:r w:rsidRPr="00B97599">
        <w:rPr>
          <w:rStyle w:val="src"/>
          <w:rFonts w:ascii="Arial" w:hAnsi="Arial" w:cs="Arial" w:hint="eastAsia"/>
          <w:b/>
          <w:i/>
          <w:color w:val="333333"/>
          <w:szCs w:val="20"/>
        </w:rPr>
        <w:t>A</w:t>
      </w:r>
      <w:r w:rsidRPr="00B97599">
        <w:rPr>
          <w:rStyle w:val="src"/>
          <w:rFonts w:ascii="Arial" w:hAnsi="Arial" w:cs="Arial"/>
          <w:b/>
          <w:i/>
          <w:color w:val="333333"/>
          <w:szCs w:val="20"/>
        </w:rPr>
        <w:t>daptable</w:t>
      </w:r>
    </w:p>
    <w:p w14:paraId="5A173350" w14:textId="77777777" w:rsidR="00557C78" w:rsidRPr="00557C78" w:rsidRDefault="00557C78" w:rsidP="005A40DB">
      <w:pPr>
        <w:rPr>
          <w:rStyle w:val="src"/>
          <w:rFonts w:ascii="Arial" w:hAnsi="Arial" w:cs="Arial"/>
          <w:color w:val="333333"/>
          <w:szCs w:val="20"/>
        </w:rPr>
      </w:pPr>
      <w:r>
        <w:rPr>
          <w:rStyle w:val="src"/>
          <w:rFonts w:ascii="Arial" w:hAnsi="Arial" w:cs="Arial"/>
          <w:color w:val="333333"/>
          <w:szCs w:val="20"/>
        </w:rPr>
        <w:t xml:space="preserve">AR as a novel </w:t>
      </w:r>
      <w:r>
        <w:rPr>
          <w:rStyle w:val="src"/>
          <w:rFonts w:ascii="Arial" w:hAnsi="Arial" w:cs="Arial" w:hint="eastAsia"/>
          <w:color w:val="333333"/>
          <w:szCs w:val="20"/>
        </w:rPr>
        <w:t>interactive</w:t>
      </w:r>
      <w:r>
        <w:rPr>
          <w:rStyle w:val="src"/>
          <w:rFonts w:ascii="Arial" w:hAnsi="Arial" w:cs="Arial"/>
          <w:color w:val="333333"/>
          <w:szCs w:val="20"/>
        </w:rPr>
        <w:t xml:space="preserve"> technology provided an </w:t>
      </w:r>
      <w:r w:rsidRPr="001D4063">
        <w:rPr>
          <w:rStyle w:val="src"/>
          <w:rFonts w:ascii="Arial" w:hAnsi="Arial" w:cs="Arial"/>
          <w:color w:val="333333"/>
          <w:szCs w:val="20"/>
        </w:rPr>
        <w:t>immerse</w:t>
      </w:r>
      <w:r>
        <w:rPr>
          <w:rStyle w:val="src"/>
          <w:rFonts w:ascii="Arial" w:hAnsi="Arial" w:cs="Arial"/>
          <w:color w:val="333333"/>
          <w:szCs w:val="20"/>
        </w:rPr>
        <w:t xml:space="preserve"> experience so that it is popular in youth groups, but it is not suitable for the elder since they are not very</w:t>
      </w:r>
      <w:r w:rsidRPr="001D4063">
        <w:rPr>
          <w:rStyle w:val="src"/>
          <w:rFonts w:ascii="Arial" w:hAnsi="Arial" w:cs="Arial"/>
          <w:color w:val="333333"/>
          <w:szCs w:val="20"/>
        </w:rPr>
        <w:t xml:space="preserve"> open to </w:t>
      </w:r>
      <w:r w:rsidR="00C055A5">
        <w:rPr>
          <w:rStyle w:val="src"/>
          <w:rFonts w:ascii="Arial" w:hAnsi="Arial" w:cs="Arial"/>
          <w:color w:val="333333"/>
          <w:szCs w:val="20"/>
        </w:rPr>
        <w:t>accept</w:t>
      </w:r>
      <w:r w:rsidR="00F96B73">
        <w:rPr>
          <w:rStyle w:val="src"/>
          <w:rFonts w:ascii="Arial" w:hAnsi="Arial" w:cs="Arial"/>
          <w:color w:val="333333"/>
          <w:szCs w:val="20"/>
        </w:rPr>
        <w:t>ing</w:t>
      </w:r>
      <w:r w:rsidR="00C055A5">
        <w:rPr>
          <w:rStyle w:val="src"/>
          <w:rFonts w:ascii="Arial" w:hAnsi="Arial" w:cs="Arial"/>
          <w:color w:val="333333"/>
          <w:szCs w:val="20"/>
        </w:rPr>
        <w:t xml:space="preserve"> </w:t>
      </w:r>
      <w:r w:rsidRPr="001D4063">
        <w:rPr>
          <w:rStyle w:val="src"/>
          <w:rFonts w:ascii="Arial" w:hAnsi="Arial" w:cs="Arial"/>
          <w:color w:val="333333"/>
          <w:szCs w:val="20"/>
        </w:rPr>
        <w:t xml:space="preserve">new </w:t>
      </w:r>
      <w:r>
        <w:rPr>
          <w:rStyle w:val="src"/>
          <w:rFonts w:ascii="Arial" w:hAnsi="Arial" w:cs="Arial"/>
          <w:color w:val="333333"/>
          <w:szCs w:val="20"/>
        </w:rPr>
        <w:t xml:space="preserve">things. So we can add extra paper reading information on the </w:t>
      </w:r>
      <w:r w:rsidRPr="001D4063">
        <w:rPr>
          <w:rStyle w:val="src"/>
          <w:rFonts w:ascii="Arial" w:hAnsi="Arial" w:cs="Arial"/>
          <w:color w:val="333333"/>
          <w:szCs w:val="20"/>
        </w:rPr>
        <w:t>back of the card</w:t>
      </w:r>
      <w:r w:rsidR="00964BE7">
        <w:rPr>
          <w:rStyle w:val="src"/>
          <w:rFonts w:ascii="Arial" w:hAnsi="Arial" w:cs="Arial"/>
          <w:color w:val="333333"/>
          <w:szCs w:val="20"/>
        </w:rPr>
        <w:t xml:space="preserve"> to link the traditional way and the new way</w:t>
      </w:r>
      <w:r>
        <w:rPr>
          <w:rStyle w:val="src"/>
          <w:rFonts w:ascii="Arial" w:hAnsi="Arial" w:cs="Arial"/>
          <w:color w:val="333333"/>
          <w:szCs w:val="20"/>
        </w:rPr>
        <w:t>.</w:t>
      </w:r>
    </w:p>
    <w:p w14:paraId="471870B5" w14:textId="77777777" w:rsidR="00557C78" w:rsidRDefault="00557C78" w:rsidP="00557C78">
      <w:pPr>
        <w:spacing w:line="360" w:lineRule="auto"/>
        <w:rPr>
          <w:rStyle w:val="src"/>
          <w:rFonts w:ascii="Arial" w:hAnsi="Arial" w:cs="Arial"/>
          <w:b/>
          <w:i/>
          <w:color w:val="333333"/>
          <w:szCs w:val="20"/>
        </w:rPr>
      </w:pPr>
      <w:r>
        <w:rPr>
          <w:rStyle w:val="src"/>
          <w:rFonts w:ascii="Arial" w:hAnsi="Arial" w:cs="Arial"/>
          <w:b/>
          <w:i/>
          <w:color w:val="333333"/>
          <w:szCs w:val="20"/>
        </w:rPr>
        <w:t>C</w:t>
      </w:r>
      <w:r w:rsidRPr="00557C78">
        <w:rPr>
          <w:rStyle w:val="src"/>
          <w:rFonts w:ascii="Arial" w:hAnsi="Arial" w:cs="Arial"/>
          <w:b/>
          <w:i/>
          <w:color w:val="333333"/>
          <w:szCs w:val="20"/>
        </w:rPr>
        <w:t>ustomized</w:t>
      </w:r>
    </w:p>
    <w:p w14:paraId="0FA8B822" w14:textId="77777777" w:rsidR="00557C78" w:rsidRPr="00557C78" w:rsidRDefault="00557C78" w:rsidP="00557C78">
      <w:pPr>
        <w:rPr>
          <w:rStyle w:val="src"/>
          <w:rFonts w:ascii="Arial" w:hAnsi="Arial" w:cs="Arial"/>
          <w:color w:val="333333"/>
          <w:szCs w:val="20"/>
        </w:rPr>
      </w:pPr>
      <w:r w:rsidRPr="00557C78">
        <w:rPr>
          <w:rStyle w:val="src"/>
          <w:rFonts w:ascii="Arial" w:hAnsi="Arial" w:cs="Arial"/>
          <w:color w:val="333333"/>
          <w:szCs w:val="20"/>
        </w:rPr>
        <w:t>Some</w:t>
      </w:r>
      <w:r>
        <w:rPr>
          <w:rStyle w:val="src"/>
          <w:rFonts w:ascii="Arial" w:hAnsi="Arial" w:cs="Arial"/>
          <w:color w:val="333333"/>
          <w:szCs w:val="20"/>
        </w:rPr>
        <w:t xml:space="preserve"> participants pointed out that the strength of the paper materials is to mark down or highlight things. This function also should be extended and implemented in digital reading on mobile.</w:t>
      </w:r>
    </w:p>
    <w:p w14:paraId="56ACA4CD" w14:textId="77777777" w:rsidR="00557C78" w:rsidRPr="00B97599" w:rsidRDefault="00557C78" w:rsidP="00557C78">
      <w:pPr>
        <w:spacing w:line="360" w:lineRule="auto"/>
        <w:rPr>
          <w:rStyle w:val="src"/>
          <w:rFonts w:ascii="Arial" w:hAnsi="Arial" w:cs="Arial"/>
          <w:b/>
          <w:i/>
          <w:color w:val="333333"/>
          <w:szCs w:val="20"/>
        </w:rPr>
      </w:pPr>
      <w:r>
        <w:rPr>
          <w:rStyle w:val="src"/>
          <w:rFonts w:ascii="Arial" w:hAnsi="Arial" w:cs="Arial"/>
          <w:b/>
          <w:i/>
          <w:color w:val="333333"/>
          <w:szCs w:val="20"/>
        </w:rPr>
        <w:t>E</w:t>
      </w:r>
      <w:r w:rsidRPr="00B97599">
        <w:rPr>
          <w:rStyle w:val="src"/>
          <w:rFonts w:ascii="Arial" w:hAnsi="Arial" w:cs="Arial"/>
          <w:b/>
          <w:i/>
          <w:color w:val="333333"/>
          <w:szCs w:val="20"/>
        </w:rPr>
        <w:t>xpansibility</w:t>
      </w:r>
    </w:p>
    <w:p w14:paraId="383B2C02" w14:textId="77777777" w:rsidR="00557C78" w:rsidRPr="00B97599" w:rsidRDefault="00557C78" w:rsidP="00557C78">
      <w:pPr>
        <w:rPr>
          <w:rStyle w:val="src"/>
          <w:rFonts w:ascii="Arial" w:hAnsi="Arial" w:cs="Arial"/>
          <w:color w:val="333333"/>
          <w:szCs w:val="20"/>
        </w:rPr>
      </w:pPr>
      <w:r w:rsidRPr="000676BB">
        <w:rPr>
          <w:rStyle w:val="src"/>
          <w:rFonts w:ascii="Arial" w:hAnsi="Arial" w:cs="Arial"/>
          <w:color w:val="333333"/>
          <w:szCs w:val="20"/>
        </w:rPr>
        <w:t>When asked</w:t>
      </w:r>
      <w:r>
        <w:rPr>
          <w:rStyle w:val="src"/>
          <w:rFonts w:ascii="Arial" w:hAnsi="Arial" w:cs="Arial"/>
          <w:i/>
          <w:color w:val="333333"/>
          <w:szCs w:val="20"/>
        </w:rPr>
        <w:t xml:space="preserve"> “If willingly to buy the extra expanded card for CubeMuseum</w:t>
      </w:r>
      <w:r w:rsidRPr="00427339">
        <w:rPr>
          <w:rStyle w:val="src"/>
          <w:rFonts w:ascii="Arial" w:hAnsi="Arial" w:cs="Arial"/>
          <w:i/>
          <w:color w:val="333333"/>
          <w:szCs w:val="20"/>
        </w:rPr>
        <w:t>,”</w:t>
      </w:r>
      <w:r w:rsidRPr="00427339">
        <w:t xml:space="preserve"> </w:t>
      </w:r>
      <w:r w:rsidRPr="00427339">
        <w:rPr>
          <w:rStyle w:val="src"/>
          <w:rFonts w:ascii="Arial" w:hAnsi="Arial" w:cs="Arial"/>
          <w:color w:val="333333"/>
          <w:szCs w:val="20"/>
        </w:rPr>
        <w:t xml:space="preserve">most of the participants </w:t>
      </w:r>
      <w:r>
        <w:rPr>
          <w:rFonts w:ascii="Arial" w:hAnsi="Arial" w:cs="Arial"/>
          <w:color w:val="333333"/>
          <w:szCs w:val="21"/>
          <w:shd w:val="clear" w:color="auto" w:fill="FFFFFF"/>
        </w:rPr>
        <w:t>express</w:t>
      </w:r>
      <w:r w:rsidRPr="00427339">
        <w:rPr>
          <w:rStyle w:val="src"/>
          <w:rFonts w:ascii="Arial" w:hAnsi="Arial" w:cs="Arial"/>
          <w:color w:val="333333"/>
          <w:szCs w:val="20"/>
        </w:rPr>
        <w:t>ed the CubeMuseum</w:t>
      </w:r>
      <w:r>
        <w:rPr>
          <w:rStyle w:val="src"/>
          <w:rFonts w:ascii="Arial" w:hAnsi="Arial" w:cs="Arial"/>
          <w:color w:val="333333"/>
          <w:szCs w:val="20"/>
        </w:rPr>
        <w:t xml:space="preserve"> very high p</w:t>
      </w:r>
      <w:r>
        <w:rPr>
          <w:rFonts w:ascii="Arial" w:hAnsi="Arial" w:cs="Arial"/>
          <w:color w:val="333333"/>
          <w:szCs w:val="21"/>
          <w:shd w:val="clear" w:color="auto" w:fill="FFFFFF"/>
        </w:rPr>
        <w:t>urchase Intention to collect</w:t>
      </w:r>
      <w:r w:rsidR="00915FE7">
        <w:rPr>
          <w:rFonts w:ascii="Arial" w:hAnsi="Arial" w:cs="Arial"/>
          <w:color w:val="333333"/>
          <w:szCs w:val="21"/>
          <w:shd w:val="clear" w:color="auto" w:fill="FFFFFF"/>
        </w:rPr>
        <w:t xml:space="preserve"> </w:t>
      </w:r>
      <w:r>
        <w:rPr>
          <w:rFonts w:ascii="Arial" w:hAnsi="Arial" w:cs="Arial"/>
          <w:color w:val="333333"/>
          <w:szCs w:val="21"/>
          <w:shd w:val="clear" w:color="auto" w:fill="FFFFFF"/>
        </w:rPr>
        <w:t>card</w:t>
      </w:r>
      <w:r w:rsidR="00915FE7">
        <w:rPr>
          <w:rFonts w:ascii="Arial" w:hAnsi="Arial" w:cs="Arial"/>
          <w:color w:val="333333"/>
          <w:szCs w:val="21"/>
          <w:shd w:val="clear" w:color="auto" w:fill="FFFFFF"/>
        </w:rPr>
        <w:t>s</w:t>
      </w:r>
      <w:r>
        <w:rPr>
          <w:rFonts w:ascii="Arial" w:hAnsi="Arial" w:cs="Arial"/>
          <w:color w:val="333333"/>
          <w:szCs w:val="21"/>
          <w:shd w:val="clear" w:color="auto" w:fill="FFFFFF"/>
        </w:rPr>
        <w:t xml:space="preserve"> that </w:t>
      </w:r>
      <w:r w:rsidRPr="00B97599">
        <w:rPr>
          <w:rStyle w:val="src"/>
          <w:rFonts w:ascii="Arial" w:hAnsi="Arial" w:cs="Arial"/>
          <w:color w:val="333333"/>
          <w:szCs w:val="20"/>
        </w:rPr>
        <w:t xml:space="preserve">indicated the collection mechanism can </w:t>
      </w:r>
      <w:r>
        <w:rPr>
          <w:rStyle w:val="src"/>
          <w:rFonts w:ascii="Arial" w:hAnsi="Arial" w:cs="Arial"/>
          <w:color w:val="333333"/>
          <w:szCs w:val="20"/>
        </w:rPr>
        <w:t xml:space="preserve">be </w:t>
      </w:r>
      <w:r w:rsidRPr="00B97599">
        <w:rPr>
          <w:rStyle w:val="src"/>
          <w:rFonts w:ascii="Arial" w:hAnsi="Arial" w:cs="Arial"/>
          <w:color w:val="333333"/>
          <w:szCs w:val="20"/>
        </w:rPr>
        <w:t>promote</w:t>
      </w:r>
      <w:r>
        <w:rPr>
          <w:rStyle w:val="src"/>
          <w:rFonts w:ascii="Arial" w:hAnsi="Arial" w:cs="Arial"/>
          <w:color w:val="333333"/>
          <w:szCs w:val="20"/>
        </w:rPr>
        <w:t>d in it</w:t>
      </w:r>
      <w:r w:rsidRPr="00B97599">
        <w:rPr>
          <w:rStyle w:val="src"/>
          <w:rFonts w:ascii="Arial" w:hAnsi="Arial" w:cs="Arial"/>
          <w:color w:val="333333"/>
          <w:szCs w:val="20"/>
        </w:rPr>
        <w:t>.</w:t>
      </w:r>
    </w:p>
    <w:p w14:paraId="511412E8" w14:textId="77777777" w:rsidR="00557C78" w:rsidRPr="00557C78" w:rsidRDefault="00557C78" w:rsidP="00557C78">
      <w:pPr>
        <w:spacing w:line="360" w:lineRule="auto"/>
        <w:rPr>
          <w:rStyle w:val="src"/>
          <w:rFonts w:ascii="Arial" w:hAnsi="Arial" w:cs="Arial"/>
          <w:b/>
          <w:i/>
          <w:color w:val="333333"/>
          <w:szCs w:val="20"/>
        </w:rPr>
      </w:pPr>
    </w:p>
    <w:p w14:paraId="0A262161" w14:textId="77777777" w:rsidR="00DF7CDB" w:rsidRPr="00741ECD" w:rsidRDefault="00DF7CDB" w:rsidP="005A40DB">
      <w:pPr>
        <w:rPr>
          <w:b/>
          <w:sz w:val="24"/>
          <w:szCs w:val="24"/>
        </w:rPr>
      </w:pPr>
      <w:r w:rsidRPr="00741ECD">
        <w:rPr>
          <w:b/>
          <w:sz w:val="24"/>
        </w:rPr>
        <w:t xml:space="preserve">Limitations </w:t>
      </w:r>
      <w:r w:rsidRPr="00741ECD">
        <w:rPr>
          <w:rFonts w:hint="eastAsia"/>
          <w:b/>
          <w:sz w:val="24"/>
        </w:rPr>
        <w:t xml:space="preserve">and </w:t>
      </w:r>
      <w:r w:rsidRPr="00741ECD">
        <w:rPr>
          <w:b/>
          <w:sz w:val="24"/>
        </w:rPr>
        <w:t>Future Work</w:t>
      </w:r>
    </w:p>
    <w:p w14:paraId="73DB4A92" w14:textId="77777777" w:rsidR="00C51FD5" w:rsidRPr="00C51FD5" w:rsidRDefault="005C20AE" w:rsidP="00C51FD5">
      <w:pPr>
        <w:rPr>
          <w:rStyle w:val="src"/>
          <w:rFonts w:ascii="Arial" w:hAnsi="Arial" w:cs="Arial"/>
          <w:color w:val="333333"/>
          <w:szCs w:val="20"/>
        </w:rPr>
      </w:pPr>
      <w:r>
        <w:rPr>
          <w:rStyle w:val="src"/>
          <w:rFonts w:ascii="Arial" w:hAnsi="Arial" w:cs="Arial"/>
          <w:color w:val="333333"/>
          <w:szCs w:val="20"/>
        </w:rPr>
        <w:t>During our user evaluation</w:t>
      </w:r>
      <w:r w:rsidR="00C51FD5" w:rsidRPr="00C51FD5">
        <w:rPr>
          <w:rStyle w:val="src"/>
          <w:rFonts w:ascii="Arial" w:hAnsi="Arial" w:cs="Arial"/>
          <w:color w:val="333333"/>
          <w:szCs w:val="20"/>
        </w:rPr>
        <w:t xml:space="preserve">, we set three minutes as notice time, but we found that most of </w:t>
      </w:r>
      <w:r w:rsidR="009E5292">
        <w:rPr>
          <w:rStyle w:val="src"/>
          <w:rFonts w:ascii="Arial" w:hAnsi="Arial" w:cs="Arial"/>
          <w:color w:val="333333"/>
          <w:szCs w:val="20"/>
        </w:rPr>
        <w:t xml:space="preserve">the </w:t>
      </w:r>
      <w:r w:rsidR="00C51FD5" w:rsidRPr="00C51FD5">
        <w:rPr>
          <w:rStyle w:val="src"/>
          <w:rFonts w:ascii="Arial" w:hAnsi="Arial" w:cs="Arial"/>
          <w:color w:val="333333"/>
          <w:szCs w:val="20"/>
        </w:rPr>
        <w:t>user</w:t>
      </w:r>
      <w:r w:rsidR="009E5292">
        <w:rPr>
          <w:rStyle w:val="src"/>
          <w:rFonts w:ascii="Arial" w:hAnsi="Arial" w:cs="Arial"/>
          <w:color w:val="333333"/>
          <w:szCs w:val="20"/>
        </w:rPr>
        <w:t>s</w:t>
      </w:r>
      <w:r w:rsidR="00C51FD5" w:rsidRPr="00C51FD5">
        <w:rPr>
          <w:rStyle w:val="src"/>
          <w:rFonts w:ascii="Arial" w:hAnsi="Arial" w:cs="Arial"/>
          <w:color w:val="333333"/>
          <w:szCs w:val="20"/>
        </w:rPr>
        <w:t xml:space="preserve"> finished their interaction shortly after we remind the time. remind the time may give psychological hint for user</w:t>
      </w:r>
      <w:r w:rsidR="00AD71E2">
        <w:rPr>
          <w:rStyle w:val="src"/>
          <w:rFonts w:ascii="Arial" w:hAnsi="Arial" w:cs="Arial"/>
          <w:color w:val="333333"/>
          <w:szCs w:val="20"/>
        </w:rPr>
        <w:t>s</w:t>
      </w:r>
      <w:r w:rsidR="00C51FD5" w:rsidRPr="00C51FD5">
        <w:rPr>
          <w:rStyle w:val="src"/>
          <w:rFonts w:ascii="Arial" w:hAnsi="Arial" w:cs="Arial"/>
          <w:color w:val="333333"/>
          <w:szCs w:val="20"/>
        </w:rPr>
        <w:t>, even w</w:t>
      </w:r>
      <w:r w:rsidR="00AD71E2">
        <w:rPr>
          <w:rStyle w:val="src"/>
          <w:rFonts w:ascii="Arial" w:hAnsi="Arial" w:cs="Arial"/>
          <w:color w:val="333333"/>
          <w:szCs w:val="20"/>
        </w:rPr>
        <w:t>e have been told user the time</w:t>
      </w:r>
      <w:r w:rsidR="00C51FD5" w:rsidRPr="00C51FD5">
        <w:rPr>
          <w:rStyle w:val="src"/>
          <w:rFonts w:ascii="Arial" w:hAnsi="Arial" w:cs="Arial"/>
          <w:color w:val="333333"/>
          <w:szCs w:val="20"/>
        </w:rPr>
        <w:t xml:space="preserve"> just for remind</w:t>
      </w:r>
      <w:r w:rsidR="00AD71E2">
        <w:rPr>
          <w:rStyle w:val="src"/>
          <w:rFonts w:ascii="Arial" w:hAnsi="Arial" w:cs="Arial"/>
          <w:color w:val="333333"/>
          <w:szCs w:val="20"/>
        </w:rPr>
        <w:t>ing</w:t>
      </w:r>
      <w:r w:rsidR="00C51FD5" w:rsidRPr="00C51FD5">
        <w:rPr>
          <w:rStyle w:val="src"/>
          <w:rFonts w:ascii="Arial" w:hAnsi="Arial" w:cs="Arial"/>
          <w:color w:val="333333"/>
          <w:szCs w:val="20"/>
        </w:rPr>
        <w:t xml:space="preserve"> rather than We think it will affect the user learning outcome, it may affect the learning outcome. Future work should set two experimental one is timed one is unlimited to explore</w:t>
      </w:r>
      <w:r w:rsidR="00C51FD5">
        <w:rPr>
          <w:rStyle w:val="src"/>
          <w:rFonts w:ascii="Arial" w:hAnsi="Arial" w:cs="Arial"/>
          <w:color w:val="333333"/>
          <w:szCs w:val="20"/>
        </w:rPr>
        <w:t>.</w:t>
      </w:r>
      <w:r w:rsidR="00C51FD5" w:rsidRPr="00C51FD5">
        <w:rPr>
          <w:rStyle w:val="src"/>
          <w:rFonts w:ascii="Arial" w:hAnsi="Arial" w:cs="Arial"/>
          <w:color w:val="333333"/>
          <w:szCs w:val="20"/>
        </w:rPr>
        <w:t xml:space="preserve"> </w:t>
      </w:r>
    </w:p>
    <w:p w14:paraId="3EC8B60E" w14:textId="77777777" w:rsidR="005C20AE" w:rsidRDefault="00C51FD5" w:rsidP="005C20AE">
      <w:pPr>
        <w:rPr>
          <w:rStyle w:val="src"/>
          <w:rFonts w:ascii="Arial" w:hAnsi="Arial" w:cs="Arial"/>
          <w:color w:val="333333"/>
          <w:szCs w:val="20"/>
        </w:rPr>
      </w:pPr>
      <w:r>
        <w:rPr>
          <w:rStyle w:val="src"/>
          <w:rFonts w:ascii="Arial" w:hAnsi="Arial" w:cs="Arial"/>
          <w:color w:val="333333"/>
          <w:szCs w:val="20"/>
        </w:rPr>
        <w:t xml:space="preserve">Furthermore, </w:t>
      </w:r>
      <w:r w:rsidRPr="00C51FD5">
        <w:rPr>
          <w:rStyle w:val="src"/>
          <w:rFonts w:ascii="Arial" w:hAnsi="Arial" w:cs="Arial"/>
          <w:color w:val="333333"/>
          <w:szCs w:val="20"/>
        </w:rPr>
        <w:t>the sample size and composition of our participants need to be considered when interp</w:t>
      </w:r>
      <w:r w:rsidR="00AD71E2">
        <w:rPr>
          <w:rStyle w:val="src"/>
          <w:rFonts w:ascii="Arial" w:hAnsi="Arial" w:cs="Arial"/>
          <w:color w:val="333333"/>
          <w:szCs w:val="20"/>
        </w:rPr>
        <w:t xml:space="preserve">reting our findings. We keep the balance of </w:t>
      </w:r>
      <w:r w:rsidR="00AD71E2">
        <w:rPr>
          <w:rStyle w:val="src"/>
          <w:rFonts w:ascii="Arial" w:hAnsi="Arial" w:cs="Arial" w:hint="eastAsia"/>
          <w:color w:val="333333"/>
          <w:szCs w:val="20"/>
        </w:rPr>
        <w:t>gender</w:t>
      </w:r>
      <w:r w:rsidRPr="00C51FD5">
        <w:rPr>
          <w:rStyle w:val="src"/>
          <w:rFonts w:ascii="Arial" w:hAnsi="Arial" w:cs="Arial"/>
          <w:color w:val="333333"/>
          <w:szCs w:val="20"/>
        </w:rPr>
        <w:t>, and results show that there is no difference caused by gender from statistical results. Interestingly, we found there are distinct difference</w:t>
      </w:r>
      <w:r w:rsidR="00AD71E2">
        <w:rPr>
          <w:rStyle w:val="src"/>
          <w:rFonts w:ascii="Arial" w:hAnsi="Arial" w:cs="Arial"/>
          <w:color w:val="333333"/>
          <w:szCs w:val="20"/>
        </w:rPr>
        <w:t>s</w:t>
      </w:r>
      <w:r w:rsidRPr="00C51FD5">
        <w:rPr>
          <w:rStyle w:val="src"/>
          <w:rFonts w:ascii="Arial" w:hAnsi="Arial" w:cs="Arial"/>
          <w:color w:val="333333"/>
          <w:szCs w:val="20"/>
        </w:rPr>
        <w:t xml:space="preserve"> among the subject, major and the level of the school will influence the result, science student</w:t>
      </w:r>
      <w:r w:rsidR="00AD71E2">
        <w:rPr>
          <w:rStyle w:val="src"/>
          <w:rFonts w:ascii="Arial" w:hAnsi="Arial" w:cs="Arial"/>
          <w:color w:val="333333"/>
          <w:szCs w:val="20"/>
        </w:rPr>
        <w:t>s</w:t>
      </w:r>
      <w:r w:rsidRPr="00C51FD5">
        <w:rPr>
          <w:rStyle w:val="src"/>
          <w:rFonts w:ascii="Arial" w:hAnsi="Arial" w:cs="Arial"/>
          <w:color w:val="333333"/>
          <w:szCs w:val="20"/>
        </w:rPr>
        <w:t xml:space="preserve"> more inclined to choose CubeMuseum or Postcard and all of </w:t>
      </w:r>
      <w:r w:rsidR="00AD71E2">
        <w:rPr>
          <w:rStyle w:val="src"/>
          <w:rFonts w:ascii="Arial" w:hAnsi="Arial" w:cs="Arial"/>
          <w:color w:val="333333"/>
          <w:szCs w:val="20"/>
        </w:rPr>
        <w:t xml:space="preserve">the </w:t>
      </w:r>
      <w:r w:rsidRPr="00C51FD5">
        <w:rPr>
          <w:rStyle w:val="src"/>
          <w:rFonts w:ascii="Arial" w:hAnsi="Arial" w:cs="Arial"/>
          <w:color w:val="333333"/>
          <w:szCs w:val="20"/>
        </w:rPr>
        <w:t xml:space="preserve">business students choose Leaflet in preference question. However, with only 6 business </w:t>
      </w:r>
      <w:r w:rsidRPr="00C51FD5">
        <w:rPr>
          <w:rStyle w:val="src"/>
          <w:rFonts w:ascii="Arial" w:hAnsi="Arial" w:cs="Arial"/>
          <w:color w:val="333333"/>
          <w:szCs w:val="20"/>
        </w:rPr>
        <w:lastRenderedPageBreak/>
        <w:t>students as participant</w:t>
      </w:r>
      <w:r w:rsidR="00AD71E2">
        <w:rPr>
          <w:rStyle w:val="src"/>
          <w:rFonts w:ascii="Arial" w:hAnsi="Arial" w:cs="Arial"/>
          <w:color w:val="333333"/>
          <w:szCs w:val="20"/>
        </w:rPr>
        <w:t>s</w:t>
      </w:r>
      <w:r w:rsidRPr="00C51FD5">
        <w:rPr>
          <w:rStyle w:val="src"/>
          <w:rFonts w:ascii="Arial" w:hAnsi="Arial" w:cs="Arial"/>
          <w:color w:val="333333"/>
          <w:szCs w:val="20"/>
        </w:rPr>
        <w:t>, there is a high subject bias in our study results. F</w:t>
      </w:r>
      <w:r w:rsidR="00A25CAF">
        <w:rPr>
          <w:rStyle w:val="src"/>
          <w:rFonts w:ascii="Arial" w:hAnsi="Arial" w:cs="Arial"/>
          <w:color w:val="333333"/>
          <w:szCs w:val="20"/>
        </w:rPr>
        <w:t>urther</w:t>
      </w:r>
      <w:r w:rsidR="00AD71E2">
        <w:rPr>
          <w:rStyle w:val="src"/>
          <w:rFonts w:ascii="Arial" w:hAnsi="Arial" w:cs="Arial"/>
          <w:color w:val="333333"/>
          <w:szCs w:val="20"/>
        </w:rPr>
        <w:t>,</w:t>
      </w:r>
      <w:r w:rsidR="00A25CAF">
        <w:rPr>
          <w:rStyle w:val="src"/>
          <w:rFonts w:ascii="Arial" w:hAnsi="Arial" w:cs="Arial"/>
          <w:color w:val="333333"/>
          <w:szCs w:val="20"/>
        </w:rPr>
        <w:t xml:space="preserve"> we should consider it.</w:t>
      </w:r>
      <w:r w:rsidR="00BD4AFB">
        <w:rPr>
          <w:rStyle w:val="src"/>
          <w:rFonts w:ascii="Arial" w:hAnsi="Arial" w:cs="Arial" w:hint="eastAsia"/>
          <w:color w:val="333333"/>
          <w:szCs w:val="20"/>
        </w:rPr>
        <w:t xml:space="preserve"> </w:t>
      </w:r>
      <w:r w:rsidR="00BD4AFB">
        <w:rPr>
          <w:rStyle w:val="src"/>
          <w:rFonts w:ascii="Arial" w:hAnsi="Arial" w:cs="Arial"/>
          <w:color w:val="333333"/>
          <w:szCs w:val="20"/>
        </w:rPr>
        <w:t xml:space="preserve">And </w:t>
      </w:r>
      <w:r w:rsidR="00AD71E2">
        <w:rPr>
          <w:rStyle w:val="src"/>
          <w:rFonts w:ascii="Arial" w:hAnsi="Arial" w:cs="Arial"/>
          <w:color w:val="333333"/>
          <w:szCs w:val="20"/>
        </w:rPr>
        <w:t xml:space="preserve">the </w:t>
      </w:r>
      <w:r w:rsidR="00BD4AFB">
        <w:rPr>
          <w:rStyle w:val="src"/>
          <w:rFonts w:ascii="Arial" w:hAnsi="Arial" w:cs="Arial"/>
          <w:color w:val="333333"/>
          <w:szCs w:val="20"/>
        </w:rPr>
        <w:t>d</w:t>
      </w:r>
      <w:r w:rsidR="005C20AE">
        <w:rPr>
          <w:rStyle w:val="src"/>
          <w:rFonts w:ascii="Arial" w:hAnsi="Arial" w:cs="Arial"/>
          <w:color w:val="333333"/>
          <w:szCs w:val="20"/>
        </w:rPr>
        <w:t xml:space="preserve">ifference with </w:t>
      </w:r>
      <w:r w:rsidR="000B75C8">
        <w:rPr>
          <w:rStyle w:val="src"/>
          <w:rFonts w:ascii="Arial" w:hAnsi="Arial" w:cs="Arial"/>
          <w:color w:val="333333"/>
          <w:szCs w:val="20"/>
        </w:rPr>
        <w:t>educational learning,</w:t>
      </w:r>
      <w:r w:rsidR="005C20AE">
        <w:rPr>
          <w:rStyle w:val="src"/>
          <w:rFonts w:ascii="Arial" w:hAnsi="Arial" w:cs="Arial"/>
          <w:color w:val="333333"/>
          <w:szCs w:val="20"/>
        </w:rPr>
        <w:t xml:space="preserve"> Museum learning </w:t>
      </w:r>
      <w:r w:rsidR="000B75C8">
        <w:rPr>
          <w:rStyle w:val="src"/>
          <w:rFonts w:ascii="Arial" w:hAnsi="Arial" w:cs="Arial"/>
          <w:color w:val="333333"/>
          <w:szCs w:val="20"/>
        </w:rPr>
        <w:t xml:space="preserve">can be regarded as </w:t>
      </w:r>
      <w:r w:rsidR="005C20AE" w:rsidRPr="005C20AE">
        <w:rPr>
          <w:rStyle w:val="src"/>
          <w:rFonts w:ascii="Arial" w:hAnsi="Arial" w:cs="Arial"/>
          <w:color w:val="333333"/>
          <w:szCs w:val="20"/>
        </w:rPr>
        <w:t>a</w:t>
      </w:r>
      <w:r w:rsidR="000B75C8">
        <w:rPr>
          <w:rStyle w:val="src"/>
          <w:rFonts w:ascii="Arial" w:hAnsi="Arial" w:cs="Arial"/>
          <w:color w:val="333333"/>
          <w:szCs w:val="20"/>
        </w:rPr>
        <w:t>n</w:t>
      </w:r>
      <w:r w:rsidR="005C20AE" w:rsidRPr="005C20AE">
        <w:rPr>
          <w:rStyle w:val="src"/>
          <w:rFonts w:ascii="Arial" w:hAnsi="Arial" w:cs="Arial"/>
          <w:color w:val="333333"/>
          <w:szCs w:val="20"/>
        </w:rPr>
        <w:t xml:space="preserve"> </w:t>
      </w:r>
      <w:r w:rsidR="000B75C8">
        <w:rPr>
          <w:rStyle w:val="src"/>
          <w:rFonts w:ascii="Arial" w:hAnsi="Arial" w:cs="Arial"/>
          <w:color w:val="333333"/>
          <w:szCs w:val="20"/>
        </w:rPr>
        <w:t xml:space="preserve">osmosis process. </w:t>
      </w:r>
      <w:r w:rsidR="00BD4AFB">
        <w:rPr>
          <w:rStyle w:val="src"/>
          <w:rFonts w:ascii="Arial" w:hAnsi="Arial" w:cs="Arial"/>
          <w:color w:val="333333"/>
          <w:szCs w:val="20"/>
        </w:rPr>
        <w:t>I</w:t>
      </w:r>
      <w:r w:rsidR="000B75C8">
        <w:rPr>
          <w:rStyle w:val="src"/>
          <w:rFonts w:ascii="Arial" w:hAnsi="Arial" w:cs="Arial"/>
          <w:color w:val="333333"/>
          <w:szCs w:val="20"/>
        </w:rPr>
        <w:t xml:space="preserve">t could be better to measure the learning outcome in </w:t>
      </w:r>
      <w:r w:rsidR="00AD71E2">
        <w:rPr>
          <w:rStyle w:val="src"/>
          <w:rFonts w:ascii="Arial" w:hAnsi="Arial" w:cs="Arial"/>
          <w:color w:val="333333"/>
          <w:szCs w:val="20"/>
        </w:rPr>
        <w:t xml:space="preserve">a </w:t>
      </w:r>
      <w:r w:rsidR="000B75C8">
        <w:rPr>
          <w:rStyle w:val="src"/>
          <w:rFonts w:ascii="Arial" w:hAnsi="Arial" w:cs="Arial"/>
          <w:color w:val="333333"/>
          <w:szCs w:val="20"/>
        </w:rPr>
        <w:t>long-term way in fu</w:t>
      </w:r>
      <w:r w:rsidR="00BD4AFB">
        <w:rPr>
          <w:rStyle w:val="src"/>
          <w:rFonts w:ascii="Arial" w:hAnsi="Arial" w:cs="Arial"/>
          <w:color w:val="333333"/>
          <w:szCs w:val="20"/>
        </w:rPr>
        <w:t>rther research</w:t>
      </w:r>
      <w:r w:rsidR="000B75C8">
        <w:rPr>
          <w:rStyle w:val="src"/>
          <w:rFonts w:ascii="Arial" w:hAnsi="Arial" w:cs="Arial"/>
          <w:color w:val="333333"/>
          <w:szCs w:val="20"/>
        </w:rPr>
        <w:t>.</w:t>
      </w:r>
    </w:p>
    <w:p w14:paraId="34FD0A08" w14:textId="77777777" w:rsidR="00BD4AFB" w:rsidRPr="005C20AE" w:rsidRDefault="00BD4AFB" w:rsidP="005C20AE">
      <w:pPr>
        <w:rPr>
          <w:rStyle w:val="src"/>
          <w:rFonts w:ascii="Arial" w:hAnsi="Arial" w:cs="Arial"/>
          <w:color w:val="333333"/>
          <w:szCs w:val="20"/>
        </w:rPr>
      </w:pPr>
    </w:p>
    <w:p w14:paraId="6A76B1AA" w14:textId="77777777" w:rsidR="00707581" w:rsidRPr="00C51FD5" w:rsidRDefault="00C51FD5" w:rsidP="00707581">
      <w:pPr>
        <w:rPr>
          <w:rStyle w:val="src"/>
          <w:rFonts w:ascii="Arial" w:hAnsi="Arial" w:cs="Arial"/>
          <w:color w:val="333333"/>
          <w:szCs w:val="20"/>
        </w:rPr>
      </w:pPr>
      <w:r w:rsidRPr="00C51FD5">
        <w:rPr>
          <w:rStyle w:val="src"/>
          <w:rFonts w:ascii="Arial" w:hAnsi="Arial" w:cs="Arial"/>
          <w:color w:val="333333"/>
          <w:szCs w:val="20"/>
        </w:rPr>
        <w:t>Extrinsic Motivation:</w:t>
      </w:r>
    </w:p>
    <w:p w14:paraId="668AC203" w14:textId="77777777" w:rsidR="00C51FD5" w:rsidRPr="00C51FD5" w:rsidRDefault="00C51FD5" w:rsidP="00C51FD5">
      <w:pPr>
        <w:rPr>
          <w:rStyle w:val="src"/>
          <w:rFonts w:ascii="Arial" w:hAnsi="Arial" w:cs="Arial"/>
          <w:color w:val="333333"/>
          <w:szCs w:val="20"/>
        </w:rPr>
      </w:pPr>
      <w:r w:rsidRPr="00C51FD5">
        <w:rPr>
          <w:rStyle w:val="src"/>
          <w:rFonts w:ascii="Arial" w:hAnsi="Arial" w:cs="Arial" w:hint="eastAsia"/>
          <w:color w:val="333333"/>
          <w:szCs w:val="20"/>
        </w:rPr>
        <w:t>虽然总体来看</w:t>
      </w:r>
      <w:r w:rsidRPr="00C51FD5">
        <w:rPr>
          <w:rStyle w:val="src"/>
          <w:rFonts w:ascii="Arial" w:hAnsi="Arial" w:cs="Arial"/>
          <w:color w:val="333333"/>
          <w:szCs w:val="20"/>
        </w:rPr>
        <w:t>IMI</w:t>
      </w:r>
      <w:r w:rsidRPr="00C51FD5">
        <w:rPr>
          <w:rStyle w:val="src"/>
          <w:rFonts w:ascii="Arial" w:hAnsi="Arial" w:cs="Arial"/>
          <w:color w:val="333333"/>
          <w:szCs w:val="20"/>
        </w:rPr>
        <w:t>有显著差异</w:t>
      </w:r>
      <w:r w:rsidR="00A25CAF">
        <w:rPr>
          <w:rStyle w:val="src"/>
          <w:rFonts w:ascii="Arial" w:hAnsi="Arial" w:cs="Arial" w:hint="eastAsia"/>
          <w:color w:val="333333"/>
          <w:szCs w:val="20"/>
        </w:rPr>
        <w:t>,</w:t>
      </w:r>
      <w:r w:rsidRPr="00C51FD5">
        <w:rPr>
          <w:rStyle w:val="src"/>
          <w:rFonts w:ascii="Arial" w:hAnsi="Arial" w:cs="Arial"/>
          <w:color w:val="333333"/>
          <w:szCs w:val="20"/>
        </w:rPr>
        <w:t>但在紧张方面却不显著且整体分数较低，</w:t>
      </w:r>
      <w:r>
        <w:rPr>
          <w:rStyle w:val="src"/>
          <w:rFonts w:ascii="Arial" w:hAnsi="Arial" w:cs="Arial" w:hint="eastAsia"/>
          <w:color w:val="333333"/>
          <w:szCs w:val="20"/>
        </w:rPr>
        <w:t>但是学习效果上整体不显著</w:t>
      </w:r>
      <w:r w:rsidRPr="00C51FD5">
        <w:rPr>
          <w:rStyle w:val="src"/>
          <w:rFonts w:ascii="Arial" w:hAnsi="Arial" w:cs="Arial"/>
          <w:color w:val="333333"/>
          <w:szCs w:val="20"/>
        </w:rPr>
        <w:t>，尤其我们的文物信息问卷内容需要记忆不少知识这对于</w:t>
      </w:r>
      <w:r w:rsidRPr="00C51FD5">
        <w:rPr>
          <w:rStyle w:val="src"/>
          <w:rFonts w:ascii="Arial" w:hAnsi="Arial" w:cs="Arial"/>
          <w:color w:val="333333"/>
          <w:szCs w:val="20"/>
        </w:rPr>
        <w:t>participant</w:t>
      </w:r>
      <w:r w:rsidRPr="00C51FD5">
        <w:rPr>
          <w:rStyle w:val="src"/>
          <w:rFonts w:ascii="Arial" w:hAnsi="Arial" w:cs="Arial"/>
          <w:color w:val="333333"/>
          <w:szCs w:val="20"/>
        </w:rPr>
        <w:t>来</w:t>
      </w:r>
      <w:r w:rsidR="009B16CB">
        <w:rPr>
          <w:rStyle w:val="src"/>
          <w:rFonts w:ascii="Arial" w:hAnsi="Arial" w:cs="Arial" w:hint="eastAsia"/>
          <w:color w:val="333333"/>
          <w:szCs w:val="20"/>
        </w:rPr>
        <w:t>更需要外在动机的支持</w:t>
      </w:r>
      <w:r w:rsidR="009B16CB">
        <w:rPr>
          <w:rStyle w:val="src"/>
          <w:rFonts w:ascii="Arial" w:hAnsi="Arial" w:cs="Arial"/>
          <w:color w:val="333333"/>
          <w:szCs w:val="20"/>
        </w:rPr>
        <w:t>。所以</w:t>
      </w:r>
      <w:r w:rsidRPr="00C51FD5">
        <w:rPr>
          <w:rStyle w:val="src"/>
          <w:rFonts w:ascii="Arial" w:hAnsi="Arial" w:cs="Arial"/>
          <w:color w:val="333333"/>
          <w:szCs w:val="20"/>
        </w:rPr>
        <w:t>我们</w:t>
      </w:r>
      <w:r w:rsidR="009B16CB">
        <w:rPr>
          <w:rStyle w:val="src"/>
          <w:rFonts w:ascii="Arial" w:hAnsi="Arial" w:cs="Arial" w:hint="eastAsia"/>
          <w:color w:val="333333"/>
          <w:szCs w:val="20"/>
        </w:rPr>
        <w:t>在实验中</w:t>
      </w:r>
      <w:r w:rsidRPr="00C51FD5">
        <w:rPr>
          <w:rStyle w:val="src"/>
          <w:rFonts w:ascii="Arial" w:hAnsi="Arial" w:cs="Arial"/>
          <w:color w:val="333333"/>
          <w:szCs w:val="20"/>
        </w:rPr>
        <w:t>应该</w:t>
      </w:r>
      <w:r w:rsidR="009B16CB">
        <w:rPr>
          <w:rStyle w:val="src"/>
          <w:rFonts w:ascii="Arial" w:hAnsi="Arial" w:cs="Arial" w:hint="eastAsia"/>
          <w:color w:val="333333"/>
          <w:szCs w:val="20"/>
        </w:rPr>
        <w:t>设置一定的</w:t>
      </w:r>
      <w:r w:rsidRPr="00C51FD5">
        <w:rPr>
          <w:rStyle w:val="src"/>
          <w:rFonts w:ascii="Arial" w:hAnsi="Arial" w:cs="Arial"/>
          <w:color w:val="333333"/>
          <w:szCs w:val="20"/>
        </w:rPr>
        <w:t>外部动机去衡量学习效果，例如按照答案正确数量给予一定奖励。这使得我们能够充分研究我们所做的</w:t>
      </w:r>
      <w:r w:rsidRPr="00C51FD5">
        <w:rPr>
          <w:rStyle w:val="src"/>
          <w:rFonts w:ascii="Arial" w:hAnsi="Arial" w:cs="Arial"/>
          <w:color w:val="333333"/>
          <w:szCs w:val="20"/>
        </w:rPr>
        <w:t>CubeMuseum</w:t>
      </w:r>
      <w:r w:rsidRPr="00C51FD5">
        <w:rPr>
          <w:rStyle w:val="src"/>
          <w:rFonts w:ascii="Arial" w:hAnsi="Arial" w:cs="Arial"/>
          <w:color w:val="333333"/>
          <w:szCs w:val="20"/>
        </w:rPr>
        <w:t>和</w:t>
      </w:r>
      <w:r w:rsidRPr="00C51FD5">
        <w:rPr>
          <w:rStyle w:val="src"/>
          <w:rFonts w:ascii="Arial" w:hAnsi="Arial" w:cs="Arial"/>
          <w:color w:val="333333"/>
          <w:szCs w:val="20"/>
        </w:rPr>
        <w:t>Postcard</w:t>
      </w:r>
      <w:r w:rsidRPr="00C51FD5">
        <w:rPr>
          <w:rStyle w:val="src"/>
          <w:rFonts w:ascii="Arial" w:hAnsi="Arial" w:cs="Arial"/>
          <w:color w:val="333333"/>
          <w:szCs w:val="20"/>
        </w:rPr>
        <w:t>在</w:t>
      </w:r>
      <w:r w:rsidR="009B16CB">
        <w:rPr>
          <w:rStyle w:val="src"/>
          <w:rFonts w:ascii="Arial" w:hAnsi="Arial" w:cs="Arial" w:hint="eastAsia"/>
          <w:color w:val="333333"/>
          <w:szCs w:val="20"/>
        </w:rPr>
        <w:t>学习</w:t>
      </w:r>
      <w:r w:rsidRPr="00C51FD5">
        <w:rPr>
          <w:rStyle w:val="src"/>
          <w:rFonts w:ascii="Arial" w:hAnsi="Arial" w:cs="Arial"/>
          <w:color w:val="333333"/>
          <w:szCs w:val="20"/>
        </w:rPr>
        <w:t>方面的影响。</w:t>
      </w:r>
    </w:p>
    <w:p w14:paraId="7441E592" w14:textId="77777777" w:rsidR="009E3553" w:rsidRPr="00964BE7" w:rsidRDefault="00DF7CDB" w:rsidP="00C51FD5">
      <w:pPr>
        <w:rPr>
          <w:b/>
          <w:sz w:val="28"/>
        </w:rPr>
      </w:pPr>
      <w:r w:rsidRPr="00964BE7">
        <w:rPr>
          <w:b/>
          <w:sz w:val="28"/>
        </w:rPr>
        <w:t>Conclusion</w:t>
      </w:r>
    </w:p>
    <w:p w14:paraId="1F11153E" w14:textId="77777777" w:rsidR="00EA7F4A" w:rsidRPr="001048E9" w:rsidRDefault="001048E9" w:rsidP="001048E9">
      <w:pPr>
        <w:widowControl/>
        <w:rPr>
          <w:rFonts w:ascii="Arial" w:hAnsi="Arial" w:cs="Arial"/>
        </w:rPr>
      </w:pPr>
      <w:r>
        <w:rPr>
          <w:rStyle w:val="src"/>
          <w:rFonts w:ascii="Arial" w:hAnsi="Arial" w:cs="Arial"/>
          <w:color w:val="333333"/>
          <w:szCs w:val="20"/>
        </w:rPr>
        <w:t>We explored</w:t>
      </w:r>
      <w:r w:rsidR="00964BE7">
        <w:rPr>
          <w:rStyle w:val="src"/>
          <w:rFonts w:ascii="Arial" w:hAnsi="Arial" w:cs="Arial"/>
          <w:color w:val="333333"/>
          <w:szCs w:val="20"/>
        </w:rPr>
        <w:t xml:space="preserve"> and </w:t>
      </w:r>
      <w:r>
        <w:rPr>
          <w:rStyle w:val="src"/>
          <w:rFonts w:ascii="Arial" w:hAnsi="Arial" w:cs="Arial"/>
          <w:color w:val="333333"/>
          <w:szCs w:val="20"/>
        </w:rPr>
        <w:t>concluded the</w:t>
      </w:r>
      <w:r w:rsidR="00964BE7" w:rsidRPr="00964BE7">
        <w:rPr>
          <w:rStyle w:val="src"/>
          <w:rFonts w:ascii="Arial" w:hAnsi="Arial" w:cs="Arial"/>
          <w:color w:val="333333"/>
          <w:szCs w:val="20"/>
        </w:rPr>
        <w:t xml:space="preserve"> dif</w:t>
      </w:r>
      <w:r w:rsidR="00964BE7">
        <w:rPr>
          <w:rStyle w:val="src"/>
          <w:rFonts w:ascii="Arial" w:hAnsi="Arial" w:cs="Arial"/>
          <w:color w:val="333333"/>
          <w:szCs w:val="20"/>
        </w:rPr>
        <w:t xml:space="preserve">ferences related to </w:t>
      </w:r>
      <w:r>
        <w:rPr>
          <w:rStyle w:val="src"/>
          <w:rFonts w:ascii="Arial" w:hAnsi="Arial" w:cs="Arial"/>
          <w:color w:val="333333"/>
          <w:szCs w:val="20"/>
        </w:rPr>
        <w:t>learning</w:t>
      </w:r>
      <w:r w:rsidR="00964BE7">
        <w:rPr>
          <w:rStyle w:val="src"/>
          <w:rFonts w:ascii="Arial" w:hAnsi="Arial" w:cs="Arial"/>
          <w:color w:val="333333"/>
          <w:szCs w:val="20"/>
        </w:rPr>
        <w:t xml:space="preserve"> </w:t>
      </w:r>
      <w:r w:rsidR="00964BE7" w:rsidRPr="009E75C4">
        <w:rPr>
          <w:rStyle w:val="src"/>
          <w:rFonts w:ascii="Arial" w:hAnsi="Arial" w:cs="Arial"/>
          <w:color w:val="333333"/>
          <w:szCs w:val="20"/>
        </w:rPr>
        <w:t>intrinsic motivation</w:t>
      </w:r>
      <w:r>
        <w:rPr>
          <w:rStyle w:val="src"/>
          <w:rFonts w:ascii="Arial" w:hAnsi="Arial" w:cs="Arial"/>
          <w:color w:val="333333"/>
          <w:szCs w:val="20"/>
        </w:rPr>
        <w:t xml:space="preserve">, </w:t>
      </w:r>
      <w:r w:rsidR="00964BE7">
        <w:rPr>
          <w:rStyle w:val="src"/>
          <w:rFonts w:ascii="Arial" w:hAnsi="Arial" w:cs="Arial"/>
          <w:color w:val="333333"/>
          <w:szCs w:val="20"/>
        </w:rPr>
        <w:t xml:space="preserve">engagement </w:t>
      </w:r>
      <w:r>
        <w:rPr>
          <w:rStyle w:val="src"/>
          <w:rFonts w:ascii="Arial" w:hAnsi="Arial" w:cs="Arial"/>
          <w:color w:val="333333"/>
          <w:szCs w:val="20"/>
        </w:rPr>
        <w:t xml:space="preserve">and learning outcome </w:t>
      </w:r>
      <w:r w:rsidR="00964BE7" w:rsidRPr="00964BE7">
        <w:rPr>
          <w:rStyle w:val="src"/>
          <w:rFonts w:ascii="Arial" w:hAnsi="Arial" w:cs="Arial"/>
          <w:color w:val="333333"/>
          <w:szCs w:val="20"/>
        </w:rPr>
        <w:t>between three differen</w:t>
      </w:r>
      <w:r w:rsidR="00964BE7">
        <w:rPr>
          <w:rStyle w:val="src"/>
          <w:rFonts w:ascii="Arial" w:hAnsi="Arial" w:cs="Arial"/>
          <w:color w:val="333333"/>
          <w:szCs w:val="20"/>
        </w:rPr>
        <w:t xml:space="preserve">t interaction </w:t>
      </w:r>
      <w:r w:rsidR="00964BE7" w:rsidRPr="00964BE7">
        <w:rPr>
          <w:rStyle w:val="src"/>
          <w:rFonts w:ascii="Arial" w:hAnsi="Arial" w:cs="Arial"/>
          <w:color w:val="333333"/>
          <w:szCs w:val="20"/>
        </w:rPr>
        <w:t>interface</w:t>
      </w:r>
      <w:r w:rsidR="00964BE7">
        <w:rPr>
          <w:rStyle w:val="src"/>
          <w:rFonts w:ascii="Arial" w:hAnsi="Arial" w:cs="Arial"/>
          <w:color w:val="333333"/>
          <w:szCs w:val="20"/>
        </w:rPr>
        <w:t>s</w:t>
      </w:r>
      <w:r w:rsidR="00964BE7" w:rsidRPr="00964BE7">
        <w:rPr>
          <w:rStyle w:val="src"/>
          <w:rFonts w:ascii="Arial" w:hAnsi="Arial" w:cs="Arial"/>
          <w:color w:val="333333"/>
          <w:szCs w:val="20"/>
        </w:rPr>
        <w:t>.</w:t>
      </w:r>
      <w:r w:rsidRPr="001048E9">
        <w:t xml:space="preserve"> </w:t>
      </w:r>
      <w:r>
        <w:rPr>
          <w:rStyle w:val="src"/>
          <w:rFonts w:ascii="Arial" w:hAnsi="Arial" w:cs="Arial"/>
          <w:color w:val="333333"/>
          <w:szCs w:val="20"/>
        </w:rPr>
        <w:t xml:space="preserve">Our </w:t>
      </w:r>
      <w:r w:rsidRPr="001048E9">
        <w:rPr>
          <w:rStyle w:val="src"/>
          <w:rFonts w:ascii="Arial" w:hAnsi="Arial" w:cs="Arial"/>
          <w:color w:val="333333"/>
          <w:szCs w:val="20"/>
        </w:rPr>
        <w:t>findings indicate</w:t>
      </w:r>
      <w:r>
        <w:rPr>
          <w:rStyle w:val="src"/>
          <w:rFonts w:ascii="Arial" w:hAnsi="Arial" w:cs="Arial"/>
          <w:color w:val="333333"/>
          <w:szCs w:val="20"/>
        </w:rPr>
        <w:t xml:space="preserve">d that </w:t>
      </w:r>
      <w:r w:rsidRPr="002B6039">
        <w:rPr>
          <w:rFonts w:ascii="Arial" w:hAnsi="Arial" w:cs="Arial"/>
        </w:rPr>
        <w:t xml:space="preserve">Users are more motivated </w:t>
      </w:r>
      <w:r>
        <w:rPr>
          <w:rFonts w:ascii="Arial" w:hAnsi="Arial" w:cs="Arial"/>
        </w:rPr>
        <w:t xml:space="preserve">and engaged </w:t>
      </w:r>
      <w:r w:rsidRPr="002B6039">
        <w:rPr>
          <w:rFonts w:ascii="Arial" w:hAnsi="Arial" w:cs="Arial"/>
        </w:rPr>
        <w:t>to learn with objects of which grea</w:t>
      </w:r>
      <w:r>
        <w:rPr>
          <w:rFonts w:ascii="Arial" w:hAnsi="Arial" w:cs="Arial"/>
        </w:rPr>
        <w:t>ter interactivity is afforded. For learning outcome, the result showed that there was no significant difference between the three interaction interfaces in general</w:t>
      </w:r>
      <w:r w:rsidR="00954188">
        <w:rPr>
          <w:rFonts w:ascii="Arial" w:hAnsi="Arial" w:cs="Arial"/>
        </w:rPr>
        <w:t xml:space="preserve"> which </w:t>
      </w:r>
      <w:r w:rsidR="00954188" w:rsidRPr="00954188">
        <w:rPr>
          <w:rFonts w:ascii="Arial" w:hAnsi="Arial" w:cs="Arial"/>
        </w:rPr>
        <w:t>is needed for further</w:t>
      </w:r>
      <w:r w:rsidR="00954188" w:rsidRPr="00954188">
        <w:t xml:space="preserve"> </w:t>
      </w:r>
      <w:r w:rsidR="00954188" w:rsidRPr="00954188">
        <w:rPr>
          <w:rFonts w:ascii="Arial" w:hAnsi="Arial" w:cs="Arial"/>
        </w:rPr>
        <w:t>study</w:t>
      </w:r>
      <w:r>
        <w:rPr>
          <w:rFonts w:ascii="Arial" w:hAnsi="Arial" w:cs="Arial"/>
        </w:rPr>
        <w:t xml:space="preserve">. Whereas, we can see a slighted trend of the difference in some learning evaluation dimeson such as feature and size since the 3D models enhance the </w:t>
      </w:r>
      <w:r w:rsidRPr="001048E9">
        <w:rPr>
          <w:rFonts w:ascii="Arial" w:hAnsi="Arial" w:cs="Arial"/>
        </w:rPr>
        <w:t xml:space="preserve">mental </w:t>
      </w:r>
      <w:r>
        <w:rPr>
          <w:rFonts w:ascii="Arial" w:hAnsi="Arial" w:cs="Arial"/>
        </w:rPr>
        <w:t>graphics. From observation and interview, w</w:t>
      </w:r>
      <w:r w:rsidRPr="001048E9">
        <w:rPr>
          <w:rFonts w:ascii="Arial" w:hAnsi="Arial" w:cs="Arial"/>
        </w:rPr>
        <w:t>e found t</w:t>
      </w:r>
      <w:r>
        <w:rPr>
          <w:rFonts w:ascii="Arial" w:hAnsi="Arial" w:cs="Arial"/>
        </w:rPr>
        <w:t xml:space="preserve">hat participants' </w:t>
      </w:r>
      <w:r w:rsidR="00C3128A" w:rsidRPr="00C3128A">
        <w:rPr>
          <w:rFonts w:ascii="Arial" w:hAnsi="Arial" w:cs="Arial"/>
        </w:rPr>
        <w:t>perspective</w:t>
      </w:r>
      <w:r w:rsidR="00C3128A">
        <w:rPr>
          <w:rFonts w:ascii="Arial" w:hAnsi="Arial" w:cs="Arial"/>
        </w:rPr>
        <w:t xml:space="preserve">s and </w:t>
      </w:r>
      <w:r>
        <w:rPr>
          <w:rFonts w:ascii="Arial" w:hAnsi="Arial" w:cs="Arial"/>
        </w:rPr>
        <w:t>preferences of these three interaction interfaces</w:t>
      </w:r>
      <w:r w:rsidRPr="001048E9">
        <w:rPr>
          <w:rFonts w:ascii="Arial" w:hAnsi="Arial" w:cs="Arial"/>
        </w:rPr>
        <w:t xml:space="preserve"> were </w:t>
      </w:r>
      <w:r>
        <w:rPr>
          <w:rFonts w:ascii="Arial" w:hAnsi="Arial" w:cs="Arial"/>
        </w:rPr>
        <w:t xml:space="preserve">different which </w:t>
      </w:r>
      <w:r w:rsidR="00260C17">
        <w:rPr>
          <w:rFonts w:ascii="Arial" w:hAnsi="Arial" w:cs="Arial"/>
        </w:rPr>
        <w:t xml:space="preserve">depend on </w:t>
      </w:r>
      <w:r w:rsidR="00260C17" w:rsidRPr="00260C17">
        <w:rPr>
          <w:rFonts w:ascii="Arial" w:hAnsi="Arial" w:cs="Arial"/>
        </w:rPr>
        <w:t>weighing up the pros and cons</w:t>
      </w:r>
      <w:r w:rsidR="00260C17">
        <w:rPr>
          <w:rFonts w:ascii="Arial" w:hAnsi="Arial" w:cs="Arial"/>
        </w:rPr>
        <w:t xml:space="preserve"> on multiply aspects</w:t>
      </w:r>
      <w:r w:rsidRPr="001048E9">
        <w:rPr>
          <w:rFonts w:ascii="Arial" w:hAnsi="Arial" w:cs="Arial"/>
        </w:rPr>
        <w:t>.</w:t>
      </w:r>
      <w:r>
        <w:rPr>
          <w:rFonts w:ascii="Arial" w:hAnsi="Arial" w:cs="Arial"/>
        </w:rPr>
        <w:t xml:space="preserve"> </w:t>
      </w:r>
    </w:p>
    <w:p w14:paraId="6D68A118" w14:textId="77777777" w:rsidR="00954188" w:rsidRPr="00BD4AFB" w:rsidRDefault="00260C17" w:rsidP="00954188">
      <w:pPr>
        <w:rPr>
          <w:rFonts w:ascii="Arial" w:hAnsi="Arial" w:cs="Arial"/>
        </w:rPr>
      </w:pPr>
      <w:r w:rsidRPr="00260C17">
        <w:rPr>
          <w:rFonts w:ascii="Arial" w:hAnsi="Arial" w:cs="Arial"/>
        </w:rPr>
        <w:t xml:space="preserve">The Leaflet, despite its </w:t>
      </w:r>
      <w:hyperlink r:id="rId36" w:history="1">
        <w:r w:rsidRPr="00260C17">
          <w:rPr>
            <w:rFonts w:ascii="Arial" w:hAnsi="Arial" w:cs="Arial"/>
          </w:rPr>
          <w:t>ordinary</w:t>
        </w:r>
      </w:hyperlink>
      <w:r w:rsidRPr="00260C17">
        <w:rPr>
          <w:rFonts w:ascii="Arial" w:hAnsi="Arial" w:cs="Arial"/>
        </w:rPr>
        <w:t>, can</w:t>
      </w:r>
      <w:r>
        <w:rPr>
          <w:rFonts w:ascii="Arial" w:hAnsi="Arial" w:cs="Arial"/>
        </w:rPr>
        <w:t xml:space="preserve"> present</w:t>
      </w:r>
      <w:r w:rsidRPr="00260C17">
        <w:rPr>
          <w:rFonts w:ascii="Arial" w:hAnsi="Arial" w:cs="Arial"/>
        </w:rPr>
        <w:t xml:space="preserve"> information</w:t>
      </w:r>
      <w:r>
        <w:rPr>
          <w:rFonts w:ascii="Arial" w:hAnsi="Arial" w:cs="Arial"/>
        </w:rPr>
        <w:t xml:space="preserve"> effectively. The postcard provides simple operation with 3D graphics and </w:t>
      </w:r>
      <w:r w:rsidR="00954188">
        <w:rPr>
          <w:rFonts w:ascii="Arial" w:hAnsi="Arial" w:cs="Arial"/>
        </w:rPr>
        <w:t>it keeps the learning a</w:t>
      </w:r>
      <w:r w:rsidR="00954188" w:rsidRPr="00954188">
        <w:rPr>
          <w:rFonts w:ascii="Arial" w:hAnsi="Arial" w:cs="Arial"/>
        </w:rPr>
        <w:t>dvantage</w:t>
      </w:r>
      <w:r w:rsidR="00954188">
        <w:rPr>
          <w:rFonts w:ascii="Arial" w:hAnsi="Arial" w:cs="Arial"/>
        </w:rPr>
        <w:t xml:space="preserve"> </w:t>
      </w:r>
      <w:r w:rsidR="00954188" w:rsidRPr="00954188">
        <w:rPr>
          <w:rFonts w:ascii="Arial" w:hAnsi="Arial" w:cs="Arial"/>
        </w:rPr>
        <w:t>of paper</w:t>
      </w:r>
      <w:r w:rsidR="00954188">
        <w:rPr>
          <w:rFonts w:ascii="Arial" w:hAnsi="Arial" w:cs="Arial"/>
        </w:rPr>
        <w:t xml:space="preserve"> reading. CubeMuseum provided the highest tangible interaction </w:t>
      </w:r>
      <w:r w:rsidR="00C3128A">
        <w:rPr>
          <w:rFonts w:ascii="Arial" w:hAnsi="Arial" w:cs="Arial"/>
        </w:rPr>
        <w:t xml:space="preserve">and </w:t>
      </w:r>
      <w:r w:rsidR="00C3128A" w:rsidRPr="00C3128A">
        <w:rPr>
          <w:rFonts w:ascii="Arial" w:hAnsi="Arial" w:cs="Arial"/>
        </w:rPr>
        <w:t>immersive nature of AR</w:t>
      </w:r>
      <w:r w:rsidR="00C3128A">
        <w:rPr>
          <w:rFonts w:ascii="Arial" w:hAnsi="Arial" w:cs="Arial"/>
        </w:rPr>
        <w:t xml:space="preserve"> </w:t>
      </w:r>
      <w:r w:rsidR="00954188">
        <w:rPr>
          <w:rFonts w:ascii="Arial" w:hAnsi="Arial" w:cs="Arial"/>
        </w:rPr>
        <w:t xml:space="preserve">which can stimulate the interest in learning. And these findings </w:t>
      </w:r>
      <w:r w:rsidR="00954188" w:rsidRPr="00BD4AFB">
        <w:rPr>
          <w:rFonts w:ascii="Arial" w:hAnsi="Arial" w:cs="Arial"/>
        </w:rPr>
        <w:t xml:space="preserve">also </w:t>
      </w:r>
      <w:r w:rsidR="00954188">
        <w:rPr>
          <w:rFonts w:ascii="Arial" w:hAnsi="Arial" w:cs="Arial"/>
        </w:rPr>
        <w:t xml:space="preserve">contribute to the further design </w:t>
      </w:r>
      <w:r w:rsidR="00954188" w:rsidRPr="00BD4AFB">
        <w:rPr>
          <w:rFonts w:ascii="Arial" w:hAnsi="Arial" w:cs="Arial"/>
        </w:rPr>
        <w:t>of hybrid gifts.</w:t>
      </w:r>
      <w:r w:rsidR="00C3128A">
        <w:rPr>
          <w:rFonts w:ascii="Arial" w:hAnsi="Arial" w:cs="Arial"/>
        </w:rPr>
        <w:t xml:space="preserve"> In summary, t</w:t>
      </w:r>
      <w:r w:rsidR="00C3128A" w:rsidRPr="00C3128A">
        <w:rPr>
          <w:rFonts w:ascii="Arial" w:hAnsi="Arial" w:cs="Arial"/>
        </w:rPr>
        <w:t>his study de</w:t>
      </w:r>
      <w:r w:rsidR="00C3128A">
        <w:rPr>
          <w:rFonts w:ascii="Arial" w:hAnsi="Arial" w:cs="Arial"/>
        </w:rPr>
        <w:t xml:space="preserve">monstrates the feasibility and </w:t>
      </w:r>
      <w:r w:rsidR="00C3128A">
        <w:rPr>
          <w:rFonts w:ascii="Arial" w:hAnsi="Arial" w:cs="Arial"/>
          <w:color w:val="333333"/>
          <w:szCs w:val="21"/>
          <w:shd w:val="clear" w:color="auto" w:fill="FFFFFF"/>
        </w:rPr>
        <w:t>practical</w:t>
      </w:r>
      <w:r w:rsidR="00C3128A">
        <w:rPr>
          <w:rFonts w:ascii="Arial" w:hAnsi="Arial" w:cs="Arial"/>
        </w:rPr>
        <w:t xml:space="preserve"> value of T</w:t>
      </w:r>
      <w:r w:rsidR="00C3128A" w:rsidRPr="00C3128A">
        <w:rPr>
          <w:rFonts w:ascii="Arial" w:hAnsi="Arial" w:cs="Arial"/>
        </w:rPr>
        <w:t>angible Augmented Reality Interfaces to enhance learning.</w:t>
      </w:r>
    </w:p>
    <w:p w14:paraId="61F9110D" w14:textId="77777777" w:rsidR="001C0E26" w:rsidRPr="00954188" w:rsidRDefault="001C0E26" w:rsidP="00954188">
      <w:pPr>
        <w:widowControl/>
        <w:rPr>
          <w:rFonts w:ascii="Arial" w:hAnsi="Arial" w:cs="Arial"/>
        </w:rPr>
      </w:pPr>
    </w:p>
    <w:p w14:paraId="2B0FF8F7" w14:textId="77777777" w:rsidR="00FD79E3" w:rsidRDefault="00FD79E3" w:rsidP="00FD79E3">
      <w:pPr>
        <w:rPr>
          <w:b/>
          <w:sz w:val="28"/>
        </w:rPr>
      </w:pPr>
      <w:r>
        <w:rPr>
          <w:b/>
          <w:sz w:val="28"/>
        </w:rPr>
        <w:t>Reference</w:t>
      </w:r>
    </w:p>
    <w:p w14:paraId="1ECEDC05"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Pr>
          <w:rStyle w:val="src"/>
          <w:rFonts w:ascii="Arial" w:hAnsi="Arial" w:cs="Arial"/>
          <w:color w:val="333333"/>
          <w:sz w:val="20"/>
          <w:szCs w:val="20"/>
        </w:rPr>
        <w:fldChar w:fldCharType="begin" w:fldLock="1"/>
      </w:r>
      <w:r>
        <w:rPr>
          <w:rStyle w:val="src"/>
          <w:rFonts w:ascii="Arial" w:hAnsi="Arial" w:cs="Arial"/>
          <w:color w:val="333333"/>
          <w:sz w:val="20"/>
          <w:szCs w:val="20"/>
        </w:rPr>
        <w:instrText xml:space="preserve">ADDIN Mendeley Bibliography CSL_BIBLIOGRAPHY </w:instrText>
      </w:r>
      <w:r>
        <w:rPr>
          <w:rStyle w:val="src"/>
          <w:rFonts w:ascii="Arial" w:hAnsi="Arial" w:cs="Arial"/>
          <w:color w:val="333333"/>
          <w:sz w:val="20"/>
          <w:szCs w:val="20"/>
        </w:rPr>
        <w:fldChar w:fldCharType="separate"/>
      </w:r>
      <w:r w:rsidRPr="00641041">
        <w:rPr>
          <w:rFonts w:ascii="Arial" w:hAnsi="Arial" w:cs="Arial"/>
          <w:noProof/>
          <w:kern w:val="0"/>
          <w:sz w:val="20"/>
          <w:szCs w:val="24"/>
        </w:rPr>
        <w:t>[1]</w:t>
      </w:r>
      <w:r w:rsidRPr="00641041">
        <w:rPr>
          <w:rFonts w:ascii="Arial" w:hAnsi="Arial" w:cs="Arial"/>
          <w:noProof/>
          <w:kern w:val="0"/>
          <w:sz w:val="20"/>
          <w:szCs w:val="24"/>
        </w:rPr>
        <w:tab/>
        <w:t xml:space="preserve">K. H. Cheng and C. C. Tsai, “Affordances of Augmented Reality in Science Learning: Suggestions for Future Research,” </w:t>
      </w:r>
      <w:r w:rsidRPr="00641041">
        <w:rPr>
          <w:rFonts w:ascii="Arial" w:hAnsi="Arial" w:cs="Arial"/>
          <w:i/>
          <w:iCs/>
          <w:noProof/>
          <w:kern w:val="0"/>
          <w:sz w:val="20"/>
          <w:szCs w:val="24"/>
        </w:rPr>
        <w:t>J. Sci. Educ. Technol.</w:t>
      </w:r>
      <w:r w:rsidRPr="00641041">
        <w:rPr>
          <w:rFonts w:ascii="Arial" w:hAnsi="Arial" w:cs="Arial"/>
          <w:noProof/>
          <w:kern w:val="0"/>
          <w:sz w:val="20"/>
          <w:szCs w:val="24"/>
        </w:rPr>
        <w:t>, vol. 22, no. 4, pp. 449–462, 2013, doi: 10.1007/s10956-012-9405-9.</w:t>
      </w:r>
    </w:p>
    <w:p w14:paraId="00DB7FD1"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w:t>
      </w:r>
      <w:r w:rsidRPr="00641041">
        <w:rPr>
          <w:rFonts w:ascii="Arial" w:hAnsi="Arial" w:cs="Arial"/>
          <w:noProof/>
          <w:kern w:val="0"/>
          <w:sz w:val="20"/>
          <w:szCs w:val="24"/>
        </w:rPr>
        <w:tab/>
        <w:t xml:space="preserve">R. Azuma, Y. Baillot, R. Behringer, S. Feiner, S. Julier, and B. MacIntyre, “Recent Advances Augmented Reality,” </w:t>
      </w:r>
      <w:r w:rsidRPr="00641041">
        <w:rPr>
          <w:rFonts w:ascii="Arial" w:hAnsi="Arial" w:cs="Arial"/>
          <w:i/>
          <w:iCs/>
          <w:noProof/>
          <w:kern w:val="0"/>
          <w:sz w:val="20"/>
          <w:szCs w:val="24"/>
        </w:rPr>
        <w:t>IEEE Comput. Graph. Appl.</w:t>
      </w:r>
      <w:r w:rsidRPr="00641041">
        <w:rPr>
          <w:rFonts w:ascii="Arial" w:hAnsi="Arial" w:cs="Arial"/>
          <w:noProof/>
          <w:kern w:val="0"/>
          <w:sz w:val="20"/>
          <w:szCs w:val="24"/>
        </w:rPr>
        <w:t>, vol. 21, pp. 34–47, 2001.</w:t>
      </w:r>
    </w:p>
    <w:p w14:paraId="7FC319C9"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[3]</w:t>
      </w:r>
      <w:r w:rsidRPr="00641041">
        <w:rPr>
          <w:rFonts w:ascii="Arial" w:hAnsi="Arial" w:cs="Arial"/>
          <w:noProof/>
          <w:kern w:val="0"/>
          <w:sz w:val="20"/>
          <w:szCs w:val="24"/>
        </w:rPr>
        <w:tab/>
        <w:t xml:space="preserve">A. Theodoropoulos and G. Lepouras, “Augmented Reality and programming education: A systematic review,” </w:t>
      </w:r>
      <w:r w:rsidRPr="00641041">
        <w:rPr>
          <w:rFonts w:ascii="Arial" w:hAnsi="Arial" w:cs="Arial"/>
          <w:i/>
          <w:iCs/>
          <w:noProof/>
          <w:kern w:val="0"/>
          <w:sz w:val="20"/>
          <w:szCs w:val="24"/>
        </w:rPr>
        <w:t>Int. J. Child-Computer Interact.</w:t>
      </w:r>
      <w:r w:rsidRPr="00641041">
        <w:rPr>
          <w:rFonts w:ascii="Arial" w:hAnsi="Arial" w:cs="Arial"/>
          <w:noProof/>
          <w:kern w:val="0"/>
          <w:sz w:val="20"/>
          <w:szCs w:val="24"/>
        </w:rPr>
        <w:t>, vol. 30, p. 100335, 2021, doi: 10.1016/j.ijcci.2021.100335.</w:t>
      </w:r>
    </w:p>
    <w:p w14:paraId="7AC1424E"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[4]</w:t>
      </w:r>
      <w:r w:rsidRPr="00641041">
        <w:rPr>
          <w:rFonts w:ascii="Arial" w:hAnsi="Arial" w:cs="Arial"/>
          <w:noProof/>
          <w:kern w:val="0"/>
          <w:sz w:val="20"/>
          <w:szCs w:val="24"/>
        </w:rPr>
        <w:tab/>
        <w:t xml:space="preserve">M. S. Markova, “How does the tangible object affect motor skill learning?,” </w:t>
      </w:r>
      <w:r w:rsidRPr="00641041">
        <w:rPr>
          <w:rFonts w:ascii="Arial" w:hAnsi="Arial" w:cs="Arial"/>
          <w:i/>
          <w:iCs/>
          <w:noProof/>
          <w:kern w:val="0"/>
          <w:sz w:val="20"/>
          <w:szCs w:val="24"/>
        </w:rPr>
        <w:t>TEI 2014 - 8th Int. Conf. Tangible, Embed. Embodied Interact. Proc.</w:t>
      </w:r>
      <w:r w:rsidRPr="00641041">
        <w:rPr>
          <w:rFonts w:ascii="Arial" w:hAnsi="Arial" w:cs="Arial"/>
          <w:noProof/>
          <w:kern w:val="0"/>
          <w:sz w:val="20"/>
          <w:szCs w:val="24"/>
        </w:rPr>
        <w:t>, pp. 305–308, 2014, doi: 10.1145/2540930.2558150.</w:t>
      </w:r>
    </w:p>
    <w:p w14:paraId="6319B3AD"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[5]</w:t>
      </w:r>
      <w:r w:rsidRPr="00641041">
        <w:rPr>
          <w:rFonts w:ascii="Arial" w:hAnsi="Arial" w:cs="Arial"/>
          <w:noProof/>
          <w:kern w:val="0"/>
          <w:sz w:val="20"/>
          <w:szCs w:val="24"/>
        </w:rPr>
        <w:tab/>
        <w:t xml:space="preserve">J. H. Seo, J. Arita, S. L. Chu, F. Quek, and S. Aldriedge, “Material significance of </w:t>
      </w:r>
      <w:r w:rsidRPr="00641041">
        <w:rPr>
          <w:rFonts w:ascii="Arial" w:hAnsi="Arial" w:cs="Arial"/>
          <w:noProof/>
          <w:kern w:val="0"/>
          <w:sz w:val="20"/>
          <w:szCs w:val="24"/>
        </w:rPr>
        <w:lastRenderedPageBreak/>
        <w:t xml:space="preserve">tangibles for young children,” </w:t>
      </w:r>
      <w:r w:rsidRPr="00641041">
        <w:rPr>
          <w:rFonts w:ascii="Arial" w:hAnsi="Arial" w:cs="Arial"/>
          <w:i/>
          <w:iCs/>
          <w:noProof/>
          <w:kern w:val="0"/>
          <w:sz w:val="20"/>
          <w:szCs w:val="24"/>
        </w:rPr>
        <w:t>TEI 2015 - Proc. 9th Int. Conf. Tangible, Embed. Embodied Interact.</w:t>
      </w:r>
      <w:r w:rsidRPr="00641041">
        <w:rPr>
          <w:rFonts w:ascii="Arial" w:hAnsi="Arial" w:cs="Arial"/>
          <w:noProof/>
          <w:kern w:val="0"/>
          <w:sz w:val="20"/>
          <w:szCs w:val="24"/>
        </w:rPr>
        <w:t>, pp. 53–56, 2015, doi: 10.1145/2677199.2680583.</w:t>
      </w:r>
    </w:p>
    <w:p w14:paraId="6C0EF219"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[6]</w:t>
      </w:r>
      <w:r w:rsidRPr="00641041">
        <w:rPr>
          <w:rFonts w:ascii="Arial" w:hAnsi="Arial" w:cs="Arial"/>
          <w:noProof/>
          <w:kern w:val="0"/>
          <w:sz w:val="20"/>
          <w:szCs w:val="24"/>
        </w:rPr>
        <w:tab/>
        <w:t xml:space="preserve">J. Ma, L. Sindorf, I. Liao, and J. Frazier, “Using a tangible versus a multi-touch graphical user interface to support data exploration at a museum exhibit,” </w:t>
      </w:r>
      <w:r w:rsidRPr="00641041">
        <w:rPr>
          <w:rFonts w:ascii="Arial" w:hAnsi="Arial" w:cs="Arial"/>
          <w:i/>
          <w:iCs/>
          <w:noProof/>
          <w:kern w:val="0"/>
          <w:sz w:val="20"/>
          <w:szCs w:val="24"/>
        </w:rPr>
        <w:t>TEI 2015 - Proc. 9th Int. Conf. Tangible, Embed. Embodied Interact.</w:t>
      </w:r>
      <w:r w:rsidRPr="00641041">
        <w:rPr>
          <w:rFonts w:ascii="Arial" w:hAnsi="Arial" w:cs="Arial"/>
          <w:noProof/>
          <w:kern w:val="0"/>
          <w:sz w:val="20"/>
          <w:szCs w:val="24"/>
        </w:rPr>
        <w:t>, pp. 33–40, 2015, doi: 10.1145/2677199.2680555.</w:t>
      </w:r>
    </w:p>
    <w:p w14:paraId="146AABC3"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[7]</w:t>
      </w:r>
      <w:r w:rsidRPr="00641041">
        <w:rPr>
          <w:rFonts w:ascii="Arial" w:hAnsi="Arial" w:cs="Arial"/>
          <w:noProof/>
          <w:kern w:val="0"/>
          <w:sz w:val="20"/>
          <w:szCs w:val="24"/>
        </w:rPr>
        <w:tab/>
        <w:t xml:space="preserve">C. Pollalis </w:t>
      </w:r>
      <w:r w:rsidRPr="00641041">
        <w:rPr>
          <w:rFonts w:ascii="Arial" w:hAnsi="Arial" w:cs="Arial"/>
          <w:i/>
          <w:iCs/>
          <w:noProof/>
          <w:kern w:val="0"/>
          <w:sz w:val="20"/>
          <w:szCs w:val="24"/>
        </w:rPr>
        <w:t>et al.</w:t>
      </w:r>
      <w:r w:rsidRPr="00641041">
        <w:rPr>
          <w:rFonts w:ascii="Arial" w:hAnsi="Arial" w:cs="Arial"/>
          <w:noProof/>
          <w:kern w:val="0"/>
          <w:sz w:val="20"/>
          <w:szCs w:val="24"/>
        </w:rPr>
        <w:t xml:space="preserve">, “Evaluating learning with tangible and virtual representations of archaeological artifacts,” </w:t>
      </w:r>
      <w:r w:rsidRPr="00641041">
        <w:rPr>
          <w:rFonts w:ascii="Arial" w:hAnsi="Arial" w:cs="Arial"/>
          <w:i/>
          <w:iCs/>
          <w:noProof/>
          <w:kern w:val="0"/>
          <w:sz w:val="20"/>
          <w:szCs w:val="24"/>
        </w:rPr>
        <w:t>TEI 2018 - Proc. 12th Int. Conf. Tangible, Embed. Embodied Interact.</w:t>
      </w:r>
      <w:r w:rsidRPr="00641041">
        <w:rPr>
          <w:rFonts w:ascii="Arial" w:hAnsi="Arial" w:cs="Arial"/>
          <w:noProof/>
          <w:kern w:val="0"/>
          <w:sz w:val="20"/>
          <w:szCs w:val="24"/>
        </w:rPr>
        <w:t>, vol. 2018-Janua, pp. 626–637, 2018, doi: 10.1145/3173225.3173260.</w:t>
      </w:r>
    </w:p>
    <w:p w14:paraId="5B4C02EC"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[8]</w:t>
      </w:r>
      <w:r w:rsidRPr="00641041">
        <w:rPr>
          <w:rFonts w:ascii="Arial" w:hAnsi="Arial" w:cs="Arial"/>
          <w:noProof/>
          <w:kern w:val="0"/>
          <w:sz w:val="20"/>
          <w:szCs w:val="24"/>
        </w:rPr>
        <w:tab/>
        <w:t xml:space="preserve">P. Koutsabasis, “Empirical Evaluations of Interactive Systems in Cultural Heritage,” </w:t>
      </w:r>
      <w:r w:rsidRPr="00641041">
        <w:rPr>
          <w:rFonts w:ascii="Arial" w:hAnsi="Arial" w:cs="Arial"/>
          <w:i/>
          <w:iCs/>
          <w:noProof/>
          <w:kern w:val="0"/>
          <w:sz w:val="20"/>
          <w:szCs w:val="24"/>
        </w:rPr>
        <w:t>Int. J. Comput. Methods Herit. Sci.</w:t>
      </w:r>
      <w:r w:rsidRPr="00641041">
        <w:rPr>
          <w:rFonts w:ascii="Arial" w:hAnsi="Arial" w:cs="Arial"/>
          <w:noProof/>
          <w:kern w:val="0"/>
          <w:sz w:val="20"/>
          <w:szCs w:val="24"/>
        </w:rPr>
        <w:t>, vol. 1, no. 1, pp. 100–122, 2017, doi: 10.4018/ijcmhs.2017010107.</w:t>
      </w:r>
    </w:p>
    <w:p w14:paraId="0E190296"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[9]</w:t>
      </w:r>
      <w:r w:rsidRPr="00641041">
        <w:rPr>
          <w:rFonts w:ascii="Arial" w:hAnsi="Arial" w:cs="Arial"/>
          <w:noProof/>
          <w:kern w:val="0"/>
          <w:sz w:val="20"/>
          <w:szCs w:val="24"/>
        </w:rPr>
        <w:tab/>
        <w:t xml:space="preserve">M. Akçayir, G. Akçayir, H. M. Pektaş, and M. A. Ocak, “Augmented reality in science laboratories: The effects of augmented reality on university students’ laboratory skills and attitudes toward science laboratories,” </w:t>
      </w:r>
      <w:r w:rsidRPr="00641041">
        <w:rPr>
          <w:rFonts w:ascii="Arial" w:hAnsi="Arial" w:cs="Arial"/>
          <w:i/>
          <w:iCs/>
          <w:noProof/>
          <w:kern w:val="0"/>
          <w:sz w:val="20"/>
          <w:szCs w:val="24"/>
        </w:rPr>
        <w:t>Comput. Human Behav.</w:t>
      </w:r>
      <w:r w:rsidRPr="00641041">
        <w:rPr>
          <w:rFonts w:ascii="Arial" w:hAnsi="Arial" w:cs="Arial"/>
          <w:noProof/>
          <w:kern w:val="0"/>
          <w:sz w:val="20"/>
          <w:szCs w:val="24"/>
        </w:rPr>
        <w:t>, vol. 57, pp. 334–342, 2016, doi: 10.1016/j.chb.2015.12.054.</w:t>
      </w:r>
    </w:p>
    <w:p w14:paraId="7084E8B7"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[10]</w:t>
      </w:r>
      <w:r w:rsidRPr="00641041">
        <w:rPr>
          <w:rFonts w:ascii="Arial" w:hAnsi="Arial" w:cs="Arial"/>
          <w:noProof/>
          <w:kern w:val="0"/>
          <w:sz w:val="20"/>
          <w:szCs w:val="24"/>
        </w:rPr>
        <w:tab/>
        <w:t xml:space="preserve">Y. Li, E. Ch’Ng, S. Cai, and S. See, “Multiuser Interaction with Hybrid VR and AR for Cultural Heritage Objects,” </w:t>
      </w:r>
      <w:r w:rsidRPr="00641041">
        <w:rPr>
          <w:rFonts w:ascii="Arial" w:hAnsi="Arial" w:cs="Arial"/>
          <w:i/>
          <w:iCs/>
          <w:noProof/>
          <w:kern w:val="0"/>
          <w:sz w:val="20"/>
          <w:szCs w:val="24"/>
        </w:rPr>
        <w:t>Proc. 2018 3rd Digit. Herit. Int. Congr. Digit. Herit. 2018 - Held jointly with 2018 24th Int. Conf. Virtual Syst. Multimedia, VSMM 2018</w:t>
      </w:r>
      <w:r w:rsidRPr="00641041">
        <w:rPr>
          <w:rFonts w:ascii="Arial" w:hAnsi="Arial" w:cs="Arial"/>
          <w:noProof/>
          <w:kern w:val="0"/>
          <w:sz w:val="20"/>
          <w:szCs w:val="24"/>
        </w:rPr>
        <w:t>, 2018, doi: 10.1109/DigitalHeritage.2018.8810126.</w:t>
      </w:r>
    </w:p>
    <w:p w14:paraId="35E0A579"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[11]</w:t>
      </w:r>
      <w:r w:rsidRPr="00641041">
        <w:rPr>
          <w:rFonts w:ascii="Arial" w:hAnsi="Arial" w:cs="Arial"/>
          <w:noProof/>
          <w:kern w:val="0"/>
          <w:sz w:val="20"/>
          <w:szCs w:val="24"/>
        </w:rPr>
        <w:tab/>
        <w:t xml:space="preserve">E. Ch’ng, “New ways of accessing information spaces using 3D multitouch tables,” </w:t>
      </w:r>
      <w:r w:rsidRPr="00641041">
        <w:rPr>
          <w:rFonts w:ascii="Arial" w:hAnsi="Arial" w:cs="Arial"/>
          <w:i/>
          <w:iCs/>
          <w:noProof/>
          <w:kern w:val="0"/>
          <w:sz w:val="20"/>
          <w:szCs w:val="24"/>
        </w:rPr>
        <w:t>Proc. 2012 Int. Conf. Cyberworlds, Cyberworlds 2012</w:t>
      </w:r>
      <w:r w:rsidRPr="00641041">
        <w:rPr>
          <w:rFonts w:ascii="Arial" w:hAnsi="Arial" w:cs="Arial"/>
          <w:noProof/>
          <w:kern w:val="0"/>
          <w:sz w:val="20"/>
          <w:szCs w:val="24"/>
        </w:rPr>
        <w:t>, no. September, pp. 144–150, 2012, doi: 10.1109/CW.2012.27.</w:t>
      </w:r>
    </w:p>
    <w:p w14:paraId="0638E981"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[12]</w:t>
      </w:r>
      <w:r w:rsidRPr="00641041">
        <w:rPr>
          <w:rFonts w:ascii="Arial" w:hAnsi="Arial" w:cs="Arial"/>
          <w:noProof/>
          <w:kern w:val="0"/>
          <w:sz w:val="20"/>
          <w:szCs w:val="24"/>
        </w:rPr>
        <w:tab/>
        <w:t xml:space="preserve">B. SERRELL and B. RAPHLING, “Computers on the Exhibit Floor,” </w:t>
      </w:r>
      <w:r w:rsidRPr="00641041">
        <w:rPr>
          <w:rFonts w:ascii="Arial" w:hAnsi="Arial" w:cs="Arial"/>
          <w:i/>
          <w:iCs/>
          <w:noProof/>
          <w:kern w:val="0"/>
          <w:sz w:val="20"/>
          <w:szCs w:val="24"/>
        </w:rPr>
        <w:t>Curator Museum J.</w:t>
      </w:r>
      <w:r w:rsidRPr="00641041">
        <w:rPr>
          <w:rFonts w:ascii="Arial" w:hAnsi="Arial" w:cs="Arial"/>
          <w:noProof/>
          <w:kern w:val="0"/>
          <w:sz w:val="20"/>
          <w:szCs w:val="24"/>
        </w:rPr>
        <w:t>, vol. 35, no. 3, pp. 181–189, 2010, doi: 10.1111/j.2151-6952.1992.tb00753.x.</w:t>
      </w:r>
    </w:p>
    <w:p w14:paraId="5062A579"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[13]</w:t>
      </w:r>
      <w:r w:rsidRPr="00641041">
        <w:rPr>
          <w:rFonts w:ascii="Arial" w:hAnsi="Arial" w:cs="Arial"/>
          <w:noProof/>
          <w:kern w:val="0"/>
          <w:sz w:val="20"/>
          <w:szCs w:val="24"/>
        </w:rPr>
        <w:tab/>
        <w:t xml:space="preserve">R. Wang, L. Chen, and I. Solheim, “Modeling dyslexic students’ motivation for enhanced learning in E-learning systems,” </w:t>
      </w:r>
      <w:r w:rsidRPr="00641041">
        <w:rPr>
          <w:rFonts w:ascii="Arial" w:hAnsi="Arial" w:cs="Arial"/>
          <w:i/>
          <w:iCs/>
          <w:noProof/>
          <w:kern w:val="0"/>
          <w:sz w:val="20"/>
          <w:szCs w:val="24"/>
        </w:rPr>
        <w:t>ACM Trans. Interact. Intell. Syst.</w:t>
      </w:r>
      <w:r w:rsidRPr="00641041">
        <w:rPr>
          <w:rFonts w:ascii="Arial" w:hAnsi="Arial" w:cs="Arial"/>
          <w:noProof/>
          <w:kern w:val="0"/>
          <w:sz w:val="20"/>
          <w:szCs w:val="24"/>
        </w:rPr>
        <w:t>, vol. 10, no. 3, 2020, doi: 10.1145/3341197.</w:t>
      </w:r>
    </w:p>
    <w:p w14:paraId="7372E1DB"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[14]</w:t>
      </w:r>
      <w:r w:rsidRPr="00641041">
        <w:rPr>
          <w:rFonts w:ascii="Arial" w:hAnsi="Arial" w:cs="Arial"/>
          <w:noProof/>
          <w:kern w:val="0"/>
          <w:sz w:val="20"/>
          <w:szCs w:val="24"/>
        </w:rPr>
        <w:tab/>
        <w:t xml:space="preserve">X. Xin, J. Li, M. Jin, W. Liu, C. Liu, and Y. Zhang, “Improving the user experience in museum: A Joint course with Beijing Museum of Natural History,” </w:t>
      </w:r>
      <w:r w:rsidRPr="00641041">
        <w:rPr>
          <w:rFonts w:ascii="Arial" w:hAnsi="Arial" w:cs="Arial"/>
          <w:i/>
          <w:iCs/>
          <w:noProof/>
          <w:kern w:val="0"/>
          <w:sz w:val="20"/>
          <w:szCs w:val="24"/>
        </w:rPr>
        <w:t>ACM Int. Conf. Proceeding Ser.</w:t>
      </w:r>
      <w:r w:rsidRPr="00641041">
        <w:rPr>
          <w:rFonts w:ascii="Arial" w:hAnsi="Arial" w:cs="Arial"/>
          <w:noProof/>
          <w:kern w:val="0"/>
          <w:sz w:val="20"/>
          <w:szCs w:val="24"/>
        </w:rPr>
        <w:t>, pp. 30–36, 2019, doi: 10.1145/3332169.3333580.</w:t>
      </w:r>
    </w:p>
    <w:p w14:paraId="194F72AA"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[15]</w:t>
      </w:r>
      <w:r w:rsidRPr="00641041">
        <w:rPr>
          <w:rFonts w:ascii="Arial" w:hAnsi="Arial" w:cs="Arial"/>
          <w:noProof/>
          <w:kern w:val="0"/>
          <w:sz w:val="20"/>
          <w:szCs w:val="24"/>
        </w:rPr>
        <w:tab/>
        <w:t xml:space="preserve">S. Neale, W. Chinthammit, C. Lueg, and P. Nixon, “Facilitating learning through hands-on engagement with virtual museum artefacts,” </w:t>
      </w:r>
      <w:r w:rsidRPr="00641041">
        <w:rPr>
          <w:rFonts w:ascii="Arial" w:hAnsi="Arial" w:cs="Arial"/>
          <w:i/>
          <w:iCs/>
          <w:noProof/>
          <w:kern w:val="0"/>
          <w:sz w:val="20"/>
          <w:szCs w:val="24"/>
        </w:rPr>
        <w:t>Proc. 28th Int. BCS Hum. Comput. Interact. Conf. Sand, Sea Sky - Holiday HCI, HCI 2014</w:t>
      </w:r>
      <w:r w:rsidRPr="00641041">
        <w:rPr>
          <w:rFonts w:ascii="Arial" w:hAnsi="Arial" w:cs="Arial"/>
          <w:noProof/>
          <w:kern w:val="0"/>
          <w:sz w:val="20"/>
          <w:szCs w:val="24"/>
        </w:rPr>
        <w:t>, pp. 222–227, 2014, doi: 10.14236/ewic/hci2014.27.</w:t>
      </w:r>
    </w:p>
    <w:p w14:paraId="17EEB103"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[16]</w:t>
      </w:r>
      <w:r w:rsidRPr="00641041">
        <w:rPr>
          <w:rFonts w:ascii="Arial" w:hAnsi="Arial" w:cs="Arial"/>
          <w:noProof/>
          <w:kern w:val="0"/>
          <w:sz w:val="20"/>
          <w:szCs w:val="24"/>
        </w:rPr>
        <w:tab/>
        <w:t xml:space="preserve">C. K. Tsong, T. S. Chong, and Z. Samsudin, “Tangible multimedia: A case study for bringing tangibility into multimedia learning,” </w:t>
      </w:r>
      <w:r w:rsidRPr="00641041">
        <w:rPr>
          <w:rFonts w:ascii="Arial" w:hAnsi="Arial" w:cs="Arial"/>
          <w:i/>
          <w:iCs/>
          <w:noProof/>
          <w:kern w:val="0"/>
          <w:sz w:val="20"/>
          <w:szCs w:val="24"/>
        </w:rPr>
        <w:t>Turkish Online J. Educ. Technol.</w:t>
      </w:r>
      <w:r w:rsidRPr="00641041">
        <w:rPr>
          <w:rFonts w:ascii="Arial" w:hAnsi="Arial" w:cs="Arial"/>
          <w:noProof/>
          <w:kern w:val="0"/>
          <w:sz w:val="20"/>
          <w:szCs w:val="24"/>
        </w:rPr>
        <w:t>, vol. 11, no. 4, pp. 442–450, 2012, doi: 10.1016/j.sbspro.2012.11.045.</w:t>
      </w:r>
    </w:p>
    <w:p w14:paraId="3B097DFB"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[17]</w:t>
      </w:r>
      <w:r w:rsidRPr="00641041">
        <w:rPr>
          <w:rFonts w:ascii="Arial" w:hAnsi="Arial" w:cs="Arial"/>
          <w:noProof/>
          <w:kern w:val="0"/>
          <w:sz w:val="20"/>
          <w:szCs w:val="24"/>
        </w:rPr>
        <w:tab/>
        <w:t xml:space="preserve">C. Havrez, S. Lepreux, Y. Lebrun, S. Haudegond, P. Ethuin, and C. Kolski, “A Design Model for Tangible Interaction: Case Study in Waste Sorting,” </w:t>
      </w:r>
      <w:r w:rsidRPr="00641041">
        <w:rPr>
          <w:rFonts w:ascii="Arial" w:hAnsi="Arial" w:cs="Arial"/>
          <w:i/>
          <w:iCs/>
          <w:noProof/>
          <w:kern w:val="0"/>
          <w:sz w:val="20"/>
          <w:szCs w:val="24"/>
        </w:rPr>
        <w:t>IFAC-PapersOnLine</w:t>
      </w:r>
      <w:r w:rsidRPr="00641041">
        <w:rPr>
          <w:rFonts w:ascii="Arial" w:hAnsi="Arial" w:cs="Arial"/>
          <w:noProof/>
          <w:kern w:val="0"/>
          <w:sz w:val="20"/>
          <w:szCs w:val="24"/>
        </w:rPr>
        <w:t>, vol. 49, no. 19, pp. 373–378, 2016, doi: 10.1016/j.ifacol.2016.10.594.</w:t>
      </w:r>
    </w:p>
    <w:p w14:paraId="7632E15E"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[18]</w:t>
      </w:r>
      <w:r w:rsidRPr="00641041">
        <w:rPr>
          <w:rFonts w:ascii="Arial" w:hAnsi="Arial" w:cs="Arial"/>
          <w:noProof/>
          <w:kern w:val="0"/>
          <w:sz w:val="20"/>
          <w:szCs w:val="24"/>
        </w:rPr>
        <w:tab/>
        <w:t xml:space="preserve">D. Petrelli, M. T. Marshall, S. O’Brien, P. McEntaggart, and I. Gwilt, “Tangible data souvenirs as a bridge between a physical museum visit and online digital experience,” </w:t>
      </w:r>
      <w:r w:rsidRPr="00641041">
        <w:rPr>
          <w:rFonts w:ascii="Arial" w:hAnsi="Arial" w:cs="Arial"/>
          <w:i/>
          <w:iCs/>
          <w:noProof/>
          <w:kern w:val="0"/>
          <w:sz w:val="20"/>
          <w:szCs w:val="24"/>
        </w:rPr>
        <w:t>Pers. Ubiquitous Comput.</w:t>
      </w:r>
      <w:r w:rsidRPr="00641041">
        <w:rPr>
          <w:rFonts w:ascii="Arial" w:hAnsi="Arial" w:cs="Arial"/>
          <w:noProof/>
          <w:kern w:val="0"/>
          <w:sz w:val="20"/>
          <w:szCs w:val="24"/>
        </w:rPr>
        <w:t>, vol. 21, no. 2, pp. 281–295, 2017, doi: 10.1007/s00779-</w:t>
      </w:r>
      <w:r w:rsidRPr="00641041">
        <w:rPr>
          <w:rFonts w:ascii="Arial" w:hAnsi="Arial" w:cs="Arial"/>
          <w:noProof/>
          <w:kern w:val="0"/>
          <w:sz w:val="20"/>
          <w:szCs w:val="24"/>
        </w:rPr>
        <w:lastRenderedPageBreak/>
        <w:t>016-0993-x.</w:t>
      </w:r>
    </w:p>
    <w:p w14:paraId="18FCD587"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[19]</w:t>
      </w:r>
      <w:r w:rsidRPr="00641041">
        <w:rPr>
          <w:rFonts w:ascii="Arial" w:hAnsi="Arial" w:cs="Arial"/>
          <w:noProof/>
          <w:kern w:val="0"/>
          <w:sz w:val="20"/>
          <w:szCs w:val="24"/>
        </w:rPr>
        <w:tab/>
        <w:t xml:space="preserve">S. Benford, G. Giannachi, B. Koleva, and T. Rodden, “From interaction to trajectories: Designing coherent journeys through user experiences,” </w:t>
      </w:r>
      <w:r w:rsidRPr="00641041">
        <w:rPr>
          <w:rFonts w:ascii="Arial" w:hAnsi="Arial" w:cs="Arial"/>
          <w:i/>
          <w:iCs/>
          <w:noProof/>
          <w:kern w:val="0"/>
          <w:sz w:val="20"/>
          <w:szCs w:val="24"/>
        </w:rPr>
        <w:t>Conf. Hum. Factors Comput. Syst. - Proc.</w:t>
      </w:r>
      <w:r w:rsidRPr="00641041">
        <w:rPr>
          <w:rFonts w:ascii="Arial" w:hAnsi="Arial" w:cs="Arial"/>
          <w:noProof/>
          <w:kern w:val="0"/>
          <w:sz w:val="20"/>
          <w:szCs w:val="24"/>
        </w:rPr>
        <w:t>, pp. 709–718, 2009, doi: 10.1145/1518701.1518812.</w:t>
      </w:r>
    </w:p>
    <w:p w14:paraId="3698519E"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[20]</w:t>
      </w:r>
      <w:r w:rsidRPr="00641041">
        <w:rPr>
          <w:rFonts w:ascii="Arial" w:hAnsi="Arial" w:cs="Arial"/>
          <w:noProof/>
          <w:kern w:val="0"/>
          <w:sz w:val="20"/>
          <w:szCs w:val="24"/>
        </w:rPr>
        <w:tab/>
        <w:t xml:space="preserve">B. Koleva </w:t>
      </w:r>
      <w:r w:rsidRPr="00641041">
        <w:rPr>
          <w:rFonts w:ascii="Arial" w:hAnsi="Arial" w:cs="Arial"/>
          <w:i/>
          <w:iCs/>
          <w:noProof/>
          <w:kern w:val="0"/>
          <w:sz w:val="20"/>
          <w:szCs w:val="24"/>
        </w:rPr>
        <w:t>et al.</w:t>
      </w:r>
      <w:r w:rsidRPr="00641041">
        <w:rPr>
          <w:rFonts w:ascii="Arial" w:hAnsi="Arial" w:cs="Arial"/>
          <w:noProof/>
          <w:kern w:val="0"/>
          <w:sz w:val="20"/>
          <w:szCs w:val="24"/>
        </w:rPr>
        <w:t xml:space="preserve">, “Designing Hybrid Gifts,” </w:t>
      </w:r>
      <w:r w:rsidRPr="00641041">
        <w:rPr>
          <w:rFonts w:ascii="Arial" w:hAnsi="Arial" w:cs="Arial"/>
          <w:i/>
          <w:iCs/>
          <w:noProof/>
          <w:kern w:val="0"/>
          <w:sz w:val="20"/>
          <w:szCs w:val="24"/>
        </w:rPr>
        <w:t>ACM Trans. Comput. Interact.</w:t>
      </w:r>
      <w:r w:rsidRPr="00641041">
        <w:rPr>
          <w:rFonts w:ascii="Arial" w:hAnsi="Arial" w:cs="Arial"/>
          <w:noProof/>
          <w:kern w:val="0"/>
          <w:sz w:val="20"/>
          <w:szCs w:val="24"/>
        </w:rPr>
        <w:t>, vol. 27, no. 5, 2020, doi: 10.1145/3398193.</w:t>
      </w:r>
    </w:p>
    <w:p w14:paraId="0C7FEF5F"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[21]</w:t>
      </w:r>
      <w:r w:rsidRPr="00641041">
        <w:rPr>
          <w:rFonts w:ascii="Arial" w:hAnsi="Arial" w:cs="Arial"/>
          <w:noProof/>
          <w:kern w:val="0"/>
          <w:sz w:val="20"/>
          <w:szCs w:val="24"/>
        </w:rPr>
        <w:tab/>
        <w:t xml:space="preserve">M. Billinghurst, H. Kato, and I. Poupyrev, “MagicBook: Transitioning between reality and virtuality,” </w:t>
      </w:r>
      <w:r w:rsidRPr="00641041">
        <w:rPr>
          <w:rFonts w:ascii="Arial" w:hAnsi="Arial" w:cs="Arial"/>
          <w:i/>
          <w:iCs/>
          <w:noProof/>
          <w:kern w:val="0"/>
          <w:sz w:val="20"/>
          <w:szCs w:val="24"/>
        </w:rPr>
        <w:t>Conf. Hum. Factors Comput. Syst. - Proc.</w:t>
      </w:r>
      <w:r w:rsidRPr="00641041">
        <w:rPr>
          <w:rFonts w:ascii="Arial" w:hAnsi="Arial" w:cs="Arial"/>
          <w:noProof/>
          <w:kern w:val="0"/>
          <w:sz w:val="20"/>
          <w:szCs w:val="24"/>
        </w:rPr>
        <w:t>, no. figure 3, pp. 25–26, 2001, doi: 10.1145/634067.634087.</w:t>
      </w:r>
    </w:p>
    <w:p w14:paraId="230EC23E"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[22]</w:t>
      </w:r>
      <w:r w:rsidRPr="00641041">
        <w:rPr>
          <w:rFonts w:ascii="Arial" w:hAnsi="Arial" w:cs="Arial"/>
          <w:noProof/>
          <w:kern w:val="0"/>
          <w:sz w:val="20"/>
          <w:szCs w:val="24"/>
        </w:rPr>
        <w:tab/>
        <w:t>R. Pingxuan, “AR 3D Magic Book,” no. Cipae, pp. 244–250, 2020, doi: 10.1145/3419635.3419714.</w:t>
      </w:r>
    </w:p>
    <w:p w14:paraId="083E76E1"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[23]</w:t>
      </w:r>
      <w:r w:rsidRPr="00641041">
        <w:rPr>
          <w:rFonts w:ascii="Arial" w:hAnsi="Arial" w:cs="Arial"/>
          <w:noProof/>
          <w:kern w:val="0"/>
          <w:sz w:val="20"/>
          <w:szCs w:val="24"/>
        </w:rPr>
        <w:tab/>
        <w:t xml:space="preserve">P. Dourish, “Where the Action Is: The Foundations of Embodied Interaction,” </w:t>
      </w:r>
      <w:r w:rsidRPr="00641041">
        <w:rPr>
          <w:rFonts w:ascii="Arial" w:hAnsi="Arial" w:cs="Arial"/>
          <w:i/>
          <w:iCs/>
          <w:noProof/>
          <w:kern w:val="0"/>
          <w:sz w:val="20"/>
          <w:szCs w:val="24"/>
        </w:rPr>
        <w:t>Where action is Found. embodied Interact.</w:t>
      </w:r>
      <w:r w:rsidRPr="00641041">
        <w:rPr>
          <w:rFonts w:ascii="Arial" w:hAnsi="Arial" w:cs="Arial"/>
          <w:noProof/>
          <w:kern w:val="0"/>
          <w:sz w:val="20"/>
          <w:szCs w:val="24"/>
        </w:rPr>
        <w:t>, vol. 36, no. 3, p. 233, 2001, doi: 10.1162/leon.2003.36.5.412.</w:t>
      </w:r>
    </w:p>
    <w:p w14:paraId="5F634B9C"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[24]</w:t>
      </w:r>
      <w:r w:rsidRPr="00641041">
        <w:rPr>
          <w:rFonts w:ascii="Arial" w:hAnsi="Arial" w:cs="Arial"/>
          <w:noProof/>
          <w:kern w:val="0"/>
          <w:sz w:val="20"/>
          <w:szCs w:val="24"/>
        </w:rPr>
        <w:tab/>
        <w:t xml:space="preserve">R. M. Ryan and E. L. Deci, “Intrinsic and Extrinsic Motivations: Classic Definitions and New Directions,” </w:t>
      </w:r>
      <w:r w:rsidRPr="00641041">
        <w:rPr>
          <w:rFonts w:ascii="Arial" w:hAnsi="Arial" w:cs="Arial"/>
          <w:i/>
          <w:iCs/>
          <w:noProof/>
          <w:kern w:val="0"/>
          <w:sz w:val="20"/>
          <w:szCs w:val="24"/>
        </w:rPr>
        <w:t>Contemp. Educ. Psychol.</w:t>
      </w:r>
      <w:r w:rsidRPr="00641041">
        <w:rPr>
          <w:rFonts w:ascii="Arial" w:hAnsi="Arial" w:cs="Arial"/>
          <w:noProof/>
          <w:kern w:val="0"/>
          <w:sz w:val="20"/>
          <w:szCs w:val="24"/>
        </w:rPr>
        <w:t>, vol. 25, no. 1, pp. 54–67, 2000, doi: 10.1006/ceps.1999.1020.</w:t>
      </w:r>
    </w:p>
    <w:p w14:paraId="7F589083"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[25]</w:t>
      </w:r>
      <w:r w:rsidRPr="00641041">
        <w:rPr>
          <w:rFonts w:ascii="Arial" w:hAnsi="Arial" w:cs="Arial"/>
          <w:noProof/>
          <w:kern w:val="0"/>
          <w:sz w:val="20"/>
          <w:szCs w:val="24"/>
        </w:rPr>
        <w:tab/>
        <w:t xml:space="preserve">R. M. Ryan and E. L. Deci, “Self-determination theory and the facilitation of intrinsic motivation, social development, and well-being,” </w:t>
      </w:r>
      <w:r w:rsidRPr="00641041">
        <w:rPr>
          <w:rFonts w:ascii="Arial" w:hAnsi="Arial" w:cs="Arial"/>
          <w:i/>
          <w:iCs/>
          <w:noProof/>
          <w:kern w:val="0"/>
          <w:sz w:val="20"/>
          <w:szCs w:val="24"/>
        </w:rPr>
        <w:t>Univ. Dar es Salaam Libr. J.</w:t>
      </w:r>
      <w:r w:rsidRPr="00641041">
        <w:rPr>
          <w:rFonts w:ascii="Arial" w:hAnsi="Arial" w:cs="Arial"/>
          <w:noProof/>
          <w:kern w:val="0"/>
          <w:sz w:val="20"/>
          <w:szCs w:val="24"/>
        </w:rPr>
        <w:t>, vol. 13, no. 1, pp. 04–19, 2018.</w:t>
      </w:r>
    </w:p>
    <w:p w14:paraId="03ACE090"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[26]</w:t>
      </w:r>
      <w:r w:rsidRPr="00641041">
        <w:rPr>
          <w:rFonts w:ascii="Arial" w:hAnsi="Arial" w:cs="Arial"/>
          <w:noProof/>
          <w:kern w:val="0"/>
          <w:sz w:val="20"/>
          <w:szCs w:val="24"/>
        </w:rPr>
        <w:tab/>
        <w:t xml:space="preserve">H. L. O’Brien, P. Cairns, and M. Hall, “A practical approach to measuring user engagement with the refined user engagement scale (UES) and new UES short form,” </w:t>
      </w:r>
      <w:r w:rsidRPr="00641041">
        <w:rPr>
          <w:rFonts w:ascii="Arial" w:hAnsi="Arial" w:cs="Arial"/>
          <w:i/>
          <w:iCs/>
          <w:noProof/>
          <w:kern w:val="0"/>
          <w:sz w:val="20"/>
          <w:szCs w:val="24"/>
        </w:rPr>
        <w:t>Int. J. Hum. Comput. Stud.</w:t>
      </w:r>
      <w:r w:rsidRPr="00641041">
        <w:rPr>
          <w:rFonts w:ascii="Arial" w:hAnsi="Arial" w:cs="Arial"/>
          <w:noProof/>
          <w:kern w:val="0"/>
          <w:sz w:val="20"/>
          <w:szCs w:val="24"/>
        </w:rPr>
        <w:t>, vol. 112, no. December 2017, pp. 28–39, 2018, doi: 10.1016/j.ijhcs.2018.01.004.</w:t>
      </w:r>
    </w:p>
    <w:p w14:paraId="1A2FA83E"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[27]</w:t>
      </w:r>
      <w:r w:rsidRPr="00641041">
        <w:rPr>
          <w:rFonts w:ascii="Arial" w:hAnsi="Arial" w:cs="Arial"/>
          <w:noProof/>
          <w:kern w:val="0"/>
          <w:sz w:val="20"/>
          <w:szCs w:val="24"/>
        </w:rPr>
        <w:tab/>
        <w:t xml:space="preserve">M. Papastergiou, “Digital Game-Based Learning in high school Computer Science education: Impact on educational effectiveness and student motivation,” </w:t>
      </w:r>
      <w:r w:rsidRPr="00641041">
        <w:rPr>
          <w:rFonts w:ascii="Arial" w:hAnsi="Arial" w:cs="Arial"/>
          <w:i/>
          <w:iCs/>
          <w:noProof/>
          <w:kern w:val="0"/>
          <w:sz w:val="20"/>
          <w:szCs w:val="24"/>
        </w:rPr>
        <w:t>Comput. Educ.</w:t>
      </w:r>
      <w:r w:rsidRPr="00641041">
        <w:rPr>
          <w:rFonts w:ascii="Arial" w:hAnsi="Arial" w:cs="Arial"/>
          <w:noProof/>
          <w:kern w:val="0"/>
          <w:sz w:val="20"/>
          <w:szCs w:val="24"/>
        </w:rPr>
        <w:t>, vol. 52, no. 1, pp. 1–12, 2009, doi: 10.1016/j.compedu.2008.06.004.</w:t>
      </w:r>
    </w:p>
    <w:p w14:paraId="31560148"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[28]</w:t>
      </w:r>
      <w:r w:rsidRPr="00641041">
        <w:rPr>
          <w:rFonts w:ascii="Arial" w:hAnsi="Arial" w:cs="Arial"/>
          <w:noProof/>
          <w:kern w:val="0"/>
          <w:sz w:val="20"/>
          <w:szCs w:val="24"/>
        </w:rPr>
        <w:tab/>
        <w:t xml:space="preserve">M. Matlin and T. Gullickson, “Cognition Without Reason: A Farewell to the Cognitive Revolution,” </w:t>
      </w:r>
      <w:r w:rsidRPr="00641041">
        <w:rPr>
          <w:rFonts w:ascii="Arial" w:hAnsi="Arial" w:cs="Arial"/>
          <w:i/>
          <w:iCs/>
          <w:noProof/>
          <w:kern w:val="0"/>
          <w:sz w:val="20"/>
          <w:szCs w:val="24"/>
        </w:rPr>
        <w:t>Psyccritiques</w:t>
      </w:r>
      <w:r w:rsidRPr="00641041">
        <w:rPr>
          <w:rFonts w:ascii="Arial" w:hAnsi="Arial" w:cs="Arial"/>
          <w:noProof/>
          <w:kern w:val="0"/>
          <w:sz w:val="20"/>
          <w:szCs w:val="24"/>
        </w:rPr>
        <w:t>, vol. 40, no. 7, 1995.</w:t>
      </w:r>
    </w:p>
    <w:p w14:paraId="4B7BE7D2" w14:textId="77777777" w:rsidR="00FD79E3" w:rsidRPr="00641041" w:rsidRDefault="00FD79E3" w:rsidP="00FD79E3">
      <w:pPr>
        <w:autoSpaceDE w:val="0"/>
        <w:autoSpaceDN w:val="0"/>
        <w:adjustRightInd w:val="0"/>
        <w:ind w:left="640" w:hanging="640"/>
        <w:jc w:val="left"/>
        <w:rPr>
          <w:rFonts w:ascii="Arial" w:hAnsi="Arial" w:cs="Arial"/>
          <w:noProof/>
          <w:kern w:val="0"/>
          <w:sz w:val="20"/>
          <w:szCs w:val="24"/>
        </w:rPr>
      </w:pPr>
      <w:r w:rsidRPr="00641041">
        <w:rPr>
          <w:rFonts w:ascii="Arial" w:hAnsi="Arial" w:cs="Arial"/>
          <w:noProof/>
          <w:kern w:val="0"/>
          <w:sz w:val="20"/>
          <w:szCs w:val="24"/>
        </w:rPr>
        <w:t>[29]</w:t>
      </w:r>
      <w:r w:rsidRPr="00641041">
        <w:rPr>
          <w:rFonts w:ascii="Arial" w:hAnsi="Arial" w:cs="Arial"/>
          <w:noProof/>
          <w:kern w:val="0"/>
          <w:sz w:val="20"/>
          <w:szCs w:val="24"/>
        </w:rPr>
        <w:tab/>
        <w:t xml:space="preserve">M. Csikszentmihalyi and M. Csikzentmihaly, </w:t>
      </w:r>
      <w:r w:rsidRPr="00641041">
        <w:rPr>
          <w:rFonts w:ascii="Arial" w:hAnsi="Arial" w:cs="Arial"/>
          <w:i/>
          <w:iCs/>
          <w:noProof/>
          <w:kern w:val="0"/>
          <w:sz w:val="20"/>
          <w:szCs w:val="24"/>
        </w:rPr>
        <w:t>Flow: The psychology of optimal experience</w:t>
      </w:r>
      <w:r w:rsidRPr="00641041">
        <w:rPr>
          <w:rFonts w:ascii="Arial" w:hAnsi="Arial" w:cs="Arial"/>
          <w:noProof/>
          <w:kern w:val="0"/>
          <w:sz w:val="20"/>
          <w:szCs w:val="24"/>
        </w:rPr>
        <w:t>, vol. 1990. Harper \&amp; Row New York, 1990.</w:t>
      </w:r>
    </w:p>
    <w:p w14:paraId="6B7933C2" w14:textId="77777777" w:rsidR="00FD79E3" w:rsidRPr="00641041" w:rsidRDefault="00FD79E3" w:rsidP="00FD79E3">
      <w:pPr>
        <w:autoSpaceDE w:val="0"/>
        <w:autoSpaceDN w:val="0"/>
        <w:adjustRightInd w:val="0"/>
        <w:ind w:left="640" w:hanging="640"/>
        <w:jc w:val="left"/>
        <w:rPr>
          <w:rFonts w:ascii="Arial" w:hAnsi="Arial" w:cs="Arial"/>
          <w:noProof/>
          <w:sz w:val="20"/>
        </w:rPr>
      </w:pPr>
      <w:r w:rsidRPr="00641041">
        <w:rPr>
          <w:rFonts w:ascii="Arial" w:hAnsi="Arial" w:cs="Arial"/>
          <w:noProof/>
          <w:kern w:val="0"/>
          <w:sz w:val="20"/>
          <w:szCs w:val="24"/>
        </w:rPr>
        <w:t>[30]</w:t>
      </w:r>
      <w:r w:rsidRPr="00641041">
        <w:rPr>
          <w:rFonts w:ascii="Arial" w:hAnsi="Arial" w:cs="Arial"/>
          <w:noProof/>
          <w:kern w:val="0"/>
          <w:sz w:val="20"/>
          <w:szCs w:val="24"/>
        </w:rPr>
        <w:tab/>
        <w:t xml:space="preserve">E. L. C. Law and X. Sun, “Evaluating user experience of adaptive digital educational games with Activity Theory,” </w:t>
      </w:r>
      <w:r w:rsidRPr="00641041">
        <w:rPr>
          <w:rFonts w:ascii="Arial" w:hAnsi="Arial" w:cs="Arial"/>
          <w:i/>
          <w:iCs/>
          <w:noProof/>
          <w:kern w:val="0"/>
          <w:sz w:val="20"/>
          <w:szCs w:val="24"/>
        </w:rPr>
        <w:t>Int. J. Hum. Comput. Stud.</w:t>
      </w:r>
      <w:r w:rsidRPr="00641041">
        <w:rPr>
          <w:rFonts w:ascii="Arial" w:hAnsi="Arial" w:cs="Arial"/>
          <w:noProof/>
          <w:kern w:val="0"/>
          <w:sz w:val="20"/>
          <w:szCs w:val="24"/>
        </w:rPr>
        <w:t>, vol. 70, no. 7, pp. 478–497, 2012, doi: 10.1016/j.ijhcs.2012.01.007.</w:t>
      </w:r>
    </w:p>
    <w:p w14:paraId="23C39CD4" w14:textId="77777777" w:rsidR="00FD79E3" w:rsidRDefault="00FD79E3" w:rsidP="00FD79E3">
      <w:pPr>
        <w:widowControl/>
        <w:jc w:val="left"/>
        <w:rPr>
          <w:rStyle w:val="src"/>
          <w:rFonts w:ascii="Arial" w:hAnsi="Arial" w:cs="Arial"/>
          <w:color w:val="333333"/>
          <w:sz w:val="20"/>
          <w:szCs w:val="20"/>
        </w:rPr>
      </w:pPr>
      <w:r>
        <w:rPr>
          <w:rStyle w:val="src"/>
          <w:rFonts w:ascii="Arial" w:hAnsi="Arial" w:cs="Arial"/>
          <w:color w:val="333333"/>
          <w:sz w:val="20"/>
          <w:szCs w:val="20"/>
        </w:rPr>
        <w:fldChar w:fldCharType="end"/>
      </w:r>
    </w:p>
    <w:p w14:paraId="22643487" w14:textId="77777777" w:rsidR="00FD79E3" w:rsidRDefault="00FD79E3">
      <w:pPr>
        <w:widowControl/>
        <w:jc w:val="left"/>
        <w:rPr>
          <w:rStyle w:val="src"/>
          <w:rFonts w:ascii="Arial" w:hAnsi="Arial" w:cs="Arial"/>
          <w:color w:val="333333"/>
          <w:sz w:val="20"/>
          <w:szCs w:val="20"/>
        </w:rPr>
      </w:pPr>
      <w:r>
        <w:rPr>
          <w:rStyle w:val="src"/>
          <w:rFonts w:ascii="Arial" w:hAnsi="Arial" w:cs="Arial"/>
          <w:color w:val="333333"/>
          <w:sz w:val="20"/>
          <w:szCs w:val="20"/>
        </w:rPr>
        <w:br w:type="page"/>
      </w:r>
    </w:p>
    <w:p w14:paraId="793FEBC4" w14:textId="77777777" w:rsidR="00D11A01" w:rsidRPr="00557776" w:rsidRDefault="00D11A01" w:rsidP="00DF7CDB">
      <w:pPr>
        <w:rPr>
          <w:b/>
          <w:sz w:val="28"/>
        </w:rPr>
      </w:pPr>
      <w:r w:rsidRPr="00557776">
        <w:rPr>
          <w:b/>
          <w:sz w:val="28"/>
        </w:rPr>
        <w:lastRenderedPageBreak/>
        <w:t>Appendix</w:t>
      </w:r>
    </w:p>
    <w:p w14:paraId="2444BE68" w14:textId="77777777" w:rsidR="00D11A01" w:rsidRDefault="00D11A01" w:rsidP="00D11A01">
      <w:pPr>
        <w:pStyle w:val="a3"/>
        <w:ind w:left="720" w:firstLineChars="0" w:firstLine="0"/>
        <w:rPr>
          <w:rStyle w:val="src"/>
          <w:rFonts w:ascii="Arial" w:hAnsi="Arial" w:cs="Arial"/>
          <w:color w:val="333333"/>
          <w:sz w:val="20"/>
          <w:szCs w:val="20"/>
        </w:rPr>
      </w:pPr>
    </w:p>
    <w:tbl>
      <w:tblPr>
        <w:tblW w:w="9224" w:type="dxa"/>
        <w:jc w:val="center"/>
        <w:tblLook w:val="04A0" w:firstRow="1" w:lastRow="0" w:firstColumn="1" w:lastColumn="0" w:noHBand="0" w:noVBand="1"/>
      </w:tblPr>
      <w:tblGrid>
        <w:gridCol w:w="1363"/>
        <w:gridCol w:w="1599"/>
        <w:gridCol w:w="780"/>
        <w:gridCol w:w="5482"/>
      </w:tblGrid>
      <w:tr w:rsidR="00D11A01" w:rsidRPr="00CC739C" w14:paraId="22B24697" w14:textId="77777777" w:rsidTr="00B57C5A">
        <w:trPr>
          <w:trHeight w:val="486"/>
          <w:jc w:val="center"/>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96D86"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Theme</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27FBB467"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Interaction Interface</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14:paraId="7E449DAB"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Code</w:t>
            </w:r>
          </w:p>
        </w:tc>
        <w:tc>
          <w:tcPr>
            <w:tcW w:w="5482" w:type="dxa"/>
            <w:tcBorders>
              <w:top w:val="single" w:sz="4" w:space="0" w:color="auto"/>
              <w:left w:val="nil"/>
              <w:bottom w:val="single" w:sz="4" w:space="0" w:color="auto"/>
              <w:right w:val="single" w:sz="4" w:space="0" w:color="auto"/>
            </w:tcBorders>
            <w:shd w:val="clear" w:color="auto" w:fill="auto"/>
            <w:noWrap/>
            <w:vAlign w:val="center"/>
            <w:hideMark/>
          </w:tcPr>
          <w:p w14:paraId="2961A98D"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Question</w:t>
            </w:r>
          </w:p>
        </w:tc>
      </w:tr>
      <w:tr w:rsidR="00D11A01" w:rsidRPr="00CC739C" w14:paraId="2E19C7A1"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4AC375"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Material</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4B39269C"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6A8B16F8"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O3M</w:t>
            </w:r>
          </w:p>
        </w:tc>
        <w:tc>
          <w:tcPr>
            <w:tcW w:w="5482" w:type="dxa"/>
            <w:tcBorders>
              <w:top w:val="nil"/>
              <w:left w:val="nil"/>
              <w:bottom w:val="single" w:sz="4" w:space="0" w:color="auto"/>
              <w:right w:val="single" w:sz="4" w:space="0" w:color="auto"/>
            </w:tcBorders>
            <w:shd w:val="clear" w:color="auto" w:fill="auto"/>
            <w:noWrap/>
            <w:vAlign w:val="center"/>
            <w:hideMark/>
          </w:tcPr>
          <w:p w14:paraId="74FD224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Kneeling Archer?</w:t>
            </w:r>
          </w:p>
        </w:tc>
      </w:tr>
      <w:tr w:rsidR="00D11A01" w:rsidRPr="00CC739C" w14:paraId="5F8B5A0C"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E0C3572"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256B149B"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8024F02"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O7M</w:t>
            </w:r>
          </w:p>
        </w:tc>
        <w:tc>
          <w:tcPr>
            <w:tcW w:w="5482" w:type="dxa"/>
            <w:tcBorders>
              <w:top w:val="nil"/>
              <w:left w:val="nil"/>
              <w:bottom w:val="single" w:sz="4" w:space="0" w:color="auto"/>
              <w:right w:val="single" w:sz="4" w:space="0" w:color="auto"/>
            </w:tcBorders>
            <w:shd w:val="clear" w:color="auto" w:fill="auto"/>
            <w:noWrap/>
            <w:vAlign w:val="center"/>
            <w:hideMark/>
          </w:tcPr>
          <w:p w14:paraId="2B9DCB4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Gilded Bull?</w:t>
            </w:r>
          </w:p>
        </w:tc>
      </w:tr>
      <w:tr w:rsidR="00D11A01" w:rsidRPr="00CC739C" w14:paraId="70E7E25D"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00A6B9C"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CEECB5"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5F5B959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O10M</w:t>
            </w:r>
          </w:p>
        </w:tc>
        <w:tc>
          <w:tcPr>
            <w:tcW w:w="5482" w:type="dxa"/>
            <w:tcBorders>
              <w:top w:val="nil"/>
              <w:left w:val="nil"/>
              <w:bottom w:val="single" w:sz="4" w:space="0" w:color="auto"/>
              <w:right w:val="single" w:sz="4" w:space="0" w:color="auto"/>
            </w:tcBorders>
            <w:shd w:val="clear" w:color="auto" w:fill="auto"/>
            <w:noWrap/>
            <w:vAlign w:val="center"/>
            <w:hideMark/>
          </w:tcPr>
          <w:p w14:paraId="5786FEC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Figure of an Assistant to the Judge of Hell?</w:t>
            </w:r>
          </w:p>
        </w:tc>
      </w:tr>
      <w:tr w:rsidR="00D11A01" w:rsidRPr="00CC739C" w14:paraId="6E677919"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AE40918"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93D8235"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7B916B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O11M</w:t>
            </w:r>
          </w:p>
        </w:tc>
        <w:tc>
          <w:tcPr>
            <w:tcW w:w="5482" w:type="dxa"/>
            <w:tcBorders>
              <w:top w:val="nil"/>
              <w:left w:val="nil"/>
              <w:bottom w:val="single" w:sz="4" w:space="0" w:color="auto"/>
              <w:right w:val="single" w:sz="4" w:space="0" w:color="auto"/>
            </w:tcBorders>
            <w:shd w:val="clear" w:color="auto" w:fill="auto"/>
            <w:noWrap/>
            <w:vAlign w:val="center"/>
            <w:hideMark/>
          </w:tcPr>
          <w:p w14:paraId="12A8BD0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Eight Corners Case?</w:t>
            </w:r>
          </w:p>
        </w:tc>
      </w:tr>
      <w:tr w:rsidR="00D11A01" w:rsidRPr="00CC739C" w14:paraId="587A0036"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29D9498"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425A3CE5"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1ADF077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O5M</w:t>
            </w:r>
          </w:p>
        </w:tc>
        <w:tc>
          <w:tcPr>
            <w:tcW w:w="5482" w:type="dxa"/>
            <w:tcBorders>
              <w:top w:val="nil"/>
              <w:left w:val="nil"/>
              <w:bottom w:val="single" w:sz="4" w:space="0" w:color="auto"/>
              <w:right w:val="single" w:sz="4" w:space="0" w:color="auto"/>
            </w:tcBorders>
            <w:shd w:val="clear" w:color="auto" w:fill="auto"/>
            <w:noWrap/>
            <w:vAlign w:val="center"/>
            <w:hideMark/>
          </w:tcPr>
          <w:p w14:paraId="792D434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Figure of a Standing Lady?</w:t>
            </w:r>
          </w:p>
        </w:tc>
      </w:tr>
      <w:tr w:rsidR="00D11A01" w:rsidRPr="00CC739C" w14:paraId="5EDED738"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B66EB29"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658720B"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5A1BC3EC"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O8M</w:t>
            </w:r>
          </w:p>
        </w:tc>
        <w:tc>
          <w:tcPr>
            <w:tcW w:w="5482" w:type="dxa"/>
            <w:tcBorders>
              <w:top w:val="nil"/>
              <w:left w:val="nil"/>
              <w:bottom w:val="single" w:sz="4" w:space="0" w:color="auto"/>
              <w:right w:val="single" w:sz="4" w:space="0" w:color="auto"/>
            </w:tcBorders>
            <w:shd w:val="clear" w:color="auto" w:fill="auto"/>
            <w:noWrap/>
            <w:vAlign w:val="center"/>
            <w:hideMark/>
          </w:tcPr>
          <w:p w14:paraId="763809D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material of the Vajrasattva Statue?</w:t>
            </w:r>
          </w:p>
        </w:tc>
      </w:tr>
      <w:tr w:rsidR="00D11A01" w:rsidRPr="00CC739C" w14:paraId="3608723D"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F37642"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Feature</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80C7F92"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6286C35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O3F</w:t>
            </w:r>
          </w:p>
        </w:tc>
        <w:tc>
          <w:tcPr>
            <w:tcW w:w="5482" w:type="dxa"/>
            <w:tcBorders>
              <w:top w:val="nil"/>
              <w:left w:val="nil"/>
              <w:bottom w:val="single" w:sz="4" w:space="0" w:color="auto"/>
              <w:right w:val="single" w:sz="4" w:space="0" w:color="auto"/>
            </w:tcBorders>
            <w:shd w:val="clear" w:color="auto" w:fill="auto"/>
            <w:noWrap/>
            <w:vAlign w:val="center"/>
            <w:hideMark/>
          </w:tcPr>
          <w:p w14:paraId="6701403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feature is not mentioned or incorrect about the Kneeling Arche?</w:t>
            </w:r>
          </w:p>
        </w:tc>
      </w:tr>
      <w:tr w:rsidR="00D11A01" w:rsidRPr="00CC739C" w14:paraId="2994FAEC"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D137136"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6DEB29C3"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1AE157F"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O6F</w:t>
            </w:r>
          </w:p>
        </w:tc>
        <w:tc>
          <w:tcPr>
            <w:tcW w:w="5482" w:type="dxa"/>
            <w:tcBorders>
              <w:top w:val="nil"/>
              <w:left w:val="nil"/>
              <w:bottom w:val="single" w:sz="4" w:space="0" w:color="auto"/>
              <w:right w:val="single" w:sz="4" w:space="0" w:color="auto"/>
            </w:tcBorders>
            <w:shd w:val="clear" w:color="auto" w:fill="auto"/>
            <w:noWrap/>
            <w:vAlign w:val="center"/>
            <w:hideMark/>
          </w:tcPr>
          <w:p w14:paraId="3E7BAC7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colors does not belong to the Marble Statue of Sakyamunit?</w:t>
            </w:r>
          </w:p>
        </w:tc>
      </w:tr>
      <w:tr w:rsidR="00D11A01" w:rsidRPr="00CC739C" w14:paraId="077E0B37"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536AFC76"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6414B5"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7C7B356C"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O11F</w:t>
            </w:r>
          </w:p>
        </w:tc>
        <w:tc>
          <w:tcPr>
            <w:tcW w:w="5482" w:type="dxa"/>
            <w:tcBorders>
              <w:top w:val="nil"/>
              <w:left w:val="nil"/>
              <w:bottom w:val="single" w:sz="4" w:space="0" w:color="auto"/>
              <w:right w:val="single" w:sz="4" w:space="0" w:color="auto"/>
            </w:tcBorders>
            <w:shd w:val="clear" w:color="auto" w:fill="auto"/>
            <w:noWrap/>
            <w:vAlign w:val="center"/>
            <w:hideMark/>
          </w:tcPr>
          <w:p w14:paraId="1DBD6FF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colors does not belong to the Eight Corners Case?</w:t>
            </w:r>
          </w:p>
        </w:tc>
      </w:tr>
      <w:tr w:rsidR="00D11A01" w:rsidRPr="00CC739C" w14:paraId="0EC7C52B"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980E957"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31847677"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41C16E2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O12F</w:t>
            </w:r>
          </w:p>
        </w:tc>
        <w:tc>
          <w:tcPr>
            <w:tcW w:w="5482" w:type="dxa"/>
            <w:tcBorders>
              <w:top w:val="nil"/>
              <w:left w:val="nil"/>
              <w:bottom w:val="single" w:sz="4" w:space="0" w:color="auto"/>
              <w:right w:val="single" w:sz="4" w:space="0" w:color="auto"/>
            </w:tcBorders>
            <w:shd w:val="clear" w:color="auto" w:fill="auto"/>
            <w:noWrap/>
            <w:vAlign w:val="center"/>
            <w:hideMark/>
          </w:tcPr>
          <w:p w14:paraId="34AA92A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The texture that does not belong to the Chinese lmari Covered Bowl with Floral Sprays is:</w:t>
            </w:r>
          </w:p>
        </w:tc>
      </w:tr>
      <w:tr w:rsidR="00D11A01" w:rsidRPr="00CC739C" w14:paraId="4C0F54A4"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0E3A936"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58DF44FF"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0866D65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O1F</w:t>
            </w:r>
          </w:p>
        </w:tc>
        <w:tc>
          <w:tcPr>
            <w:tcW w:w="5482" w:type="dxa"/>
            <w:tcBorders>
              <w:top w:val="nil"/>
              <w:left w:val="nil"/>
              <w:bottom w:val="single" w:sz="4" w:space="0" w:color="auto"/>
              <w:right w:val="single" w:sz="4" w:space="0" w:color="auto"/>
            </w:tcBorders>
            <w:shd w:val="clear" w:color="auto" w:fill="auto"/>
            <w:noWrap/>
            <w:vAlign w:val="center"/>
            <w:hideMark/>
          </w:tcPr>
          <w:p w14:paraId="6C386F36"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is characteristic of the Bronze Mask with Protruding Pupils?</w:t>
            </w:r>
          </w:p>
        </w:tc>
      </w:tr>
      <w:tr w:rsidR="00D11A01" w:rsidRPr="00CC739C" w14:paraId="5AA604C7"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32EF252"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3B12E5FE"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5F0E0F9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O4F</w:t>
            </w:r>
          </w:p>
        </w:tc>
        <w:tc>
          <w:tcPr>
            <w:tcW w:w="5482" w:type="dxa"/>
            <w:tcBorders>
              <w:top w:val="nil"/>
              <w:left w:val="nil"/>
              <w:bottom w:val="single" w:sz="4" w:space="0" w:color="auto"/>
              <w:right w:val="single" w:sz="4" w:space="0" w:color="auto"/>
            </w:tcBorders>
            <w:shd w:val="clear" w:color="auto" w:fill="auto"/>
            <w:noWrap/>
            <w:vAlign w:val="center"/>
            <w:hideMark/>
          </w:tcPr>
          <w:p w14:paraId="3978642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colors does not not belong to the Tri-Colored camel?</w:t>
            </w:r>
          </w:p>
        </w:tc>
      </w:tr>
      <w:tr w:rsidR="00D11A01" w:rsidRPr="00CC739C" w14:paraId="266AC30C"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22860"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Size</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9A3BBCD"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6968618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O3S</w:t>
            </w:r>
          </w:p>
        </w:tc>
        <w:tc>
          <w:tcPr>
            <w:tcW w:w="5482" w:type="dxa"/>
            <w:tcBorders>
              <w:top w:val="nil"/>
              <w:left w:val="nil"/>
              <w:bottom w:val="single" w:sz="4" w:space="0" w:color="auto"/>
              <w:right w:val="single" w:sz="4" w:space="0" w:color="auto"/>
            </w:tcBorders>
            <w:shd w:val="clear" w:color="auto" w:fill="auto"/>
            <w:noWrap/>
            <w:vAlign w:val="center"/>
            <w:hideMark/>
          </w:tcPr>
          <w:p w14:paraId="6472E29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correct size of the Kneeling Arche?</w:t>
            </w:r>
          </w:p>
        </w:tc>
      </w:tr>
      <w:tr w:rsidR="00D11A01" w:rsidRPr="00CC739C" w14:paraId="657411A5"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8C96C30"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2485C8F"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D139BBC"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O7S</w:t>
            </w:r>
          </w:p>
        </w:tc>
        <w:tc>
          <w:tcPr>
            <w:tcW w:w="5482" w:type="dxa"/>
            <w:tcBorders>
              <w:top w:val="nil"/>
              <w:left w:val="nil"/>
              <w:bottom w:val="single" w:sz="4" w:space="0" w:color="auto"/>
              <w:right w:val="single" w:sz="4" w:space="0" w:color="auto"/>
            </w:tcBorders>
            <w:shd w:val="clear" w:color="auto" w:fill="auto"/>
            <w:noWrap/>
            <w:vAlign w:val="center"/>
            <w:hideMark/>
          </w:tcPr>
          <w:p w14:paraId="744A679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correct size of the Gilded Bull?</w:t>
            </w:r>
          </w:p>
        </w:tc>
      </w:tr>
      <w:tr w:rsidR="00D11A01" w:rsidRPr="00CC739C" w14:paraId="206888F0"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0D5DD67"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9B98EE"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4746942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O2S</w:t>
            </w:r>
          </w:p>
        </w:tc>
        <w:tc>
          <w:tcPr>
            <w:tcW w:w="5482" w:type="dxa"/>
            <w:tcBorders>
              <w:top w:val="nil"/>
              <w:left w:val="nil"/>
              <w:bottom w:val="single" w:sz="4" w:space="0" w:color="auto"/>
              <w:right w:val="single" w:sz="4" w:space="0" w:color="auto"/>
            </w:tcBorders>
            <w:shd w:val="clear" w:color="auto" w:fill="auto"/>
            <w:noWrap/>
            <w:vAlign w:val="center"/>
            <w:hideMark/>
          </w:tcPr>
          <w:p w14:paraId="79ADECF6"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correct size of the Bronze Music Instrument?</w:t>
            </w:r>
          </w:p>
        </w:tc>
      </w:tr>
      <w:tr w:rsidR="00D11A01" w:rsidRPr="00CC739C" w14:paraId="60282B4E"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55A247F"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4E36F6A6"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2DA12854"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O10S</w:t>
            </w:r>
          </w:p>
        </w:tc>
        <w:tc>
          <w:tcPr>
            <w:tcW w:w="5482" w:type="dxa"/>
            <w:tcBorders>
              <w:top w:val="nil"/>
              <w:left w:val="nil"/>
              <w:bottom w:val="single" w:sz="4" w:space="0" w:color="auto"/>
              <w:right w:val="single" w:sz="4" w:space="0" w:color="auto"/>
            </w:tcBorders>
            <w:shd w:val="clear" w:color="auto" w:fill="auto"/>
            <w:noWrap/>
            <w:vAlign w:val="center"/>
            <w:hideMark/>
          </w:tcPr>
          <w:p w14:paraId="1A94F92E"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correct size about Figure of an Assistant to the Judge of Hell?</w:t>
            </w:r>
          </w:p>
        </w:tc>
      </w:tr>
      <w:tr w:rsidR="00D11A01" w:rsidRPr="00CC739C" w14:paraId="255FA34C"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0124820"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58659F9B"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4DA8EF0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O4S</w:t>
            </w:r>
          </w:p>
        </w:tc>
        <w:tc>
          <w:tcPr>
            <w:tcW w:w="5482" w:type="dxa"/>
            <w:tcBorders>
              <w:top w:val="nil"/>
              <w:left w:val="nil"/>
              <w:bottom w:val="single" w:sz="4" w:space="0" w:color="auto"/>
              <w:right w:val="single" w:sz="4" w:space="0" w:color="auto"/>
            </w:tcBorders>
            <w:shd w:val="clear" w:color="auto" w:fill="auto"/>
            <w:noWrap/>
            <w:vAlign w:val="center"/>
            <w:hideMark/>
          </w:tcPr>
          <w:p w14:paraId="64E7A2DB"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The height of the Tri-Colored camel is:</w:t>
            </w:r>
          </w:p>
        </w:tc>
      </w:tr>
      <w:tr w:rsidR="00D11A01" w:rsidRPr="00CC739C" w14:paraId="0577A41C"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1085820"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829A256"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045878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O5S</w:t>
            </w:r>
          </w:p>
        </w:tc>
        <w:tc>
          <w:tcPr>
            <w:tcW w:w="5482" w:type="dxa"/>
            <w:tcBorders>
              <w:top w:val="nil"/>
              <w:left w:val="nil"/>
              <w:bottom w:val="single" w:sz="4" w:space="0" w:color="auto"/>
              <w:right w:val="single" w:sz="4" w:space="0" w:color="auto"/>
            </w:tcBorders>
            <w:shd w:val="clear" w:color="auto" w:fill="auto"/>
            <w:noWrap/>
            <w:vAlign w:val="center"/>
            <w:hideMark/>
          </w:tcPr>
          <w:p w14:paraId="566BED3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The height of the Figure of a Standing Lady is:</w:t>
            </w:r>
          </w:p>
        </w:tc>
      </w:tr>
      <w:tr w:rsidR="00D11A01" w:rsidRPr="00CC739C" w14:paraId="140E4CDE"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DF6CD5"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History</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6B5F1D17"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3AEBE2E8"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O7H</w:t>
            </w:r>
          </w:p>
        </w:tc>
        <w:tc>
          <w:tcPr>
            <w:tcW w:w="5482" w:type="dxa"/>
            <w:tcBorders>
              <w:top w:val="nil"/>
              <w:left w:val="nil"/>
              <w:bottom w:val="single" w:sz="4" w:space="0" w:color="auto"/>
              <w:right w:val="single" w:sz="4" w:space="0" w:color="auto"/>
            </w:tcBorders>
            <w:shd w:val="clear" w:color="auto" w:fill="auto"/>
            <w:noWrap/>
            <w:vAlign w:val="center"/>
            <w:hideMark/>
          </w:tcPr>
          <w:p w14:paraId="066CB95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dynasty does the Gilded Bull belong to?</w:t>
            </w:r>
          </w:p>
        </w:tc>
      </w:tr>
      <w:tr w:rsidR="00D11A01" w:rsidRPr="00CC739C" w14:paraId="2F7135BF"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3A79E78"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50770F73"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02988EE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O9H</w:t>
            </w:r>
          </w:p>
        </w:tc>
        <w:tc>
          <w:tcPr>
            <w:tcW w:w="5482" w:type="dxa"/>
            <w:tcBorders>
              <w:top w:val="nil"/>
              <w:left w:val="nil"/>
              <w:bottom w:val="single" w:sz="4" w:space="0" w:color="auto"/>
              <w:right w:val="single" w:sz="4" w:space="0" w:color="auto"/>
            </w:tcBorders>
            <w:shd w:val="clear" w:color="auto" w:fill="auto"/>
            <w:noWrap/>
            <w:vAlign w:val="center"/>
            <w:hideMark/>
          </w:tcPr>
          <w:p w14:paraId="31AF5C35"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dynasty does the Blue-and-White Vase with Peons Scrolls Design belong to?</w:t>
            </w:r>
          </w:p>
        </w:tc>
      </w:tr>
      <w:tr w:rsidR="00D11A01" w:rsidRPr="00CC739C" w14:paraId="53A333A7"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527BEB9"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CC8CFD"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424967D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O2H</w:t>
            </w:r>
          </w:p>
        </w:tc>
        <w:tc>
          <w:tcPr>
            <w:tcW w:w="5482" w:type="dxa"/>
            <w:tcBorders>
              <w:top w:val="nil"/>
              <w:left w:val="nil"/>
              <w:bottom w:val="single" w:sz="4" w:space="0" w:color="auto"/>
              <w:right w:val="single" w:sz="4" w:space="0" w:color="auto"/>
            </w:tcBorders>
            <w:shd w:val="clear" w:color="auto" w:fill="auto"/>
            <w:noWrap/>
            <w:vAlign w:val="center"/>
            <w:hideMark/>
          </w:tcPr>
          <w:p w14:paraId="1521FAE7"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 xml:space="preserve">Which </w:t>
            </w:r>
            <w:r>
              <w:rPr>
                <w:rFonts w:ascii="DengXian" w:eastAsia="DengXian" w:hAnsi="DengXian" w:cs="宋体" w:hint="eastAsia"/>
                <w:color w:val="000000"/>
                <w:kern w:val="0"/>
                <w:sz w:val="20"/>
              </w:rPr>
              <w:t>d</w:t>
            </w:r>
            <w:r w:rsidRPr="00CC739C">
              <w:rPr>
                <w:rFonts w:ascii="DengXian" w:eastAsia="DengXian" w:hAnsi="DengXian" w:cs="宋体" w:hint="eastAsia"/>
                <w:color w:val="000000"/>
                <w:kern w:val="0"/>
                <w:sz w:val="20"/>
              </w:rPr>
              <w:t>ynasty does the Bronze Music Instrument belong to?</w:t>
            </w:r>
          </w:p>
        </w:tc>
      </w:tr>
      <w:tr w:rsidR="00D11A01" w:rsidRPr="00CC739C" w14:paraId="2BB69C35"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7016F4D"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4D17AA73"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FF2D09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O12H</w:t>
            </w:r>
          </w:p>
        </w:tc>
        <w:tc>
          <w:tcPr>
            <w:tcW w:w="5482" w:type="dxa"/>
            <w:tcBorders>
              <w:top w:val="nil"/>
              <w:left w:val="nil"/>
              <w:bottom w:val="single" w:sz="4" w:space="0" w:color="auto"/>
              <w:right w:val="single" w:sz="4" w:space="0" w:color="auto"/>
            </w:tcBorders>
            <w:shd w:val="clear" w:color="auto" w:fill="auto"/>
            <w:noWrap/>
            <w:vAlign w:val="center"/>
            <w:hideMark/>
          </w:tcPr>
          <w:p w14:paraId="4138663A"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 xml:space="preserve">Which </w:t>
            </w:r>
            <w:r>
              <w:rPr>
                <w:rFonts w:ascii="DengXian" w:eastAsia="DengXian" w:hAnsi="DengXian" w:cs="宋体"/>
                <w:color w:val="000000"/>
                <w:kern w:val="0"/>
                <w:sz w:val="20"/>
              </w:rPr>
              <w:t>d</w:t>
            </w:r>
            <w:r w:rsidRPr="00CC739C">
              <w:rPr>
                <w:rFonts w:ascii="DengXian" w:eastAsia="DengXian" w:hAnsi="DengXian" w:cs="宋体" w:hint="eastAsia"/>
                <w:color w:val="000000"/>
                <w:kern w:val="0"/>
                <w:sz w:val="20"/>
              </w:rPr>
              <w:t>ynasty does the Chinese lmari Covered Bowl With Floral Sprays belong to?</w:t>
            </w:r>
          </w:p>
        </w:tc>
      </w:tr>
      <w:tr w:rsidR="00D11A01" w:rsidRPr="00CC739C" w14:paraId="76A42098"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7936EA1"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E07D402"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5D5D0912"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O1H</w:t>
            </w:r>
          </w:p>
        </w:tc>
        <w:tc>
          <w:tcPr>
            <w:tcW w:w="5482" w:type="dxa"/>
            <w:tcBorders>
              <w:top w:val="nil"/>
              <w:left w:val="nil"/>
              <w:bottom w:val="single" w:sz="4" w:space="0" w:color="auto"/>
              <w:right w:val="single" w:sz="4" w:space="0" w:color="auto"/>
            </w:tcBorders>
            <w:shd w:val="clear" w:color="auto" w:fill="auto"/>
            <w:noWrap/>
            <w:vAlign w:val="center"/>
            <w:hideMark/>
          </w:tcPr>
          <w:p w14:paraId="5531E828"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 xml:space="preserve">Which </w:t>
            </w:r>
            <w:r>
              <w:rPr>
                <w:rFonts w:ascii="DengXian" w:eastAsia="DengXian" w:hAnsi="DengXian" w:cs="宋体"/>
                <w:color w:val="000000"/>
                <w:kern w:val="0"/>
                <w:sz w:val="20"/>
              </w:rPr>
              <w:t>d</w:t>
            </w:r>
            <w:r w:rsidRPr="00CC739C">
              <w:rPr>
                <w:rFonts w:ascii="DengXian" w:eastAsia="DengXian" w:hAnsi="DengXian" w:cs="宋体" w:hint="eastAsia"/>
                <w:color w:val="000000"/>
                <w:kern w:val="0"/>
                <w:sz w:val="20"/>
              </w:rPr>
              <w:t>ynasty does the Bronze Mask with Protruding Pupils belong to?</w:t>
            </w:r>
          </w:p>
        </w:tc>
      </w:tr>
      <w:tr w:rsidR="00D11A01" w:rsidRPr="00CC739C" w14:paraId="3724C9E0"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11834DCC"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754C5835"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0CE0E5F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O8H</w:t>
            </w:r>
          </w:p>
        </w:tc>
        <w:tc>
          <w:tcPr>
            <w:tcW w:w="5482" w:type="dxa"/>
            <w:tcBorders>
              <w:top w:val="nil"/>
              <w:left w:val="nil"/>
              <w:bottom w:val="single" w:sz="4" w:space="0" w:color="auto"/>
              <w:right w:val="single" w:sz="4" w:space="0" w:color="auto"/>
            </w:tcBorders>
            <w:shd w:val="clear" w:color="auto" w:fill="auto"/>
            <w:noWrap/>
            <w:vAlign w:val="center"/>
            <w:hideMark/>
          </w:tcPr>
          <w:p w14:paraId="2AE1E54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 xml:space="preserve">Which </w:t>
            </w:r>
            <w:r>
              <w:rPr>
                <w:rFonts w:ascii="DengXian" w:eastAsia="DengXian" w:hAnsi="DengXian" w:cs="宋体"/>
                <w:color w:val="000000"/>
                <w:kern w:val="0"/>
                <w:sz w:val="20"/>
              </w:rPr>
              <w:t>d</w:t>
            </w:r>
            <w:r w:rsidRPr="00CC739C">
              <w:rPr>
                <w:rFonts w:ascii="DengXian" w:eastAsia="DengXian" w:hAnsi="DengXian" w:cs="宋体" w:hint="eastAsia"/>
                <w:color w:val="000000"/>
                <w:kern w:val="0"/>
                <w:sz w:val="20"/>
              </w:rPr>
              <w:t>ynasty does the Vajrasattva Statue belong to?</w:t>
            </w:r>
          </w:p>
        </w:tc>
      </w:tr>
      <w:tr w:rsidR="00D11A01" w:rsidRPr="00CC739C" w14:paraId="000DAF9F"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vAlign w:val="center"/>
            <w:hideMark/>
          </w:tcPr>
          <w:p w14:paraId="1961795C"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Description</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4B796FE0"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0CC5B9B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O6D</w:t>
            </w:r>
          </w:p>
        </w:tc>
        <w:tc>
          <w:tcPr>
            <w:tcW w:w="5482" w:type="dxa"/>
            <w:tcBorders>
              <w:top w:val="nil"/>
              <w:left w:val="nil"/>
              <w:bottom w:val="single" w:sz="4" w:space="0" w:color="auto"/>
              <w:right w:val="single" w:sz="4" w:space="0" w:color="auto"/>
            </w:tcBorders>
            <w:shd w:val="clear" w:color="auto" w:fill="auto"/>
            <w:noWrap/>
            <w:vAlign w:val="center"/>
            <w:hideMark/>
          </w:tcPr>
          <w:p w14:paraId="18729D6A" w14:textId="77777777" w:rsidR="00D11A01" w:rsidRPr="00CC739C" w:rsidRDefault="00D11A01" w:rsidP="00962FBC">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descriptions of the Marble Statue of Sakyamuni are incorrect?</w:t>
            </w:r>
          </w:p>
        </w:tc>
      </w:tr>
      <w:tr w:rsidR="00D11A01" w:rsidRPr="00CC739C" w14:paraId="24BE81A2" w14:textId="77777777" w:rsidTr="00B57C5A">
        <w:trPr>
          <w:trHeight w:val="486"/>
          <w:jc w:val="center"/>
        </w:trPr>
        <w:tc>
          <w:tcPr>
            <w:tcW w:w="1363" w:type="dxa"/>
            <w:vMerge/>
            <w:tcBorders>
              <w:top w:val="nil"/>
              <w:left w:val="single" w:sz="4" w:space="0" w:color="auto"/>
              <w:bottom w:val="single" w:sz="4" w:space="0" w:color="auto"/>
              <w:right w:val="single" w:sz="4" w:space="0" w:color="auto"/>
            </w:tcBorders>
            <w:vAlign w:val="center"/>
            <w:hideMark/>
          </w:tcPr>
          <w:p w14:paraId="28171E83" w14:textId="77777777" w:rsidR="00D11A01" w:rsidRPr="00CC739C" w:rsidRDefault="00D11A01" w:rsidP="00B57C5A">
            <w:pPr>
              <w:widowControl/>
              <w:jc w:val="left"/>
              <w:rPr>
                <w:rFonts w:ascii="DengXian" w:eastAsia="DengXian" w:hAnsi="DengXian" w:cs="宋体"/>
                <w:b/>
                <w:bCs/>
                <w:color w:val="000000"/>
                <w:kern w:val="0"/>
                <w:sz w:val="20"/>
              </w:rPr>
            </w:pPr>
          </w:p>
        </w:tc>
        <w:tc>
          <w:tcPr>
            <w:tcW w:w="1599" w:type="dxa"/>
            <w:vMerge/>
            <w:tcBorders>
              <w:top w:val="nil"/>
              <w:left w:val="single" w:sz="4" w:space="0" w:color="auto"/>
              <w:bottom w:val="single" w:sz="4" w:space="0" w:color="auto"/>
              <w:right w:val="single" w:sz="4" w:space="0" w:color="auto"/>
            </w:tcBorders>
            <w:vAlign w:val="center"/>
            <w:hideMark/>
          </w:tcPr>
          <w:p w14:paraId="19FA4077"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3087D12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O9D</w:t>
            </w:r>
          </w:p>
        </w:tc>
        <w:tc>
          <w:tcPr>
            <w:tcW w:w="5482" w:type="dxa"/>
            <w:tcBorders>
              <w:top w:val="nil"/>
              <w:left w:val="nil"/>
              <w:bottom w:val="single" w:sz="4" w:space="0" w:color="auto"/>
              <w:right w:val="single" w:sz="4" w:space="0" w:color="auto"/>
            </w:tcBorders>
            <w:shd w:val="clear" w:color="auto" w:fill="auto"/>
            <w:vAlign w:val="center"/>
            <w:hideMark/>
          </w:tcPr>
          <w:p w14:paraId="65706ACF"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description is not mentioned or incorrect about the Blue-and-White Vase with Peons Scrolls Design?</w:t>
            </w:r>
          </w:p>
        </w:tc>
      </w:tr>
      <w:tr w:rsidR="00D11A01" w:rsidRPr="00CC739C" w14:paraId="356ED391"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B7FF60C"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0F0E2A"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579F38FF"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O2D</w:t>
            </w:r>
          </w:p>
        </w:tc>
        <w:tc>
          <w:tcPr>
            <w:tcW w:w="5482" w:type="dxa"/>
            <w:tcBorders>
              <w:top w:val="nil"/>
              <w:left w:val="nil"/>
              <w:bottom w:val="single" w:sz="4" w:space="0" w:color="auto"/>
              <w:right w:val="single" w:sz="4" w:space="0" w:color="auto"/>
            </w:tcBorders>
            <w:shd w:val="clear" w:color="auto" w:fill="auto"/>
            <w:noWrap/>
            <w:vAlign w:val="center"/>
            <w:hideMark/>
          </w:tcPr>
          <w:p w14:paraId="125A836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What is the research direction available to the Bronze Music Instrument？</w:t>
            </w:r>
          </w:p>
        </w:tc>
      </w:tr>
      <w:tr w:rsidR="00D11A01" w:rsidRPr="00CC739C" w14:paraId="734C3D7F"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7B72568"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48230EC7"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03FAB5D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O11D</w:t>
            </w:r>
          </w:p>
        </w:tc>
        <w:tc>
          <w:tcPr>
            <w:tcW w:w="5482" w:type="dxa"/>
            <w:tcBorders>
              <w:top w:val="nil"/>
              <w:left w:val="nil"/>
              <w:bottom w:val="single" w:sz="4" w:space="0" w:color="auto"/>
              <w:right w:val="single" w:sz="4" w:space="0" w:color="auto"/>
            </w:tcBorders>
            <w:shd w:val="clear" w:color="auto" w:fill="auto"/>
            <w:noWrap/>
            <w:vAlign w:val="center"/>
            <w:hideMark/>
          </w:tcPr>
          <w:p w14:paraId="441EF93C"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The cover surface of the Eight Corners Case reflects:</w:t>
            </w:r>
          </w:p>
        </w:tc>
      </w:tr>
      <w:tr w:rsidR="00D11A01" w:rsidRPr="00CC739C" w14:paraId="7C5FD0CD"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4EE03503"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0A5E81F2"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66ABC9D3"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O1D</w:t>
            </w:r>
          </w:p>
        </w:tc>
        <w:tc>
          <w:tcPr>
            <w:tcW w:w="5482" w:type="dxa"/>
            <w:tcBorders>
              <w:top w:val="nil"/>
              <w:left w:val="nil"/>
              <w:bottom w:val="single" w:sz="4" w:space="0" w:color="auto"/>
              <w:right w:val="single" w:sz="4" w:space="0" w:color="auto"/>
            </w:tcBorders>
            <w:shd w:val="clear" w:color="auto" w:fill="auto"/>
            <w:noWrap/>
            <w:vAlign w:val="center"/>
            <w:hideMark/>
          </w:tcPr>
          <w:p w14:paraId="676A843C"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descriptions of the Bronze Mask with Protruding Pupils are incorrect?</w:t>
            </w:r>
          </w:p>
        </w:tc>
      </w:tr>
      <w:tr w:rsidR="00D11A01" w:rsidRPr="00CC739C" w14:paraId="31AFA417"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02DA54F8"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0CFA5163"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7A110BA5"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O8D</w:t>
            </w:r>
          </w:p>
        </w:tc>
        <w:tc>
          <w:tcPr>
            <w:tcW w:w="5482" w:type="dxa"/>
            <w:tcBorders>
              <w:top w:val="nil"/>
              <w:left w:val="nil"/>
              <w:bottom w:val="single" w:sz="4" w:space="0" w:color="auto"/>
              <w:right w:val="single" w:sz="4" w:space="0" w:color="auto"/>
            </w:tcBorders>
            <w:shd w:val="clear" w:color="auto" w:fill="auto"/>
            <w:noWrap/>
            <w:vAlign w:val="center"/>
            <w:hideMark/>
          </w:tcPr>
          <w:p w14:paraId="7AF8B11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Which of the following descriptions of the Vajrasattva Statue are incorrect?</w:t>
            </w:r>
          </w:p>
        </w:tc>
      </w:tr>
      <w:tr w:rsidR="00D11A01" w:rsidRPr="00CC739C" w14:paraId="4BFC4867" w14:textId="77777777" w:rsidTr="00B57C5A">
        <w:trPr>
          <w:trHeight w:val="243"/>
          <w:jc w:val="center"/>
        </w:trPr>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36D841" w14:textId="77777777" w:rsidR="00D11A01" w:rsidRPr="00CC739C" w:rsidRDefault="00D11A01" w:rsidP="00B57C5A">
            <w:pPr>
              <w:widowControl/>
              <w:jc w:val="center"/>
              <w:rPr>
                <w:rFonts w:ascii="DengXian" w:eastAsia="DengXian" w:hAnsi="DengXian" w:cs="宋体"/>
                <w:b/>
                <w:bCs/>
                <w:color w:val="000000"/>
                <w:kern w:val="0"/>
                <w:sz w:val="22"/>
              </w:rPr>
            </w:pPr>
            <w:r w:rsidRPr="00CC739C">
              <w:rPr>
                <w:rFonts w:ascii="DengXian" w:eastAsia="DengXian" w:hAnsi="DengXian" w:cs="宋体" w:hint="eastAsia"/>
                <w:b/>
                <w:bCs/>
                <w:color w:val="000000"/>
                <w:kern w:val="0"/>
                <w:sz w:val="22"/>
              </w:rPr>
              <w:t>Location</w:t>
            </w: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6512FD8B"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Leaflet</w:t>
            </w:r>
          </w:p>
        </w:tc>
        <w:tc>
          <w:tcPr>
            <w:tcW w:w="780" w:type="dxa"/>
            <w:tcBorders>
              <w:top w:val="nil"/>
              <w:left w:val="nil"/>
              <w:bottom w:val="single" w:sz="4" w:space="0" w:color="auto"/>
              <w:right w:val="single" w:sz="4" w:space="0" w:color="auto"/>
            </w:tcBorders>
            <w:shd w:val="clear" w:color="auto" w:fill="auto"/>
            <w:noWrap/>
            <w:vAlign w:val="center"/>
            <w:hideMark/>
          </w:tcPr>
          <w:p w14:paraId="2495A5B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O6L</w:t>
            </w:r>
          </w:p>
        </w:tc>
        <w:tc>
          <w:tcPr>
            <w:tcW w:w="5482" w:type="dxa"/>
            <w:tcBorders>
              <w:top w:val="nil"/>
              <w:left w:val="nil"/>
              <w:bottom w:val="single" w:sz="4" w:space="0" w:color="auto"/>
              <w:right w:val="single" w:sz="4" w:space="0" w:color="auto"/>
            </w:tcBorders>
            <w:shd w:val="clear" w:color="auto" w:fill="auto"/>
            <w:noWrap/>
            <w:vAlign w:val="center"/>
            <w:hideMark/>
          </w:tcPr>
          <w:p w14:paraId="1C037716"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Marble Statue of Sakyamuni collected?</w:t>
            </w:r>
          </w:p>
        </w:tc>
      </w:tr>
      <w:tr w:rsidR="00D11A01" w:rsidRPr="00CC739C" w14:paraId="40AAD2B2"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28728736"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4CB9FCC1"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162265A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O9L</w:t>
            </w:r>
          </w:p>
        </w:tc>
        <w:tc>
          <w:tcPr>
            <w:tcW w:w="5482" w:type="dxa"/>
            <w:tcBorders>
              <w:top w:val="nil"/>
              <w:left w:val="nil"/>
              <w:bottom w:val="single" w:sz="4" w:space="0" w:color="auto"/>
              <w:right w:val="single" w:sz="4" w:space="0" w:color="auto"/>
            </w:tcBorders>
            <w:shd w:val="clear" w:color="auto" w:fill="auto"/>
            <w:noWrap/>
            <w:vAlign w:val="center"/>
            <w:hideMark/>
          </w:tcPr>
          <w:p w14:paraId="40A2CD4D"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Blue-and-White Vase with Peons Scrolls Design collected?</w:t>
            </w:r>
          </w:p>
        </w:tc>
      </w:tr>
      <w:tr w:rsidR="00D11A01" w:rsidRPr="00CC739C" w14:paraId="49B2ACFB"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461DAB1"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0FA4F2"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Postcard</w:t>
            </w:r>
          </w:p>
        </w:tc>
        <w:tc>
          <w:tcPr>
            <w:tcW w:w="780" w:type="dxa"/>
            <w:tcBorders>
              <w:top w:val="nil"/>
              <w:left w:val="nil"/>
              <w:bottom w:val="single" w:sz="4" w:space="0" w:color="auto"/>
              <w:right w:val="single" w:sz="4" w:space="0" w:color="auto"/>
            </w:tcBorders>
            <w:shd w:val="clear" w:color="auto" w:fill="auto"/>
            <w:noWrap/>
            <w:vAlign w:val="center"/>
            <w:hideMark/>
          </w:tcPr>
          <w:p w14:paraId="1837C071"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O10L</w:t>
            </w:r>
          </w:p>
        </w:tc>
        <w:tc>
          <w:tcPr>
            <w:tcW w:w="5482" w:type="dxa"/>
            <w:tcBorders>
              <w:top w:val="nil"/>
              <w:left w:val="nil"/>
              <w:bottom w:val="single" w:sz="4" w:space="0" w:color="auto"/>
              <w:right w:val="single" w:sz="4" w:space="0" w:color="auto"/>
            </w:tcBorders>
            <w:shd w:val="clear" w:color="auto" w:fill="auto"/>
            <w:noWrap/>
            <w:vAlign w:val="center"/>
            <w:hideMark/>
          </w:tcPr>
          <w:p w14:paraId="2DDE7170"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Figure of an Assistant to the Judge of Hell collected?</w:t>
            </w:r>
          </w:p>
        </w:tc>
      </w:tr>
      <w:tr w:rsidR="00D11A01" w:rsidRPr="00CC739C" w14:paraId="47DCB63E"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66A2E41C"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1215F897"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6FEE7A57"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O12L</w:t>
            </w:r>
          </w:p>
        </w:tc>
        <w:tc>
          <w:tcPr>
            <w:tcW w:w="5482" w:type="dxa"/>
            <w:tcBorders>
              <w:top w:val="nil"/>
              <w:left w:val="nil"/>
              <w:bottom w:val="single" w:sz="4" w:space="0" w:color="auto"/>
              <w:right w:val="single" w:sz="4" w:space="0" w:color="auto"/>
            </w:tcBorders>
            <w:shd w:val="clear" w:color="auto" w:fill="auto"/>
            <w:noWrap/>
            <w:vAlign w:val="center"/>
            <w:hideMark/>
          </w:tcPr>
          <w:p w14:paraId="2AD8525E"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Chinese lmari Covered Bowl With Floral Sprays collected?</w:t>
            </w:r>
          </w:p>
        </w:tc>
      </w:tr>
      <w:tr w:rsidR="00D11A01" w:rsidRPr="00CC739C" w14:paraId="6E8D48CB"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7948370C"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val="restart"/>
            <w:tcBorders>
              <w:top w:val="nil"/>
              <w:left w:val="single" w:sz="4" w:space="0" w:color="auto"/>
              <w:bottom w:val="single" w:sz="4" w:space="0" w:color="auto"/>
              <w:right w:val="single" w:sz="4" w:space="0" w:color="auto"/>
            </w:tcBorders>
            <w:shd w:val="clear" w:color="auto" w:fill="auto"/>
            <w:vAlign w:val="center"/>
            <w:hideMark/>
          </w:tcPr>
          <w:p w14:paraId="6274AEFC" w14:textId="77777777" w:rsidR="00D11A01" w:rsidRPr="00CC739C" w:rsidRDefault="00D11A01" w:rsidP="00B57C5A">
            <w:pPr>
              <w:widowControl/>
              <w:jc w:val="center"/>
              <w:rPr>
                <w:rFonts w:ascii="DengXian" w:eastAsia="DengXian" w:hAnsi="DengXian" w:cs="宋体"/>
                <w:b/>
                <w:bCs/>
                <w:color w:val="000000"/>
                <w:kern w:val="0"/>
                <w:sz w:val="20"/>
              </w:rPr>
            </w:pPr>
            <w:r w:rsidRPr="00CC739C">
              <w:rPr>
                <w:rFonts w:ascii="DengXian" w:eastAsia="DengXian" w:hAnsi="DengXian" w:cs="宋体" w:hint="eastAsia"/>
                <w:b/>
                <w:bCs/>
                <w:color w:val="000000"/>
                <w:kern w:val="0"/>
                <w:sz w:val="20"/>
              </w:rPr>
              <w:t>CubeMuseum</w:t>
            </w:r>
          </w:p>
        </w:tc>
        <w:tc>
          <w:tcPr>
            <w:tcW w:w="780" w:type="dxa"/>
            <w:tcBorders>
              <w:top w:val="nil"/>
              <w:left w:val="nil"/>
              <w:bottom w:val="single" w:sz="4" w:space="0" w:color="auto"/>
              <w:right w:val="single" w:sz="4" w:space="0" w:color="auto"/>
            </w:tcBorders>
            <w:shd w:val="clear" w:color="auto" w:fill="auto"/>
            <w:noWrap/>
            <w:vAlign w:val="center"/>
            <w:hideMark/>
          </w:tcPr>
          <w:p w14:paraId="3169DB7B"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O4L</w:t>
            </w:r>
          </w:p>
        </w:tc>
        <w:tc>
          <w:tcPr>
            <w:tcW w:w="5482" w:type="dxa"/>
            <w:tcBorders>
              <w:top w:val="nil"/>
              <w:left w:val="nil"/>
              <w:bottom w:val="single" w:sz="4" w:space="0" w:color="auto"/>
              <w:right w:val="single" w:sz="4" w:space="0" w:color="auto"/>
            </w:tcBorders>
            <w:shd w:val="clear" w:color="auto" w:fill="auto"/>
            <w:noWrap/>
            <w:vAlign w:val="center"/>
            <w:hideMark/>
          </w:tcPr>
          <w:p w14:paraId="4515C0AB"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Tri-Coloured camel collected?</w:t>
            </w:r>
          </w:p>
        </w:tc>
      </w:tr>
      <w:tr w:rsidR="00D11A01" w:rsidRPr="00CC739C" w14:paraId="46F70539" w14:textId="77777777" w:rsidTr="00B57C5A">
        <w:trPr>
          <w:trHeight w:val="243"/>
          <w:jc w:val="center"/>
        </w:trPr>
        <w:tc>
          <w:tcPr>
            <w:tcW w:w="1363" w:type="dxa"/>
            <w:vMerge/>
            <w:tcBorders>
              <w:top w:val="nil"/>
              <w:left w:val="single" w:sz="4" w:space="0" w:color="auto"/>
              <w:bottom w:val="single" w:sz="4" w:space="0" w:color="auto"/>
              <w:right w:val="single" w:sz="4" w:space="0" w:color="auto"/>
            </w:tcBorders>
            <w:vAlign w:val="center"/>
            <w:hideMark/>
          </w:tcPr>
          <w:p w14:paraId="3D2E8A6F" w14:textId="77777777" w:rsidR="00D11A01" w:rsidRPr="00CC739C" w:rsidRDefault="00D11A01" w:rsidP="00B57C5A">
            <w:pPr>
              <w:widowControl/>
              <w:jc w:val="left"/>
              <w:rPr>
                <w:rFonts w:ascii="DengXian" w:eastAsia="DengXian" w:hAnsi="DengXian" w:cs="宋体"/>
                <w:b/>
                <w:bCs/>
                <w:color w:val="000000"/>
                <w:kern w:val="0"/>
                <w:sz w:val="22"/>
              </w:rPr>
            </w:pPr>
          </w:p>
        </w:tc>
        <w:tc>
          <w:tcPr>
            <w:tcW w:w="1599" w:type="dxa"/>
            <w:vMerge/>
            <w:tcBorders>
              <w:top w:val="nil"/>
              <w:left w:val="single" w:sz="4" w:space="0" w:color="auto"/>
              <w:bottom w:val="single" w:sz="4" w:space="0" w:color="auto"/>
              <w:right w:val="single" w:sz="4" w:space="0" w:color="auto"/>
            </w:tcBorders>
            <w:vAlign w:val="center"/>
            <w:hideMark/>
          </w:tcPr>
          <w:p w14:paraId="3D819360" w14:textId="77777777" w:rsidR="00D11A01" w:rsidRPr="00CC739C" w:rsidRDefault="00D11A01" w:rsidP="00B57C5A">
            <w:pPr>
              <w:widowControl/>
              <w:jc w:val="left"/>
              <w:rPr>
                <w:rFonts w:ascii="DengXian" w:eastAsia="DengXian" w:hAnsi="DengXian" w:cs="宋体"/>
                <w:b/>
                <w:bCs/>
                <w:color w:val="000000"/>
                <w:kern w:val="0"/>
                <w:sz w:val="20"/>
              </w:rPr>
            </w:pPr>
          </w:p>
        </w:tc>
        <w:tc>
          <w:tcPr>
            <w:tcW w:w="780" w:type="dxa"/>
            <w:tcBorders>
              <w:top w:val="nil"/>
              <w:left w:val="nil"/>
              <w:bottom w:val="single" w:sz="4" w:space="0" w:color="auto"/>
              <w:right w:val="single" w:sz="4" w:space="0" w:color="auto"/>
            </w:tcBorders>
            <w:shd w:val="clear" w:color="auto" w:fill="auto"/>
            <w:noWrap/>
            <w:vAlign w:val="center"/>
            <w:hideMark/>
          </w:tcPr>
          <w:p w14:paraId="2EFF958E"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O5L</w:t>
            </w:r>
          </w:p>
        </w:tc>
        <w:tc>
          <w:tcPr>
            <w:tcW w:w="5482" w:type="dxa"/>
            <w:tcBorders>
              <w:top w:val="nil"/>
              <w:left w:val="nil"/>
              <w:bottom w:val="single" w:sz="4" w:space="0" w:color="auto"/>
              <w:right w:val="single" w:sz="4" w:space="0" w:color="auto"/>
            </w:tcBorders>
            <w:shd w:val="clear" w:color="auto" w:fill="auto"/>
            <w:noWrap/>
            <w:vAlign w:val="center"/>
            <w:hideMark/>
          </w:tcPr>
          <w:p w14:paraId="1E192D99" w14:textId="77777777" w:rsidR="00D11A01" w:rsidRPr="00CC739C" w:rsidRDefault="00D11A01" w:rsidP="00B57C5A">
            <w:pPr>
              <w:widowControl/>
              <w:jc w:val="left"/>
              <w:rPr>
                <w:rFonts w:ascii="DengXian" w:eastAsia="DengXian" w:hAnsi="DengXian" w:cs="宋体"/>
                <w:color w:val="000000"/>
                <w:kern w:val="0"/>
                <w:sz w:val="20"/>
              </w:rPr>
            </w:pPr>
            <w:r w:rsidRPr="00CC739C">
              <w:rPr>
                <w:rFonts w:ascii="DengXian" w:eastAsia="DengXian" w:hAnsi="DengXian" w:cs="宋体" w:hint="eastAsia"/>
                <w:color w:val="000000"/>
                <w:kern w:val="0"/>
                <w:sz w:val="20"/>
              </w:rPr>
              <w:t>Where is the Figure of a Standing Lady collected?</w:t>
            </w:r>
          </w:p>
        </w:tc>
      </w:tr>
    </w:tbl>
    <w:p w14:paraId="0D902FDB" w14:textId="77777777" w:rsidR="00D11A01" w:rsidRPr="00D42A26" w:rsidRDefault="00D11A01" w:rsidP="00D11A01">
      <w:pPr>
        <w:pStyle w:val="a3"/>
        <w:ind w:left="720" w:firstLineChars="0" w:firstLine="0"/>
        <w:rPr>
          <w:rStyle w:val="src"/>
          <w:rFonts w:ascii="Arial" w:hAnsi="Arial" w:cs="Arial"/>
          <w:color w:val="333333"/>
          <w:sz w:val="20"/>
          <w:szCs w:val="20"/>
        </w:rPr>
      </w:pPr>
    </w:p>
    <w:p w14:paraId="6F88975B" w14:textId="77777777" w:rsidR="00D11A01" w:rsidRPr="00427A1A" w:rsidRDefault="00D11A01" w:rsidP="00D11A01">
      <w:pPr>
        <w:pStyle w:val="a3"/>
        <w:ind w:left="720" w:firstLineChars="0" w:firstLine="0"/>
        <w:jc w:val="center"/>
        <w:rPr>
          <w:rStyle w:val="translated-span"/>
          <w:szCs w:val="24"/>
        </w:rPr>
      </w:pPr>
      <w:r>
        <w:rPr>
          <w:rStyle w:val="src"/>
          <w:rFonts w:ascii="Arial" w:hAnsi="Arial" w:cs="Arial"/>
          <w:color w:val="333333"/>
          <w:sz w:val="20"/>
          <w:szCs w:val="20"/>
        </w:rPr>
        <w:t>Appendix I</w:t>
      </w:r>
      <w:r w:rsidRPr="00753B62">
        <w:rPr>
          <w:rStyle w:val="src"/>
          <w:rFonts w:ascii="Arial" w:hAnsi="Arial" w:cs="Arial"/>
          <w:color w:val="333333"/>
          <w:sz w:val="20"/>
          <w:szCs w:val="20"/>
        </w:rPr>
        <w:t>:</w:t>
      </w:r>
      <w:r w:rsidRPr="00753B62">
        <w:rPr>
          <w:rStyle w:val="src"/>
        </w:rPr>
        <w:t xml:space="preserve"> </w:t>
      </w:r>
      <w:r w:rsidRPr="003B45E4">
        <w:rPr>
          <w:rStyle w:val="src"/>
          <w:rFonts w:ascii="Arial" w:hAnsi="Arial" w:cs="Arial"/>
          <w:color w:val="333333"/>
          <w:sz w:val="20"/>
          <w:szCs w:val="20"/>
        </w:rPr>
        <w:t xml:space="preserve">The </w:t>
      </w:r>
      <w:r>
        <w:rPr>
          <w:rStyle w:val="src"/>
          <w:rFonts w:ascii="Arial" w:hAnsi="Arial" w:cs="Arial"/>
          <w:color w:val="333333"/>
          <w:sz w:val="20"/>
          <w:szCs w:val="20"/>
        </w:rPr>
        <w:t xml:space="preserve">overview </w:t>
      </w:r>
      <w:r w:rsidRPr="003B45E4">
        <w:rPr>
          <w:rStyle w:val="src"/>
          <w:rFonts w:ascii="Arial" w:hAnsi="Arial" w:cs="Arial"/>
          <w:color w:val="333333"/>
          <w:sz w:val="20"/>
          <w:szCs w:val="20"/>
        </w:rPr>
        <w:t>of the</w:t>
      </w:r>
      <w:r>
        <w:rPr>
          <w:rStyle w:val="src"/>
          <w:rFonts w:ascii="Arial" w:hAnsi="Arial" w:cs="Arial"/>
          <w:color w:val="333333"/>
          <w:sz w:val="20"/>
          <w:szCs w:val="20"/>
        </w:rPr>
        <w:t xml:space="preserve"> AIT</w:t>
      </w:r>
      <w:r w:rsidRPr="003B45E4">
        <w:rPr>
          <w:rStyle w:val="src"/>
          <w:rFonts w:ascii="Arial" w:hAnsi="Arial" w:cs="Arial"/>
          <w:color w:val="333333"/>
          <w:sz w:val="20"/>
          <w:szCs w:val="20"/>
        </w:rPr>
        <w:t xml:space="preserve"> items</w:t>
      </w:r>
    </w:p>
    <w:p w14:paraId="6623841A" w14:textId="77777777" w:rsidR="00A3387C" w:rsidRPr="00D11A01" w:rsidRDefault="00A3387C"/>
    <w:sectPr w:rsidR="00A3387C" w:rsidRPr="00D11A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Roman">
    <w:altName w:val="Arial"/>
    <w:panose1 w:val="00000500000000020000"/>
    <w:charset w:val="00"/>
    <w:family w:val="auto"/>
    <w:notTrueType/>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DD3"/>
    <w:multiLevelType w:val="hybridMultilevel"/>
    <w:tmpl w:val="377ABC00"/>
    <w:lvl w:ilvl="0" w:tplc="55E22E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E111E2"/>
    <w:multiLevelType w:val="hybridMultilevel"/>
    <w:tmpl w:val="C114C896"/>
    <w:lvl w:ilvl="0" w:tplc="2E803D8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450AF"/>
    <w:multiLevelType w:val="hybridMultilevel"/>
    <w:tmpl w:val="377ABC00"/>
    <w:lvl w:ilvl="0" w:tplc="55E22E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DA0F45"/>
    <w:multiLevelType w:val="hybridMultilevel"/>
    <w:tmpl w:val="1584BC1A"/>
    <w:lvl w:ilvl="0" w:tplc="AFB2D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D3C3774"/>
    <w:multiLevelType w:val="hybridMultilevel"/>
    <w:tmpl w:val="402AEEF4"/>
    <w:lvl w:ilvl="0" w:tplc="F5D8E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7E10B8"/>
    <w:multiLevelType w:val="hybridMultilevel"/>
    <w:tmpl w:val="5F4A1E98"/>
    <w:lvl w:ilvl="0" w:tplc="7FFEA27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F830CB8"/>
    <w:multiLevelType w:val="hybridMultilevel"/>
    <w:tmpl w:val="0B086C7C"/>
    <w:lvl w:ilvl="0" w:tplc="31F286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DF077F"/>
    <w:multiLevelType w:val="hybridMultilevel"/>
    <w:tmpl w:val="A138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64E9C"/>
    <w:multiLevelType w:val="hybridMultilevel"/>
    <w:tmpl w:val="AE8E1F90"/>
    <w:lvl w:ilvl="0" w:tplc="E062A8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693EB0"/>
    <w:multiLevelType w:val="hybridMultilevel"/>
    <w:tmpl w:val="63F2B9F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1A4564"/>
    <w:multiLevelType w:val="hybridMultilevel"/>
    <w:tmpl w:val="4D10D0D4"/>
    <w:lvl w:ilvl="0" w:tplc="75D88568">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FC3B6A"/>
    <w:multiLevelType w:val="hybridMultilevel"/>
    <w:tmpl w:val="377ABC00"/>
    <w:lvl w:ilvl="0" w:tplc="55E22E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D40983"/>
    <w:multiLevelType w:val="hybridMultilevel"/>
    <w:tmpl w:val="D4B82888"/>
    <w:lvl w:ilvl="0" w:tplc="A44A43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5CC2EA6"/>
    <w:multiLevelType w:val="hybridMultilevel"/>
    <w:tmpl w:val="588EA4E8"/>
    <w:lvl w:ilvl="0" w:tplc="DC961FDA">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5C376874"/>
    <w:multiLevelType w:val="hybridMultilevel"/>
    <w:tmpl w:val="402AEEF4"/>
    <w:lvl w:ilvl="0" w:tplc="F5D8EA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E552ECA"/>
    <w:multiLevelType w:val="hybridMultilevel"/>
    <w:tmpl w:val="EB4C8702"/>
    <w:lvl w:ilvl="0" w:tplc="4D146D9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606EEA"/>
    <w:multiLevelType w:val="hybridMultilevel"/>
    <w:tmpl w:val="377ABC00"/>
    <w:lvl w:ilvl="0" w:tplc="55E22E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15"/>
  </w:num>
  <w:num w:numId="4">
    <w:abstractNumId w:val="6"/>
  </w:num>
  <w:num w:numId="5">
    <w:abstractNumId w:val="0"/>
  </w:num>
  <w:num w:numId="6">
    <w:abstractNumId w:val="10"/>
  </w:num>
  <w:num w:numId="7">
    <w:abstractNumId w:val="5"/>
  </w:num>
  <w:num w:numId="8">
    <w:abstractNumId w:val="4"/>
  </w:num>
  <w:num w:numId="9">
    <w:abstractNumId w:val="13"/>
  </w:num>
  <w:num w:numId="10">
    <w:abstractNumId w:val="14"/>
  </w:num>
  <w:num w:numId="11">
    <w:abstractNumId w:val="8"/>
  </w:num>
  <w:num w:numId="12">
    <w:abstractNumId w:val="3"/>
  </w:num>
  <w:num w:numId="13">
    <w:abstractNumId w:val="7"/>
  </w:num>
  <w:num w:numId="14">
    <w:abstractNumId w:val="9"/>
  </w:num>
  <w:num w:numId="15">
    <w:abstractNumId w:val="16"/>
  </w:num>
  <w:num w:numId="16">
    <w:abstractNumId w:val="2"/>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ny">
    <w15:presenceInfo w15:providerId="Windows Live" w15:userId="205ae695eda5d298"/>
  </w15:person>
  <w15:person w15:author="admin">
    <w15:presenceInfo w15:providerId="Windows Live" w15:userId="0c5890915486c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zNjEwtrQ0MzQ0t7RQ0lEKTi0uzszPAykwqgUACbjK6iwAAAA="/>
  </w:docVars>
  <w:rsids>
    <w:rsidRoot w:val="00DF7CDB"/>
    <w:rsid w:val="00012236"/>
    <w:rsid w:val="00041C81"/>
    <w:rsid w:val="00045D24"/>
    <w:rsid w:val="00051C02"/>
    <w:rsid w:val="00060E95"/>
    <w:rsid w:val="00063447"/>
    <w:rsid w:val="00065FF7"/>
    <w:rsid w:val="000676BB"/>
    <w:rsid w:val="000802E1"/>
    <w:rsid w:val="000A1D91"/>
    <w:rsid w:val="000A30D6"/>
    <w:rsid w:val="000A4892"/>
    <w:rsid w:val="000B2E50"/>
    <w:rsid w:val="000B75C8"/>
    <w:rsid w:val="000C17B5"/>
    <w:rsid w:val="000C1FBF"/>
    <w:rsid w:val="000D119E"/>
    <w:rsid w:val="000D2153"/>
    <w:rsid w:val="000D3CFE"/>
    <w:rsid w:val="000D7895"/>
    <w:rsid w:val="000E2042"/>
    <w:rsid w:val="001018DC"/>
    <w:rsid w:val="001048E9"/>
    <w:rsid w:val="001052D2"/>
    <w:rsid w:val="001202CB"/>
    <w:rsid w:val="00127D72"/>
    <w:rsid w:val="00134371"/>
    <w:rsid w:val="00135E82"/>
    <w:rsid w:val="001375E7"/>
    <w:rsid w:val="00145B0A"/>
    <w:rsid w:val="0016579A"/>
    <w:rsid w:val="001713ED"/>
    <w:rsid w:val="001753BF"/>
    <w:rsid w:val="001912A5"/>
    <w:rsid w:val="001955E9"/>
    <w:rsid w:val="00196648"/>
    <w:rsid w:val="001A2A9F"/>
    <w:rsid w:val="001A69EB"/>
    <w:rsid w:val="001B5FD9"/>
    <w:rsid w:val="001B6A3E"/>
    <w:rsid w:val="001C0E26"/>
    <w:rsid w:val="001C1FFD"/>
    <w:rsid w:val="001D4063"/>
    <w:rsid w:val="001D7CA7"/>
    <w:rsid w:val="001F61B2"/>
    <w:rsid w:val="00207264"/>
    <w:rsid w:val="00212235"/>
    <w:rsid w:val="00214296"/>
    <w:rsid w:val="00216C45"/>
    <w:rsid w:val="00222A6D"/>
    <w:rsid w:val="0023164B"/>
    <w:rsid w:val="00235061"/>
    <w:rsid w:val="00235FC0"/>
    <w:rsid w:val="00241C0E"/>
    <w:rsid w:val="0025050C"/>
    <w:rsid w:val="00250BD1"/>
    <w:rsid w:val="002609C1"/>
    <w:rsid w:val="00260C17"/>
    <w:rsid w:val="00264C34"/>
    <w:rsid w:val="00274FC4"/>
    <w:rsid w:val="00276D48"/>
    <w:rsid w:val="00286024"/>
    <w:rsid w:val="00296576"/>
    <w:rsid w:val="002B6039"/>
    <w:rsid w:val="002C08E9"/>
    <w:rsid w:val="002C2E15"/>
    <w:rsid w:val="002C7448"/>
    <w:rsid w:val="002D05ED"/>
    <w:rsid w:val="002E0EE6"/>
    <w:rsid w:val="002E7D29"/>
    <w:rsid w:val="002F3817"/>
    <w:rsid w:val="00301D33"/>
    <w:rsid w:val="003062E8"/>
    <w:rsid w:val="00314E49"/>
    <w:rsid w:val="00326124"/>
    <w:rsid w:val="00333939"/>
    <w:rsid w:val="00341AAA"/>
    <w:rsid w:val="00342DCF"/>
    <w:rsid w:val="00354832"/>
    <w:rsid w:val="003755EC"/>
    <w:rsid w:val="003778F0"/>
    <w:rsid w:val="003830C6"/>
    <w:rsid w:val="003978CC"/>
    <w:rsid w:val="003A5373"/>
    <w:rsid w:val="003A5D77"/>
    <w:rsid w:val="003F2880"/>
    <w:rsid w:val="004023AB"/>
    <w:rsid w:val="00406DEE"/>
    <w:rsid w:val="00421D1C"/>
    <w:rsid w:val="00422945"/>
    <w:rsid w:val="00427339"/>
    <w:rsid w:val="00430320"/>
    <w:rsid w:val="00433717"/>
    <w:rsid w:val="0043519C"/>
    <w:rsid w:val="00446A16"/>
    <w:rsid w:val="004536D5"/>
    <w:rsid w:val="00460ECF"/>
    <w:rsid w:val="00475771"/>
    <w:rsid w:val="004859B1"/>
    <w:rsid w:val="004A341B"/>
    <w:rsid w:val="004D1ADA"/>
    <w:rsid w:val="00510959"/>
    <w:rsid w:val="0052341A"/>
    <w:rsid w:val="00532726"/>
    <w:rsid w:val="00552DB9"/>
    <w:rsid w:val="005538BB"/>
    <w:rsid w:val="0055538B"/>
    <w:rsid w:val="00557776"/>
    <w:rsid w:val="00557C78"/>
    <w:rsid w:val="0056561D"/>
    <w:rsid w:val="005753A3"/>
    <w:rsid w:val="00577944"/>
    <w:rsid w:val="0059429C"/>
    <w:rsid w:val="005A40DB"/>
    <w:rsid w:val="005B0327"/>
    <w:rsid w:val="005B1026"/>
    <w:rsid w:val="005B5490"/>
    <w:rsid w:val="005B66B9"/>
    <w:rsid w:val="005C20AE"/>
    <w:rsid w:val="005E239A"/>
    <w:rsid w:val="005F3987"/>
    <w:rsid w:val="005F5752"/>
    <w:rsid w:val="00612C8D"/>
    <w:rsid w:val="0062376D"/>
    <w:rsid w:val="00642CD6"/>
    <w:rsid w:val="006457CC"/>
    <w:rsid w:val="00652129"/>
    <w:rsid w:val="00652877"/>
    <w:rsid w:val="00697151"/>
    <w:rsid w:val="006A63C1"/>
    <w:rsid w:val="006B4696"/>
    <w:rsid w:val="006B64AF"/>
    <w:rsid w:val="006B6E31"/>
    <w:rsid w:val="006C4345"/>
    <w:rsid w:val="006D7EFA"/>
    <w:rsid w:val="006E2E99"/>
    <w:rsid w:val="006E7099"/>
    <w:rsid w:val="00705F78"/>
    <w:rsid w:val="00707581"/>
    <w:rsid w:val="00707B8E"/>
    <w:rsid w:val="00715D0D"/>
    <w:rsid w:val="00727F6C"/>
    <w:rsid w:val="0073223A"/>
    <w:rsid w:val="00741ECD"/>
    <w:rsid w:val="0074364B"/>
    <w:rsid w:val="00753EF8"/>
    <w:rsid w:val="00773BD9"/>
    <w:rsid w:val="00783DD7"/>
    <w:rsid w:val="007B7B1E"/>
    <w:rsid w:val="007C6077"/>
    <w:rsid w:val="007C6796"/>
    <w:rsid w:val="007D065F"/>
    <w:rsid w:val="007E1AC0"/>
    <w:rsid w:val="007F5084"/>
    <w:rsid w:val="0081746B"/>
    <w:rsid w:val="00822780"/>
    <w:rsid w:val="00832B30"/>
    <w:rsid w:val="0083520D"/>
    <w:rsid w:val="0084103B"/>
    <w:rsid w:val="008509A3"/>
    <w:rsid w:val="00851AC5"/>
    <w:rsid w:val="00872406"/>
    <w:rsid w:val="008B3E88"/>
    <w:rsid w:val="008B4B50"/>
    <w:rsid w:val="008C15E2"/>
    <w:rsid w:val="008D09F2"/>
    <w:rsid w:val="008D5DE3"/>
    <w:rsid w:val="008D601F"/>
    <w:rsid w:val="008F0D81"/>
    <w:rsid w:val="008F1C04"/>
    <w:rsid w:val="0090297D"/>
    <w:rsid w:val="00906A5B"/>
    <w:rsid w:val="00915FE7"/>
    <w:rsid w:val="009317D3"/>
    <w:rsid w:val="009327DE"/>
    <w:rsid w:val="0093363F"/>
    <w:rsid w:val="009479AB"/>
    <w:rsid w:val="00951579"/>
    <w:rsid w:val="0095382A"/>
    <w:rsid w:val="00954188"/>
    <w:rsid w:val="00957DE7"/>
    <w:rsid w:val="009625FD"/>
    <w:rsid w:val="00962FBC"/>
    <w:rsid w:val="00964BE7"/>
    <w:rsid w:val="00984142"/>
    <w:rsid w:val="00990B42"/>
    <w:rsid w:val="0099152C"/>
    <w:rsid w:val="009A6FD2"/>
    <w:rsid w:val="009A73CF"/>
    <w:rsid w:val="009B0FC2"/>
    <w:rsid w:val="009B16CB"/>
    <w:rsid w:val="009B2ABE"/>
    <w:rsid w:val="009B2CF4"/>
    <w:rsid w:val="009B62CA"/>
    <w:rsid w:val="009C3732"/>
    <w:rsid w:val="009C4930"/>
    <w:rsid w:val="009D2CBA"/>
    <w:rsid w:val="009D7E4D"/>
    <w:rsid w:val="009E04EC"/>
    <w:rsid w:val="009E3553"/>
    <w:rsid w:val="009E5292"/>
    <w:rsid w:val="009E75C4"/>
    <w:rsid w:val="009E7AFB"/>
    <w:rsid w:val="009F0B92"/>
    <w:rsid w:val="009F4010"/>
    <w:rsid w:val="009F6888"/>
    <w:rsid w:val="009F6A3B"/>
    <w:rsid w:val="009F7D53"/>
    <w:rsid w:val="00A060D0"/>
    <w:rsid w:val="00A0716C"/>
    <w:rsid w:val="00A130BC"/>
    <w:rsid w:val="00A15CA7"/>
    <w:rsid w:val="00A25CAF"/>
    <w:rsid w:val="00A3104B"/>
    <w:rsid w:val="00A3387C"/>
    <w:rsid w:val="00A4496F"/>
    <w:rsid w:val="00A522A0"/>
    <w:rsid w:val="00A52EF4"/>
    <w:rsid w:val="00A613BC"/>
    <w:rsid w:val="00A6180D"/>
    <w:rsid w:val="00A64000"/>
    <w:rsid w:val="00A71A10"/>
    <w:rsid w:val="00A77D7E"/>
    <w:rsid w:val="00A8381C"/>
    <w:rsid w:val="00A8637E"/>
    <w:rsid w:val="00A9763D"/>
    <w:rsid w:val="00AA0B3F"/>
    <w:rsid w:val="00AA1CB0"/>
    <w:rsid w:val="00AC1688"/>
    <w:rsid w:val="00AD042B"/>
    <w:rsid w:val="00AD13F6"/>
    <w:rsid w:val="00AD71E2"/>
    <w:rsid w:val="00AE24A3"/>
    <w:rsid w:val="00AE3A3B"/>
    <w:rsid w:val="00AE5711"/>
    <w:rsid w:val="00AE63FF"/>
    <w:rsid w:val="00AF640D"/>
    <w:rsid w:val="00AF67FB"/>
    <w:rsid w:val="00B112A5"/>
    <w:rsid w:val="00B16C6B"/>
    <w:rsid w:val="00B16EA1"/>
    <w:rsid w:val="00B37997"/>
    <w:rsid w:val="00B574F8"/>
    <w:rsid w:val="00B57C5A"/>
    <w:rsid w:val="00B65B35"/>
    <w:rsid w:val="00B706C4"/>
    <w:rsid w:val="00B7117B"/>
    <w:rsid w:val="00B76CD2"/>
    <w:rsid w:val="00B84E9A"/>
    <w:rsid w:val="00B953F8"/>
    <w:rsid w:val="00B97161"/>
    <w:rsid w:val="00B97599"/>
    <w:rsid w:val="00BB017D"/>
    <w:rsid w:val="00BC1B8C"/>
    <w:rsid w:val="00BC5FA2"/>
    <w:rsid w:val="00BC6BDD"/>
    <w:rsid w:val="00BD0590"/>
    <w:rsid w:val="00BD4AFB"/>
    <w:rsid w:val="00BE2A06"/>
    <w:rsid w:val="00BF0572"/>
    <w:rsid w:val="00BF4B95"/>
    <w:rsid w:val="00BF596C"/>
    <w:rsid w:val="00C00106"/>
    <w:rsid w:val="00C01084"/>
    <w:rsid w:val="00C030D0"/>
    <w:rsid w:val="00C055A5"/>
    <w:rsid w:val="00C155D8"/>
    <w:rsid w:val="00C23427"/>
    <w:rsid w:val="00C3128A"/>
    <w:rsid w:val="00C34967"/>
    <w:rsid w:val="00C51FD5"/>
    <w:rsid w:val="00C54E8A"/>
    <w:rsid w:val="00C5605A"/>
    <w:rsid w:val="00C6052E"/>
    <w:rsid w:val="00C61A80"/>
    <w:rsid w:val="00C67176"/>
    <w:rsid w:val="00C8143C"/>
    <w:rsid w:val="00C83AC7"/>
    <w:rsid w:val="00CA1A58"/>
    <w:rsid w:val="00CB1D25"/>
    <w:rsid w:val="00CB6C87"/>
    <w:rsid w:val="00CD21F9"/>
    <w:rsid w:val="00CD509D"/>
    <w:rsid w:val="00CE39D5"/>
    <w:rsid w:val="00CF2BF2"/>
    <w:rsid w:val="00CF5CFF"/>
    <w:rsid w:val="00CF6AB3"/>
    <w:rsid w:val="00D11A01"/>
    <w:rsid w:val="00D203A9"/>
    <w:rsid w:val="00D36C6B"/>
    <w:rsid w:val="00D44232"/>
    <w:rsid w:val="00D53B2B"/>
    <w:rsid w:val="00D5756E"/>
    <w:rsid w:val="00D67773"/>
    <w:rsid w:val="00D73E70"/>
    <w:rsid w:val="00D81144"/>
    <w:rsid w:val="00D9131B"/>
    <w:rsid w:val="00DA366F"/>
    <w:rsid w:val="00DC0657"/>
    <w:rsid w:val="00DC34E7"/>
    <w:rsid w:val="00DC3C3C"/>
    <w:rsid w:val="00DE05F1"/>
    <w:rsid w:val="00DE2B52"/>
    <w:rsid w:val="00DF2838"/>
    <w:rsid w:val="00DF7CDB"/>
    <w:rsid w:val="00E00913"/>
    <w:rsid w:val="00E03DB8"/>
    <w:rsid w:val="00E20354"/>
    <w:rsid w:val="00E227B0"/>
    <w:rsid w:val="00E27527"/>
    <w:rsid w:val="00E27A6E"/>
    <w:rsid w:val="00E4074C"/>
    <w:rsid w:val="00E462D6"/>
    <w:rsid w:val="00E52AA6"/>
    <w:rsid w:val="00E54A85"/>
    <w:rsid w:val="00E5509D"/>
    <w:rsid w:val="00E67D1F"/>
    <w:rsid w:val="00E72A13"/>
    <w:rsid w:val="00E7745F"/>
    <w:rsid w:val="00E83FB3"/>
    <w:rsid w:val="00E85AD6"/>
    <w:rsid w:val="00E91C29"/>
    <w:rsid w:val="00EA169D"/>
    <w:rsid w:val="00EA5EC2"/>
    <w:rsid w:val="00EA7F4A"/>
    <w:rsid w:val="00EB2ABE"/>
    <w:rsid w:val="00EB75AA"/>
    <w:rsid w:val="00ED0A4E"/>
    <w:rsid w:val="00ED38FE"/>
    <w:rsid w:val="00EE728B"/>
    <w:rsid w:val="00F076D1"/>
    <w:rsid w:val="00F1405D"/>
    <w:rsid w:val="00F216EB"/>
    <w:rsid w:val="00F356E5"/>
    <w:rsid w:val="00F50B9C"/>
    <w:rsid w:val="00F55017"/>
    <w:rsid w:val="00F57336"/>
    <w:rsid w:val="00F60C53"/>
    <w:rsid w:val="00F76D96"/>
    <w:rsid w:val="00F7705A"/>
    <w:rsid w:val="00F965C3"/>
    <w:rsid w:val="00F96B73"/>
    <w:rsid w:val="00FA1AF6"/>
    <w:rsid w:val="00FA3347"/>
    <w:rsid w:val="00FB6CFD"/>
    <w:rsid w:val="00FB7650"/>
    <w:rsid w:val="00FD486C"/>
    <w:rsid w:val="00FD70A6"/>
    <w:rsid w:val="00FD79E3"/>
    <w:rsid w:val="00FE69D7"/>
    <w:rsid w:val="00FF4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FF491"/>
  <w15:chartTrackingRefBased/>
  <w15:docId w15:val="{687DD5BB-4690-441F-983E-A80D246F0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C7"/>
    <w:pPr>
      <w:widowControl w:val="0"/>
      <w:jc w:val="both"/>
    </w:pPr>
  </w:style>
  <w:style w:type="paragraph" w:styleId="1">
    <w:name w:val="heading 1"/>
    <w:basedOn w:val="a"/>
    <w:next w:val="a"/>
    <w:link w:val="10"/>
    <w:uiPriority w:val="9"/>
    <w:qFormat/>
    <w:rsid w:val="00DF7C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7CDB"/>
    <w:pPr>
      <w:keepNext/>
      <w:keepLines/>
      <w:widowControl/>
      <w:spacing w:before="40"/>
      <w:jc w:val="left"/>
      <w:outlineLvl w:val="1"/>
    </w:pPr>
    <w:rPr>
      <w:rFonts w:asciiTheme="majorHAnsi" w:eastAsiaTheme="majorEastAsia" w:hAnsiTheme="majorHAnsi" w:cstheme="majorBidi"/>
      <w:color w:val="2E74B5" w:themeColor="accent1" w:themeShade="BF"/>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7CDB"/>
    <w:rPr>
      <w:b/>
      <w:bCs/>
      <w:kern w:val="44"/>
      <w:sz w:val="44"/>
      <w:szCs w:val="44"/>
    </w:rPr>
  </w:style>
  <w:style w:type="character" w:customStyle="1" w:styleId="20">
    <w:name w:val="标题 2 字符"/>
    <w:basedOn w:val="a0"/>
    <w:link w:val="2"/>
    <w:uiPriority w:val="9"/>
    <w:rsid w:val="00DF7CDB"/>
    <w:rPr>
      <w:rFonts w:asciiTheme="majorHAnsi" w:eastAsiaTheme="majorEastAsia" w:hAnsiTheme="majorHAnsi" w:cstheme="majorBidi"/>
      <w:color w:val="2E74B5" w:themeColor="accent1" w:themeShade="BF"/>
      <w:kern w:val="0"/>
      <w:sz w:val="26"/>
      <w:szCs w:val="26"/>
    </w:rPr>
  </w:style>
  <w:style w:type="character" w:customStyle="1" w:styleId="translated-span">
    <w:name w:val="translated-span"/>
    <w:basedOn w:val="a0"/>
    <w:rsid w:val="00DF7CDB"/>
  </w:style>
  <w:style w:type="paragraph" w:styleId="a3">
    <w:name w:val="List Paragraph"/>
    <w:basedOn w:val="a"/>
    <w:uiPriority w:val="34"/>
    <w:qFormat/>
    <w:rsid w:val="00DF7CDB"/>
    <w:pPr>
      <w:ind w:firstLineChars="200" w:firstLine="420"/>
    </w:pPr>
  </w:style>
  <w:style w:type="character" w:styleId="a4">
    <w:name w:val="Hyperlink"/>
    <w:basedOn w:val="a0"/>
    <w:uiPriority w:val="99"/>
    <w:semiHidden/>
    <w:unhideWhenUsed/>
    <w:rsid w:val="00DF7CDB"/>
    <w:rPr>
      <w:color w:val="0000FF"/>
      <w:u w:val="single"/>
    </w:rPr>
  </w:style>
  <w:style w:type="character" w:customStyle="1" w:styleId="src">
    <w:name w:val="src"/>
    <w:basedOn w:val="a0"/>
    <w:rsid w:val="00DF7CDB"/>
  </w:style>
  <w:style w:type="character" w:customStyle="1" w:styleId="apple-converted-space">
    <w:name w:val="apple-converted-space"/>
    <w:basedOn w:val="a0"/>
    <w:rsid w:val="00DF7CDB"/>
  </w:style>
  <w:style w:type="table" w:styleId="a5">
    <w:name w:val="Table Grid"/>
    <w:basedOn w:val="a1"/>
    <w:uiPriority w:val="39"/>
    <w:rsid w:val="00DF7CDB"/>
    <w:rPr>
      <w:kern w:val="0"/>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n">
    <w:name w:val="tran"/>
    <w:basedOn w:val="a0"/>
    <w:rsid w:val="00DF7CDB"/>
  </w:style>
  <w:style w:type="character" w:customStyle="1" w:styleId="epub-sectiontitle">
    <w:name w:val="epub-section__title"/>
    <w:basedOn w:val="a0"/>
    <w:rsid w:val="00DF7CDB"/>
  </w:style>
  <w:style w:type="paragraph" w:styleId="a6">
    <w:name w:val="annotation text"/>
    <w:basedOn w:val="a"/>
    <w:link w:val="a7"/>
    <w:uiPriority w:val="99"/>
    <w:semiHidden/>
    <w:unhideWhenUsed/>
    <w:rsid w:val="00DF7CDB"/>
    <w:pPr>
      <w:jc w:val="left"/>
    </w:pPr>
  </w:style>
  <w:style w:type="character" w:customStyle="1" w:styleId="a7">
    <w:name w:val="批注文字 字符"/>
    <w:basedOn w:val="a0"/>
    <w:link w:val="a6"/>
    <w:uiPriority w:val="99"/>
    <w:semiHidden/>
    <w:rsid w:val="00DF7CDB"/>
  </w:style>
  <w:style w:type="character" w:customStyle="1" w:styleId="a8">
    <w:name w:val="批注主题 字符"/>
    <w:basedOn w:val="a7"/>
    <w:link w:val="a9"/>
    <w:uiPriority w:val="99"/>
    <w:semiHidden/>
    <w:rsid w:val="00DF7CDB"/>
    <w:rPr>
      <w:b/>
      <w:bCs/>
    </w:rPr>
  </w:style>
  <w:style w:type="paragraph" w:styleId="a9">
    <w:name w:val="annotation subject"/>
    <w:basedOn w:val="a6"/>
    <w:next w:val="a6"/>
    <w:link w:val="a8"/>
    <w:uiPriority w:val="99"/>
    <w:semiHidden/>
    <w:unhideWhenUsed/>
    <w:rsid w:val="00DF7CDB"/>
    <w:rPr>
      <w:b/>
      <w:bCs/>
    </w:rPr>
  </w:style>
  <w:style w:type="paragraph" w:styleId="aa">
    <w:name w:val="Balloon Text"/>
    <w:basedOn w:val="a"/>
    <w:link w:val="ab"/>
    <w:uiPriority w:val="99"/>
    <w:semiHidden/>
    <w:unhideWhenUsed/>
    <w:rsid w:val="00FF44C1"/>
    <w:rPr>
      <w:sz w:val="18"/>
      <w:szCs w:val="18"/>
    </w:rPr>
  </w:style>
  <w:style w:type="character" w:customStyle="1" w:styleId="ab">
    <w:name w:val="批注框文本 字符"/>
    <w:basedOn w:val="a0"/>
    <w:link w:val="aa"/>
    <w:uiPriority w:val="99"/>
    <w:semiHidden/>
    <w:rsid w:val="00FF44C1"/>
    <w:rPr>
      <w:sz w:val="18"/>
      <w:szCs w:val="18"/>
    </w:rPr>
  </w:style>
  <w:style w:type="character" w:customStyle="1" w:styleId="skip">
    <w:name w:val="skip"/>
    <w:basedOn w:val="a0"/>
    <w:rsid w:val="00260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87843">
      <w:bodyDiv w:val="1"/>
      <w:marLeft w:val="0"/>
      <w:marRight w:val="0"/>
      <w:marTop w:val="0"/>
      <w:marBottom w:val="0"/>
      <w:divBdr>
        <w:top w:val="none" w:sz="0" w:space="0" w:color="auto"/>
        <w:left w:val="none" w:sz="0" w:space="0" w:color="auto"/>
        <w:bottom w:val="none" w:sz="0" w:space="0" w:color="auto"/>
        <w:right w:val="none" w:sz="0" w:space="0" w:color="auto"/>
      </w:divBdr>
    </w:div>
    <w:div w:id="759569098">
      <w:bodyDiv w:val="1"/>
      <w:marLeft w:val="0"/>
      <w:marRight w:val="0"/>
      <w:marTop w:val="0"/>
      <w:marBottom w:val="0"/>
      <w:divBdr>
        <w:top w:val="none" w:sz="0" w:space="0" w:color="auto"/>
        <w:left w:val="none" w:sz="0" w:space="0" w:color="auto"/>
        <w:bottom w:val="none" w:sz="0" w:space="0" w:color="auto"/>
        <w:right w:val="none" w:sz="0" w:space="0" w:color="auto"/>
      </w:divBdr>
    </w:div>
    <w:div w:id="956529053">
      <w:bodyDiv w:val="1"/>
      <w:marLeft w:val="0"/>
      <w:marRight w:val="0"/>
      <w:marTop w:val="0"/>
      <w:marBottom w:val="0"/>
      <w:divBdr>
        <w:top w:val="none" w:sz="0" w:space="0" w:color="auto"/>
        <w:left w:val="none" w:sz="0" w:space="0" w:color="auto"/>
        <w:bottom w:val="none" w:sz="0" w:space="0" w:color="auto"/>
        <w:right w:val="none" w:sz="0" w:space="0" w:color="auto"/>
      </w:divBdr>
    </w:div>
    <w:div w:id="1066955595">
      <w:bodyDiv w:val="1"/>
      <w:marLeft w:val="0"/>
      <w:marRight w:val="0"/>
      <w:marTop w:val="0"/>
      <w:marBottom w:val="0"/>
      <w:divBdr>
        <w:top w:val="none" w:sz="0" w:space="0" w:color="auto"/>
        <w:left w:val="none" w:sz="0" w:space="0" w:color="auto"/>
        <w:bottom w:val="none" w:sz="0" w:space="0" w:color="auto"/>
        <w:right w:val="none" w:sz="0" w:space="0" w:color="auto"/>
      </w:divBdr>
    </w:div>
    <w:div w:id="1134718121">
      <w:bodyDiv w:val="1"/>
      <w:marLeft w:val="0"/>
      <w:marRight w:val="0"/>
      <w:marTop w:val="0"/>
      <w:marBottom w:val="0"/>
      <w:divBdr>
        <w:top w:val="none" w:sz="0" w:space="0" w:color="auto"/>
        <w:left w:val="none" w:sz="0" w:space="0" w:color="auto"/>
        <w:bottom w:val="none" w:sz="0" w:space="0" w:color="auto"/>
        <w:right w:val="none" w:sz="0" w:space="0" w:color="auto"/>
      </w:divBdr>
    </w:div>
    <w:div w:id="1195264891">
      <w:bodyDiv w:val="1"/>
      <w:marLeft w:val="0"/>
      <w:marRight w:val="0"/>
      <w:marTop w:val="0"/>
      <w:marBottom w:val="0"/>
      <w:divBdr>
        <w:top w:val="none" w:sz="0" w:space="0" w:color="auto"/>
        <w:left w:val="none" w:sz="0" w:space="0" w:color="auto"/>
        <w:bottom w:val="none" w:sz="0" w:space="0" w:color="auto"/>
        <w:right w:val="none" w:sz="0" w:space="0" w:color="auto"/>
      </w:divBdr>
    </w:div>
    <w:div w:id="1198854556">
      <w:bodyDiv w:val="1"/>
      <w:marLeft w:val="0"/>
      <w:marRight w:val="0"/>
      <w:marTop w:val="0"/>
      <w:marBottom w:val="0"/>
      <w:divBdr>
        <w:top w:val="none" w:sz="0" w:space="0" w:color="auto"/>
        <w:left w:val="none" w:sz="0" w:space="0" w:color="auto"/>
        <w:bottom w:val="none" w:sz="0" w:space="0" w:color="auto"/>
        <w:right w:val="none" w:sz="0" w:space="0" w:color="auto"/>
      </w:divBdr>
    </w:div>
    <w:div w:id="1607881903">
      <w:bodyDiv w:val="1"/>
      <w:marLeft w:val="0"/>
      <w:marRight w:val="0"/>
      <w:marTop w:val="0"/>
      <w:marBottom w:val="0"/>
      <w:divBdr>
        <w:top w:val="none" w:sz="0" w:space="0" w:color="auto"/>
        <w:left w:val="none" w:sz="0" w:space="0" w:color="auto"/>
        <w:bottom w:val="none" w:sz="0" w:space="0" w:color="auto"/>
        <w:right w:val="none" w:sz="0" w:space="0" w:color="auto"/>
      </w:divBdr>
    </w:div>
    <w:div w:id="202755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javascript:;"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javascript:;"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javascript:;"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19639</Words>
  <Characters>111948</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韦 兴波</cp:lastModifiedBy>
  <cp:revision>2</cp:revision>
  <dcterms:created xsi:type="dcterms:W3CDTF">2021-08-28T20:15:00Z</dcterms:created>
  <dcterms:modified xsi:type="dcterms:W3CDTF">2021-08-28T20:15:00Z</dcterms:modified>
</cp:coreProperties>
</file>
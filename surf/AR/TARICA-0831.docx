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F4C15" w14:textId="77777777" w:rsidR="00010238" w:rsidRPr="00C64DF1" w:rsidRDefault="00010238" w:rsidP="00010238">
      <w:pPr>
        <w:widowControl/>
        <w:jc w:val="left"/>
        <w:rPr>
          <w:rFonts w:ascii="Arial" w:hAnsi="Arial" w:cs="Arial"/>
          <w:b/>
          <w:sz w:val="28"/>
        </w:rPr>
      </w:pPr>
      <w:bookmarkStart w:id="0" w:name="OLE_LINK5"/>
      <w:bookmarkStart w:id="1" w:name="OLE_LINK8"/>
      <w:r w:rsidRPr="00C64DF1">
        <w:rPr>
          <w:rFonts w:ascii="Arial" w:hAnsi="Arial" w:cs="Arial"/>
          <w:b/>
          <w:sz w:val="32"/>
        </w:rPr>
        <w:t>TARICA: Tangible Augmented Reality Interfaces for Cultural Artifacts</w:t>
      </w:r>
      <w:r w:rsidRPr="00C64DF1">
        <w:rPr>
          <w:rFonts w:ascii="Arial" w:hAnsi="Arial" w:cs="Arial"/>
          <w:b/>
          <w:sz w:val="28"/>
        </w:rPr>
        <w:t xml:space="preserve"> </w:t>
      </w:r>
    </w:p>
    <w:p w14:paraId="5E56BCCF" w14:textId="77777777" w:rsidR="00010238" w:rsidRPr="00C64DF1" w:rsidRDefault="00010238" w:rsidP="00010238">
      <w:pPr>
        <w:rPr>
          <w:rFonts w:ascii="Arial" w:hAnsi="Arial" w:cs="Arial"/>
          <w:b/>
          <w:sz w:val="28"/>
        </w:rPr>
      </w:pPr>
      <w:r w:rsidRPr="00C64DF1">
        <w:rPr>
          <w:rFonts w:ascii="Arial" w:hAnsi="Arial" w:cs="Arial"/>
          <w:b/>
          <w:sz w:val="28"/>
        </w:rPr>
        <w:t>Abstract</w:t>
      </w:r>
    </w:p>
    <w:p w14:paraId="1D2EED0D" w14:textId="51A4D77B" w:rsidR="008C65F5" w:rsidRDefault="008C65F5" w:rsidP="00010238">
      <w:pPr>
        <w:rPr>
          <w:rFonts w:ascii="Arial" w:hAnsi="Arial" w:cs="Arial"/>
        </w:rPr>
      </w:pPr>
    </w:p>
    <w:p w14:paraId="63DC8315" w14:textId="38682D2D" w:rsidR="008C65F5" w:rsidRDefault="008C65F5" w:rsidP="008C65F5">
      <w:pPr>
        <w:rPr>
          <w:rFonts w:ascii="Arial" w:hAnsi="Arial" w:cs="Arial"/>
        </w:rPr>
      </w:pPr>
      <w:r>
        <w:rPr>
          <w:rFonts w:ascii="Arial" w:hAnsi="Arial" w:cs="Arial"/>
        </w:rPr>
        <w:t>Cultural artifacts in museums</w:t>
      </w:r>
      <w:r w:rsidRPr="00C64DF1">
        <w:rPr>
          <w:rFonts w:ascii="Arial" w:hAnsi="Arial" w:cs="Arial"/>
        </w:rPr>
        <w:t xml:space="preserve"> </w:t>
      </w:r>
      <w:r w:rsidR="004B0E47">
        <w:rPr>
          <w:rFonts w:ascii="Arial" w:hAnsi="Arial" w:cs="Arial"/>
        </w:rPr>
        <w:t>are</w:t>
      </w:r>
      <w:r w:rsidRPr="00C64DF1">
        <w:rPr>
          <w:rFonts w:ascii="Arial" w:hAnsi="Arial" w:cs="Arial"/>
        </w:rPr>
        <w:t xml:space="preserve"> the main way for visitors to learn and experience cultural heritage. Augmented reality (AR) allows for high interactivity and is </w:t>
      </w:r>
      <w:r>
        <w:rPr>
          <w:rFonts w:ascii="Arial" w:hAnsi="Arial" w:cs="Arial"/>
        </w:rPr>
        <w:t xml:space="preserve">increasingly </w:t>
      </w:r>
      <w:r w:rsidRPr="00C64DF1">
        <w:rPr>
          <w:rFonts w:ascii="Arial" w:hAnsi="Arial" w:cs="Arial"/>
        </w:rPr>
        <w:t>applied in museums to improve tourists</w:t>
      </w:r>
      <w:r>
        <w:rPr>
          <w:rFonts w:ascii="Arial" w:hAnsi="Arial" w:cs="Arial"/>
        </w:rPr>
        <w:t>’</w:t>
      </w:r>
      <w:r w:rsidRPr="00C64DF1">
        <w:rPr>
          <w:rFonts w:ascii="Arial" w:hAnsi="Arial" w:cs="Arial"/>
        </w:rPr>
        <w:t xml:space="preserve"> experience</w:t>
      </w:r>
      <w:r>
        <w:rPr>
          <w:rFonts w:ascii="Arial" w:hAnsi="Arial" w:cs="Arial"/>
        </w:rPr>
        <w:t xml:space="preserve"> and </w:t>
      </w:r>
      <w:r w:rsidRPr="00C64DF1">
        <w:rPr>
          <w:rFonts w:ascii="Arial" w:hAnsi="Arial" w:cs="Arial"/>
        </w:rPr>
        <w:t xml:space="preserve">learning. </w:t>
      </w:r>
      <w:r>
        <w:rPr>
          <w:rFonts w:ascii="Arial" w:hAnsi="Arial" w:cs="Arial"/>
        </w:rPr>
        <w:t>In this paper, w</w:t>
      </w:r>
      <w:r w:rsidRPr="00C64DF1">
        <w:rPr>
          <w:rFonts w:ascii="Arial" w:hAnsi="Arial" w:cs="Arial"/>
        </w:rPr>
        <w:t>e</w:t>
      </w:r>
      <w:r>
        <w:rPr>
          <w:rFonts w:ascii="Arial" w:hAnsi="Arial" w:cs="Arial"/>
        </w:rPr>
        <w:t xml:space="preserve"> present our</w:t>
      </w:r>
      <w:r w:rsidRPr="00C64DF1">
        <w:rPr>
          <w:rFonts w:ascii="Arial" w:hAnsi="Arial" w:cs="Arial"/>
        </w:rPr>
        <w:t xml:space="preserve"> design </w:t>
      </w:r>
      <w:r>
        <w:rPr>
          <w:rFonts w:ascii="Arial" w:hAnsi="Arial" w:cs="Arial"/>
        </w:rPr>
        <w:t xml:space="preserve">of two AR-based interfaces for cultural artifacts: </w:t>
      </w:r>
      <w:r w:rsidRPr="00C64DF1">
        <w:rPr>
          <w:rFonts w:ascii="Arial" w:hAnsi="Arial" w:cs="Arial"/>
        </w:rPr>
        <w:t xml:space="preserve">Postcard </w:t>
      </w:r>
      <w:r>
        <w:rPr>
          <w:rFonts w:ascii="Arial" w:hAnsi="Arial" w:cs="Arial" w:hint="eastAsia"/>
        </w:rPr>
        <w:t>AR</w:t>
      </w:r>
      <w:r>
        <w:rPr>
          <w:rFonts w:ascii="Arial" w:hAnsi="Arial" w:cs="Arial"/>
        </w:rPr>
        <w:t xml:space="preserve"> </w:t>
      </w:r>
      <w:r w:rsidRPr="00C64DF1">
        <w:rPr>
          <w:rFonts w:ascii="Arial" w:hAnsi="Arial" w:cs="Arial"/>
        </w:rPr>
        <w:t xml:space="preserve">and CubeMuseum </w:t>
      </w:r>
      <w:r>
        <w:rPr>
          <w:rFonts w:ascii="Arial" w:hAnsi="Arial" w:cs="Arial"/>
        </w:rPr>
        <w:t>AR. We</w:t>
      </w:r>
      <w:r w:rsidRPr="00C64DF1">
        <w:rPr>
          <w:rFonts w:ascii="Arial" w:hAnsi="Arial" w:cs="Arial"/>
        </w:rPr>
        <w:t xml:space="preserve"> conduct</w:t>
      </w:r>
      <w:r>
        <w:rPr>
          <w:rFonts w:ascii="Arial" w:hAnsi="Arial" w:cs="Arial"/>
        </w:rPr>
        <w:t>ed</w:t>
      </w:r>
      <w:r w:rsidRPr="00C64DF1">
        <w:rPr>
          <w:rFonts w:ascii="Arial" w:hAnsi="Arial" w:cs="Arial"/>
        </w:rPr>
        <w:t xml:space="preserve"> a within-subject</w:t>
      </w:r>
      <w:r>
        <w:rPr>
          <w:rFonts w:ascii="Arial" w:hAnsi="Arial" w:cs="Arial"/>
        </w:rPr>
        <w:t>s</w:t>
      </w:r>
      <w:r w:rsidRPr="00C64DF1">
        <w:rPr>
          <w:rFonts w:ascii="Arial" w:hAnsi="Arial" w:cs="Arial"/>
        </w:rPr>
        <w:t xml:space="preserve"> study</w:t>
      </w:r>
      <w:r>
        <w:rPr>
          <w:rFonts w:ascii="Arial" w:hAnsi="Arial" w:cs="Arial"/>
        </w:rPr>
        <w:t xml:space="preserve"> with 24 participants</w:t>
      </w:r>
      <w:r w:rsidRPr="00C64DF1">
        <w:rPr>
          <w:rFonts w:ascii="Arial" w:hAnsi="Arial" w:cs="Arial"/>
        </w:rPr>
        <w:t xml:space="preserve"> </w:t>
      </w:r>
      <w:r>
        <w:rPr>
          <w:rFonts w:ascii="Arial" w:hAnsi="Arial" w:cs="Arial"/>
        </w:rPr>
        <w:t>and</w:t>
      </w:r>
      <w:r w:rsidRPr="00C64DF1">
        <w:rPr>
          <w:rFonts w:ascii="Arial" w:hAnsi="Arial" w:cs="Arial"/>
        </w:rPr>
        <w:t xml:space="preserve"> compare</w:t>
      </w:r>
      <w:r>
        <w:rPr>
          <w:rFonts w:ascii="Arial" w:hAnsi="Arial" w:cs="Arial"/>
        </w:rPr>
        <w:t>d</w:t>
      </w:r>
      <w:r w:rsidRPr="00C64DF1">
        <w:rPr>
          <w:rFonts w:ascii="Arial" w:hAnsi="Arial" w:cs="Arial"/>
        </w:rPr>
        <w:t xml:space="preserve"> </w:t>
      </w:r>
      <w:r>
        <w:rPr>
          <w:rFonts w:ascii="Arial" w:hAnsi="Arial" w:cs="Arial"/>
        </w:rPr>
        <w:t xml:space="preserve">them with a baseline condition </w:t>
      </w:r>
      <w:r w:rsidRPr="00C64DF1">
        <w:rPr>
          <w:rFonts w:ascii="Arial" w:hAnsi="Arial" w:cs="Arial"/>
        </w:rPr>
        <w:t>(Leaflet)</w:t>
      </w:r>
      <w:r>
        <w:rPr>
          <w:rFonts w:ascii="Arial" w:hAnsi="Arial" w:cs="Arial"/>
        </w:rPr>
        <w:t xml:space="preserve">. Our results demonstrate </w:t>
      </w:r>
      <w:r w:rsidRPr="00C64DF1">
        <w:rPr>
          <w:rFonts w:ascii="Arial" w:hAnsi="Arial" w:cs="Arial"/>
        </w:rPr>
        <w:t xml:space="preserve">the </w:t>
      </w:r>
      <w:r>
        <w:rPr>
          <w:rFonts w:ascii="Arial" w:hAnsi="Arial" w:cs="Arial"/>
        </w:rPr>
        <w:t>positive effects</w:t>
      </w:r>
      <w:r w:rsidRPr="00C64DF1">
        <w:rPr>
          <w:rFonts w:ascii="Arial" w:hAnsi="Arial" w:cs="Arial"/>
        </w:rPr>
        <w:t xml:space="preserve"> of</w:t>
      </w:r>
      <w:r>
        <w:rPr>
          <w:rFonts w:ascii="Arial" w:hAnsi="Arial" w:cs="Arial"/>
        </w:rPr>
        <w:t xml:space="preserve"> tangible</w:t>
      </w:r>
      <w:r w:rsidRPr="00C64DF1">
        <w:rPr>
          <w:rFonts w:ascii="Arial" w:hAnsi="Arial" w:cs="Arial"/>
        </w:rPr>
        <w:t xml:space="preserve"> AR interface</w:t>
      </w:r>
      <w:r>
        <w:rPr>
          <w:rFonts w:ascii="Arial" w:hAnsi="Arial" w:cs="Arial"/>
        </w:rPr>
        <w:t xml:space="preserve">s on users’ motivation and engagement in the learning of cultural artifacts. </w:t>
      </w:r>
      <w:r>
        <w:rPr>
          <w:rFonts w:ascii="Arial" w:hAnsi="Arial" w:cs="Arial" w:hint="eastAsia"/>
        </w:rPr>
        <w:t>We</w:t>
      </w:r>
      <w:r>
        <w:rPr>
          <w:rFonts w:ascii="Arial" w:hAnsi="Arial" w:cs="Arial"/>
        </w:rPr>
        <w:t xml:space="preserve"> also</w:t>
      </w:r>
      <w:r w:rsidRPr="00C64DF1">
        <w:rPr>
          <w:rFonts w:ascii="Arial" w:hAnsi="Arial" w:cs="Arial"/>
        </w:rPr>
        <w:t xml:space="preserve"> </w:t>
      </w:r>
      <w:r>
        <w:rPr>
          <w:rFonts w:ascii="Arial" w:hAnsi="Arial" w:cs="Arial"/>
        </w:rPr>
        <w:t>provide insights to</w:t>
      </w:r>
      <w:r w:rsidRPr="00C64DF1">
        <w:rPr>
          <w:rFonts w:ascii="Arial" w:hAnsi="Arial" w:cs="Arial"/>
        </w:rPr>
        <w:t xml:space="preserve"> the future design </w:t>
      </w:r>
      <w:r>
        <w:rPr>
          <w:rFonts w:ascii="Arial" w:hAnsi="Arial" w:cs="Arial"/>
        </w:rPr>
        <w:t>of</w:t>
      </w:r>
      <w:r w:rsidRPr="00C64DF1">
        <w:rPr>
          <w:rFonts w:ascii="Arial" w:hAnsi="Arial" w:cs="Arial"/>
        </w:rPr>
        <w:t xml:space="preserve"> hybrid gifts</w:t>
      </w:r>
      <w:r>
        <w:rPr>
          <w:rFonts w:ascii="Arial" w:hAnsi="Arial" w:cs="Arial"/>
        </w:rPr>
        <w:t xml:space="preserve"> in museums</w:t>
      </w:r>
      <w:r w:rsidRPr="00C64DF1">
        <w:rPr>
          <w:rFonts w:ascii="Arial" w:hAnsi="Arial" w:cs="Arial"/>
        </w:rPr>
        <w:t>.</w:t>
      </w:r>
    </w:p>
    <w:p w14:paraId="02486640" w14:textId="77777777" w:rsidR="008C65F5" w:rsidRPr="00C64DF1" w:rsidRDefault="008C65F5" w:rsidP="00010238">
      <w:pPr>
        <w:rPr>
          <w:rFonts w:ascii="Arial" w:hAnsi="Arial" w:cs="Arial"/>
        </w:rPr>
      </w:pPr>
    </w:p>
    <w:p w14:paraId="5F8A4770" w14:textId="77777777" w:rsidR="00010238" w:rsidRPr="00C64DF1" w:rsidRDefault="00010238" w:rsidP="00010238">
      <w:pPr>
        <w:spacing w:line="360" w:lineRule="auto"/>
        <w:rPr>
          <w:rFonts w:ascii="Arial" w:hAnsi="Arial" w:cs="Arial"/>
          <w:b/>
          <w:sz w:val="20"/>
        </w:rPr>
      </w:pPr>
      <w:r w:rsidRPr="00C64DF1">
        <w:rPr>
          <w:rFonts w:ascii="Arial" w:hAnsi="Arial" w:cs="Arial"/>
          <w:b/>
          <w:sz w:val="24"/>
        </w:rPr>
        <w:t>Keywords</w:t>
      </w:r>
    </w:p>
    <w:p w14:paraId="56E36F2D" w14:textId="77777777" w:rsidR="00010238" w:rsidRPr="00C64DF1" w:rsidRDefault="00010238" w:rsidP="00010238">
      <w:pPr>
        <w:rPr>
          <w:rFonts w:ascii="Arial" w:hAnsi="Arial" w:cs="Arial"/>
        </w:rPr>
      </w:pPr>
      <w:r w:rsidRPr="00C64DF1">
        <w:rPr>
          <w:rFonts w:ascii="Arial" w:hAnsi="Arial" w:cs="Arial"/>
        </w:rPr>
        <w:t>Augmented Reality, Cultural Heritage, Interaction interfaces, Tangible interactions</w:t>
      </w:r>
    </w:p>
    <w:p w14:paraId="6E2CE2DE" w14:textId="77777777" w:rsidR="00010238" w:rsidRPr="00C64DF1" w:rsidRDefault="00010238" w:rsidP="00010238">
      <w:pPr>
        <w:rPr>
          <w:rFonts w:ascii="Arial" w:hAnsi="Arial" w:cs="Arial"/>
          <w:b/>
          <w:sz w:val="28"/>
        </w:rPr>
      </w:pPr>
      <w:r w:rsidRPr="00C64DF1">
        <w:rPr>
          <w:rFonts w:ascii="Arial" w:hAnsi="Arial" w:cs="Arial"/>
          <w:b/>
          <w:sz w:val="28"/>
        </w:rPr>
        <w:t>Introduction</w:t>
      </w:r>
    </w:p>
    <w:p w14:paraId="4B085077" w14:textId="77777777" w:rsidR="00010238" w:rsidRPr="00C64DF1" w:rsidRDefault="00010238" w:rsidP="00010238">
      <w:pPr>
        <w:rPr>
          <w:rFonts w:ascii="Arial" w:hAnsi="Arial" w:cs="Arial"/>
        </w:rPr>
      </w:pPr>
      <w:r w:rsidRPr="00C64DF1">
        <w:rPr>
          <w:rFonts w:ascii="Arial" w:hAnsi="Arial" w:cs="Arial"/>
        </w:rPr>
        <w:t>An increasing number of emerging technologies have been applied in museums, exhibitions and other places. Augment Reality (AR) has received significant attention in the past two decades [1]. It supports the presentation of making virtual objects exist in real world [2], in which case the items stored in museum archives can be made accessible to users via virtual displays. AR has been proved to positively impact user experience, including enhanced learning experiences, collaboration creativity, and direct feedback [3]. In addition, applying AR to create virtual replicas for expensive instruments can reduce costs.</w:t>
      </w:r>
    </w:p>
    <w:p w14:paraId="1903BBC6" w14:textId="77777777" w:rsidR="00010238" w:rsidRPr="00C64DF1" w:rsidRDefault="00010238" w:rsidP="00010238">
      <w:pPr>
        <w:rPr>
          <w:rFonts w:ascii="Arial" w:hAnsi="Arial" w:cs="Arial"/>
        </w:rPr>
      </w:pPr>
    </w:p>
    <w:p w14:paraId="3F476CE7" w14:textId="77777777" w:rsidR="00010238" w:rsidRPr="00C64DF1" w:rsidRDefault="00010238" w:rsidP="00010238">
      <w:pPr>
        <w:rPr>
          <w:rFonts w:ascii="Arial" w:hAnsi="Arial" w:cs="Arial"/>
        </w:rPr>
      </w:pPr>
      <w:r w:rsidRPr="00C64DF1">
        <w:rPr>
          <w:rFonts w:ascii="Arial" w:hAnsi="Arial" w:cs="Arial"/>
        </w:rPr>
        <w:t xml:space="preserve">Tangible objects also play an important role in learning. Via the control of a physical object, users can interact with digital information. It offers opportunities to study collaboration, performance, gaming and different types of learning [4]. The interaction with cultural heritage is limited since visitors are generally not allowed to touch them. The well-designed interactive interface contributes to heritage learning in museums, for it requires little experience or skills [5], receives information on the premise of not touching them and attracts tourists for more extensive exploration during the exhibition [6]. </w:t>
      </w:r>
    </w:p>
    <w:p w14:paraId="3229A8D2" w14:textId="77777777" w:rsidR="00010238" w:rsidRPr="00C64DF1" w:rsidRDefault="00010238" w:rsidP="00010238">
      <w:pPr>
        <w:rPr>
          <w:rFonts w:ascii="Arial" w:hAnsi="Arial" w:cs="Arial"/>
        </w:rPr>
      </w:pPr>
    </w:p>
    <w:p w14:paraId="033E3E09" w14:textId="77777777" w:rsidR="00010238" w:rsidRPr="00C64DF1" w:rsidRDefault="00010238" w:rsidP="00010238">
      <w:pPr>
        <w:rPr>
          <w:rFonts w:ascii="Arial" w:hAnsi="Arial" w:cs="Arial"/>
        </w:rPr>
      </w:pPr>
      <w:r w:rsidRPr="00C64DF1">
        <w:rPr>
          <w:rFonts w:ascii="Arial" w:hAnsi="Arial" w:cs="Arial"/>
        </w:rPr>
        <w:t xml:space="preserve">However, the study on AR and tangible interactive interface for museum learning are still dim. Therefore, we design a comparative study to explore how different interaction interfaces impact user motivation and engagement and the outcomes in learning. Specifically, we developed two AR-based interfaces (Postcard and CubeMuseum) to learn cultural artifacts, and compared them with a baseline condition (Leaflet). We conducted a within-subjects study design with 24 participants. Users were invited to experience three interfaces and provide their evaluation using questionnaires and in interviews. The results </w:t>
      </w:r>
      <w:r w:rsidRPr="00C64DF1">
        <w:rPr>
          <w:rFonts w:ascii="Arial" w:hAnsi="Arial" w:cs="Arial"/>
        </w:rPr>
        <w:lastRenderedPageBreak/>
        <w:t>indicated that users were more motivated to learn when using the Postcard and CubeMuseum than using the Leaflet. They also showed greater engagement with the two AR-based interaction interfaces. Specifically, the CubeMuseum with tangible interactivity yielded the greatest instinct motivation and user engagement. Furthermore, the time-consuming CubeMuseum and Postcard are more than Leaflet, but they all show a significant improvement of correct rate after learning.</w:t>
      </w:r>
    </w:p>
    <w:p w14:paraId="05DE8629" w14:textId="77777777" w:rsidR="00010238" w:rsidRPr="00C64DF1" w:rsidRDefault="00010238" w:rsidP="00010238">
      <w:pPr>
        <w:rPr>
          <w:rFonts w:ascii="Arial" w:hAnsi="Arial" w:cs="Arial"/>
        </w:rPr>
      </w:pPr>
    </w:p>
    <w:p w14:paraId="44CD90CA" w14:textId="77777777" w:rsidR="00010238" w:rsidRPr="00C64DF1" w:rsidRDefault="00010238" w:rsidP="00010238">
      <w:pPr>
        <w:rPr>
          <w:rFonts w:ascii="Arial" w:hAnsi="Arial" w:cs="Arial"/>
        </w:rPr>
      </w:pPr>
      <w:r w:rsidRPr="00C64DF1">
        <w:rPr>
          <w:rFonts w:ascii="Arial" w:hAnsi="Arial" w:cs="Arial"/>
        </w:rPr>
        <w:t>Our study contributes to the interface design for cultural heritage learning. The evaluations have provided empirical evidence that supports the use of AR in cultural heritage, with specific emphasis on the use of tangible interactions. It will contribute to the development of tangible interactive interfaces in the museum.</w:t>
      </w:r>
    </w:p>
    <w:p w14:paraId="1D386134" w14:textId="77777777" w:rsidR="00010238" w:rsidRPr="00C64DF1" w:rsidRDefault="00010238" w:rsidP="00010238">
      <w:pPr>
        <w:rPr>
          <w:rFonts w:ascii="Arial" w:hAnsi="Arial" w:cs="Arial"/>
        </w:rPr>
      </w:pPr>
      <w:r w:rsidRPr="00C64DF1">
        <w:rPr>
          <w:rFonts w:ascii="Arial" w:hAnsi="Arial" w:cs="Arial"/>
        </w:rPr>
        <w:t>We conducted a comprehensive user study of 24 students that incorporates questionnaires, Artifact Information Test (AIT) and interviews to explore the impact of the above three interactive technologies on the learning effect.</w:t>
      </w:r>
    </w:p>
    <w:p w14:paraId="16F5CB8E" w14:textId="77777777" w:rsidR="00010238" w:rsidRPr="00C64DF1" w:rsidRDefault="00010238" w:rsidP="00010238">
      <w:pPr>
        <w:rPr>
          <w:rFonts w:ascii="Arial" w:hAnsi="Arial" w:cs="Arial"/>
        </w:rPr>
      </w:pPr>
    </w:p>
    <w:p w14:paraId="6E8EBAE2" w14:textId="77777777" w:rsidR="00010238" w:rsidRPr="00C64DF1" w:rsidRDefault="00010238" w:rsidP="00010238">
      <w:pPr>
        <w:widowControl/>
        <w:jc w:val="left"/>
        <w:rPr>
          <w:rFonts w:ascii="Arial" w:hAnsi="Arial" w:cs="Arial"/>
          <w:b/>
          <w:sz w:val="28"/>
        </w:rPr>
      </w:pPr>
      <w:r w:rsidRPr="00C64DF1">
        <w:rPr>
          <w:rFonts w:ascii="Arial" w:hAnsi="Arial" w:cs="Arial"/>
          <w:b/>
          <w:sz w:val="28"/>
        </w:rPr>
        <w:br w:type="page"/>
      </w:r>
    </w:p>
    <w:p w14:paraId="74A4680F" w14:textId="77777777" w:rsidR="00010238" w:rsidRPr="00C64DF1" w:rsidRDefault="00010238" w:rsidP="00010238">
      <w:pPr>
        <w:rPr>
          <w:rFonts w:ascii="Arial" w:hAnsi="Arial" w:cs="Arial"/>
          <w:b/>
          <w:sz w:val="28"/>
        </w:rPr>
      </w:pPr>
      <w:r w:rsidRPr="00C64DF1">
        <w:rPr>
          <w:rFonts w:ascii="Arial" w:hAnsi="Arial" w:cs="Arial"/>
          <w:b/>
          <w:sz w:val="28"/>
        </w:rPr>
        <w:lastRenderedPageBreak/>
        <w:t>Related Work</w:t>
      </w:r>
    </w:p>
    <w:p w14:paraId="6239004F" w14:textId="77777777" w:rsidR="00010238" w:rsidRPr="00C64DF1" w:rsidRDefault="00010238" w:rsidP="00010238">
      <w:pPr>
        <w:spacing w:line="480" w:lineRule="auto"/>
        <w:rPr>
          <w:rFonts w:ascii="Arial" w:hAnsi="Arial" w:cs="Arial"/>
          <w:b/>
          <w:sz w:val="24"/>
        </w:rPr>
      </w:pPr>
      <w:r w:rsidRPr="00C64DF1">
        <w:rPr>
          <w:rFonts w:ascii="Arial" w:hAnsi="Arial" w:cs="Arial"/>
          <w:b/>
          <w:sz w:val="24"/>
        </w:rPr>
        <w:t>Cultural Heritage Learning with Augmented Reality</w:t>
      </w:r>
    </w:p>
    <w:p w14:paraId="3FCDB017" w14:textId="77777777" w:rsidR="00010238" w:rsidRPr="00C64DF1" w:rsidRDefault="00010238" w:rsidP="00010238">
      <w:pPr>
        <w:rPr>
          <w:rFonts w:ascii="Arial" w:hAnsi="Arial" w:cs="Arial"/>
        </w:rPr>
      </w:pPr>
      <w:r w:rsidRPr="00C64DF1">
        <w:rPr>
          <w:rFonts w:ascii="Arial" w:hAnsi="Arial" w:cs="Arial"/>
        </w:rPr>
        <w:t xml:space="preserve">Augmented Reality </w:t>
      </w:r>
      <w:commentRangeStart w:id="2"/>
      <w:r w:rsidRPr="00C64DF1">
        <w:rPr>
          <w:rFonts w:ascii="Arial" w:hAnsi="Arial" w:cs="Arial"/>
        </w:rPr>
        <w:t>brings lots of convenience to learning</w:t>
      </w:r>
      <w:commentRangeEnd w:id="2"/>
      <w:r w:rsidR="00793D03">
        <w:rPr>
          <w:rStyle w:val="a6"/>
        </w:rPr>
        <w:commentReference w:id="2"/>
      </w:r>
      <w:r w:rsidRPr="00C64DF1">
        <w:rPr>
          <w:rFonts w:ascii="Arial" w:hAnsi="Arial" w:cs="Arial"/>
        </w:rPr>
        <w:t xml:space="preserve">. </w:t>
      </w:r>
      <w:commentRangeStart w:id="3"/>
      <w:r w:rsidRPr="00C64DF1">
        <w:rPr>
          <w:rFonts w:ascii="Arial" w:hAnsi="Arial" w:cs="Arial"/>
        </w:rPr>
        <w:t>In Pollalis’s perspective</w:t>
      </w:r>
      <w:commentRangeEnd w:id="3"/>
      <w:r w:rsidR="00793D03">
        <w:rPr>
          <w:rStyle w:val="a6"/>
        </w:rPr>
        <w:commentReference w:id="3"/>
      </w:r>
      <w:r w:rsidRPr="00C64DF1">
        <w:rPr>
          <w:rFonts w:ascii="Arial" w:hAnsi="Arial" w:cs="Arial"/>
        </w:rPr>
        <w:t xml:space="preserve">, museums and cultural institutions the disciplines with physical artifacts </w:t>
      </w:r>
      <w:commentRangeStart w:id="4"/>
      <w:r w:rsidRPr="00C64DF1">
        <w:rPr>
          <w:rFonts w:ascii="Arial" w:hAnsi="Arial" w:cs="Arial"/>
        </w:rPr>
        <w:t>cannot offer learners a lot of</w:t>
      </w:r>
      <w:commentRangeEnd w:id="4"/>
      <w:r w:rsidR="00793D03">
        <w:rPr>
          <w:rStyle w:val="a6"/>
        </w:rPr>
        <w:commentReference w:id="4"/>
      </w:r>
      <w:r w:rsidRPr="00C64DF1">
        <w:rPr>
          <w:rFonts w:ascii="Arial" w:hAnsi="Arial" w:cs="Arial"/>
        </w:rPr>
        <w:t xml:space="preserve"> opportunities to engage directly with authentic objects [7], as well as in the museum. Some cultural heritage is even too vulnerable to be exhibited. Researchers studying in museums gradually emerge with their interest in AR. </w:t>
      </w:r>
      <w:commentRangeStart w:id="5"/>
      <w:r w:rsidRPr="00C64DF1">
        <w:rPr>
          <w:rFonts w:ascii="Arial" w:hAnsi="Arial" w:cs="Arial"/>
        </w:rPr>
        <w:t xml:space="preserve">Koutsabasis reviewed 53 publications of interactive systems in cultural heritage and found 12 mobile apps had 7 using AR [8]. </w:t>
      </w:r>
      <w:commentRangeEnd w:id="5"/>
      <w:r w:rsidR="00793D03">
        <w:rPr>
          <w:rStyle w:val="a6"/>
        </w:rPr>
        <w:commentReference w:id="5"/>
      </w:r>
      <w:r w:rsidRPr="00C64DF1">
        <w:rPr>
          <w:rFonts w:ascii="Arial" w:hAnsi="Arial" w:cs="Arial"/>
        </w:rPr>
        <w:t xml:space="preserve">With AR technologies, it is simple to manufacture digital copies of the cultural heritage to be viewed. Compared with physical objects, people can change the size of the virtual objects, rotate them, according to their will. Additionally, text, audio, video, links to supplementary materials and 3D objects can also be implemented in AR environment [9]. </w:t>
      </w:r>
      <w:commentRangeStart w:id="6"/>
      <w:r w:rsidRPr="00C64DF1">
        <w:rPr>
          <w:rFonts w:ascii="Arial" w:hAnsi="Arial" w:cs="Arial"/>
        </w:rPr>
        <w:t>Researchers are able to make the information of cultural heritage into video and other forms to add into AR.</w:t>
      </w:r>
      <w:commentRangeEnd w:id="6"/>
      <w:r w:rsidR="00793D03">
        <w:rPr>
          <w:rStyle w:val="a6"/>
        </w:rPr>
        <w:commentReference w:id="6"/>
      </w:r>
    </w:p>
    <w:p w14:paraId="50E93094" w14:textId="77777777" w:rsidR="00010238" w:rsidRPr="00C64DF1" w:rsidRDefault="00010238" w:rsidP="00010238">
      <w:pPr>
        <w:spacing w:beforeLines="50" w:before="156"/>
        <w:rPr>
          <w:rFonts w:ascii="Arial" w:hAnsi="Arial" w:cs="Arial"/>
        </w:rPr>
      </w:pPr>
      <w:r w:rsidRPr="00C64DF1">
        <w:rPr>
          <w:rFonts w:ascii="Arial" w:hAnsi="Arial" w:cs="Arial"/>
        </w:rPr>
        <w:t xml:space="preserve">Building virtual cultural heritage is an accessible way to </w:t>
      </w:r>
      <w:commentRangeStart w:id="7"/>
      <w:r w:rsidRPr="00C64DF1">
        <w:rPr>
          <w:rFonts w:ascii="Arial" w:hAnsi="Arial" w:cs="Arial"/>
        </w:rPr>
        <w:t xml:space="preserve">solve the museum lacking in space, </w:t>
      </w:r>
      <w:commentRangeEnd w:id="7"/>
      <w:r w:rsidR="00793D03">
        <w:rPr>
          <w:rStyle w:val="a6"/>
        </w:rPr>
        <w:commentReference w:id="7"/>
      </w:r>
      <w:r w:rsidRPr="00C64DF1">
        <w:rPr>
          <w:rFonts w:ascii="Arial" w:hAnsi="Arial" w:cs="Arial"/>
        </w:rPr>
        <w:t xml:space="preserve">for virtual objects are no longer confined to the limited physical spaces of museums [10], [11]. Moreover, </w:t>
      </w:r>
      <w:commentRangeStart w:id="8"/>
      <w:r w:rsidRPr="00C64DF1">
        <w:rPr>
          <w:rFonts w:ascii="Arial" w:hAnsi="Arial" w:cs="Arial"/>
        </w:rPr>
        <w:t>some heritage</w:t>
      </w:r>
      <w:commentRangeEnd w:id="8"/>
      <w:r w:rsidR="00793D03">
        <w:rPr>
          <w:rStyle w:val="a6"/>
        </w:rPr>
        <w:commentReference w:id="8"/>
      </w:r>
      <w:r w:rsidRPr="00C64DF1">
        <w:rPr>
          <w:rFonts w:ascii="Arial" w:hAnsi="Arial" w:cs="Arial"/>
        </w:rPr>
        <w:t xml:space="preserve"> is sensitive to light and humidity and some cannot be exhibited, due to their </w:t>
      </w:r>
      <w:commentRangeStart w:id="9"/>
      <w:r w:rsidRPr="00C64DF1">
        <w:rPr>
          <w:rFonts w:ascii="Arial" w:hAnsi="Arial" w:cs="Arial"/>
        </w:rPr>
        <w:t>quality</w:t>
      </w:r>
      <w:commentRangeEnd w:id="9"/>
      <w:r w:rsidR="00793D03">
        <w:rPr>
          <w:rStyle w:val="a6"/>
        </w:rPr>
        <w:commentReference w:id="9"/>
      </w:r>
      <w:r w:rsidRPr="00C64DF1">
        <w:rPr>
          <w:rFonts w:ascii="Arial" w:hAnsi="Arial" w:cs="Arial"/>
        </w:rPr>
        <w:t xml:space="preserve">. Applying AR to </w:t>
      </w:r>
      <w:commentRangeStart w:id="10"/>
      <w:r w:rsidRPr="00C64DF1">
        <w:rPr>
          <w:rFonts w:ascii="Arial" w:hAnsi="Arial" w:cs="Arial"/>
        </w:rPr>
        <w:t xml:space="preserve">build virtual heritage </w:t>
      </w:r>
      <w:commentRangeEnd w:id="10"/>
      <w:r w:rsidR="00EB5D8C">
        <w:rPr>
          <w:rStyle w:val="a6"/>
        </w:rPr>
        <w:commentReference w:id="10"/>
      </w:r>
      <w:r w:rsidRPr="00C64DF1">
        <w:rPr>
          <w:rFonts w:ascii="Arial" w:hAnsi="Arial" w:cs="Arial"/>
        </w:rPr>
        <w:t xml:space="preserve">is available for visitors viewing. One thing to be noticed is that visitors like interactive multimedia but have no time or patience to focus on the number of details the multimedia provides [12]. </w:t>
      </w:r>
      <w:commentRangeStart w:id="11"/>
      <w:r w:rsidRPr="00C64DF1">
        <w:rPr>
          <w:rFonts w:ascii="Arial" w:hAnsi="Arial" w:cs="Arial"/>
        </w:rPr>
        <w:t>This phenomenon also happens in mobile apps. When creating an interactive program, the layout should be clean and easy to minimize memory load so that users can pay attention to the effect of the interactive interface.</w:t>
      </w:r>
      <w:commentRangeEnd w:id="11"/>
      <w:r w:rsidR="001B01E6">
        <w:rPr>
          <w:rStyle w:val="a6"/>
        </w:rPr>
        <w:commentReference w:id="11"/>
      </w:r>
    </w:p>
    <w:p w14:paraId="1CF98FE2" w14:textId="77777777" w:rsidR="00010238" w:rsidRPr="00C64DF1" w:rsidRDefault="00010238" w:rsidP="00010238">
      <w:pPr>
        <w:spacing w:beforeLines="50" w:before="156"/>
        <w:rPr>
          <w:rFonts w:ascii="Arial" w:hAnsi="Arial" w:cs="Arial"/>
        </w:rPr>
      </w:pPr>
    </w:p>
    <w:p w14:paraId="2D119D15" w14:textId="77777777" w:rsidR="00010238" w:rsidRPr="00C64DF1" w:rsidRDefault="00010238" w:rsidP="00010238">
      <w:pPr>
        <w:spacing w:line="480" w:lineRule="auto"/>
        <w:rPr>
          <w:rFonts w:ascii="Arial" w:hAnsi="Arial" w:cs="Arial"/>
          <w:b/>
          <w:sz w:val="24"/>
        </w:rPr>
      </w:pPr>
      <w:r w:rsidRPr="00C64DF1">
        <w:rPr>
          <w:rFonts w:ascii="Arial" w:hAnsi="Arial" w:cs="Arial"/>
          <w:b/>
          <w:sz w:val="24"/>
        </w:rPr>
        <w:t>Learning Motivation and Engagement</w:t>
      </w:r>
    </w:p>
    <w:p w14:paraId="17C3E927" w14:textId="77777777" w:rsidR="00010238" w:rsidRPr="00C64DF1" w:rsidRDefault="00010238" w:rsidP="00010238">
      <w:pPr>
        <w:rPr>
          <w:rFonts w:ascii="Arial" w:hAnsi="Arial" w:cs="Arial"/>
        </w:rPr>
      </w:pPr>
      <w:r w:rsidRPr="00C64DF1">
        <w:rPr>
          <w:rFonts w:ascii="Arial" w:hAnsi="Arial" w:cs="Arial"/>
        </w:rPr>
        <w:t>Research on learning motivation showed that visual attractiveness, reading experience, and feedback affect continued use intention [13]. They also indicate that learning and reading experience, confirmation of the system-user fit, and system function utilization determine intrinsic and extrinsic motivation [13]. Therefore, the interactive interface should be concise and readable, and the feedback brought by the interaction must be impressive enough to improve the motivation. Hardware and its interactive interface are part of the user experience [14]. Excellent hardware and interactive interface can attract people’s learning engagement. People will engage in learning when they realize the interactive interface is interesting and meaningful. Neale’s team researches virtual museums using touch interaction styles on a tablet interface and discusses the engagement outcome. They reported that users found it easier to rotate and scale virtual objects with a tablet interface, which resulted in a higher engagement than the desktop interface [15]. It indicates that users are more likely to engage in interfaces with greater interactivity. The direct relationship between the user’s touch and the interface effects makes users concentrate on learning [15].</w:t>
      </w:r>
    </w:p>
    <w:p w14:paraId="51D42B53" w14:textId="77777777" w:rsidR="00010238" w:rsidRPr="00C64DF1" w:rsidRDefault="00010238" w:rsidP="00010238">
      <w:pPr>
        <w:spacing w:beforeLines="50" w:before="156"/>
        <w:rPr>
          <w:rFonts w:ascii="Arial" w:hAnsi="Arial" w:cs="Arial"/>
        </w:rPr>
      </w:pPr>
      <w:r w:rsidRPr="00C64DF1">
        <w:rPr>
          <w:rFonts w:ascii="Arial" w:hAnsi="Arial" w:cs="Arial"/>
        </w:rPr>
        <w:lastRenderedPageBreak/>
        <w:t>Therefore, we propose H1 and H2:</w:t>
      </w:r>
    </w:p>
    <w:p w14:paraId="538EE4CB" w14:textId="77777777" w:rsidR="00010238" w:rsidRPr="00C64DF1" w:rsidRDefault="00010238" w:rsidP="00010238">
      <w:pPr>
        <w:rPr>
          <w:rFonts w:ascii="Arial" w:hAnsi="Arial" w:cs="Arial"/>
        </w:rPr>
      </w:pPr>
      <w:r w:rsidRPr="00C64DF1">
        <w:rPr>
          <w:rFonts w:ascii="Arial" w:hAnsi="Arial" w:cs="Arial"/>
        </w:rPr>
        <w:t xml:space="preserve">H1. Users are more motivated to learn with objects of which greater interactivity is afforded. </w:t>
      </w:r>
    </w:p>
    <w:p w14:paraId="2BEC3130" w14:textId="77777777" w:rsidR="00010238" w:rsidRPr="00C64DF1" w:rsidRDefault="00010238" w:rsidP="00010238">
      <w:pPr>
        <w:rPr>
          <w:rFonts w:ascii="Arial" w:hAnsi="Arial" w:cs="Arial"/>
        </w:rPr>
      </w:pPr>
      <w:r w:rsidRPr="00C64DF1">
        <w:rPr>
          <w:rFonts w:ascii="Arial" w:hAnsi="Arial" w:cs="Arial"/>
        </w:rPr>
        <w:t>H2. Users are more engaged with objects of which greater interactivity is afforded.</w:t>
      </w:r>
    </w:p>
    <w:p w14:paraId="1F27D86E" w14:textId="77777777" w:rsidR="00010238" w:rsidRPr="00C64DF1" w:rsidRDefault="00010238" w:rsidP="00010238">
      <w:pPr>
        <w:rPr>
          <w:rFonts w:ascii="Arial" w:hAnsi="Arial" w:cs="Arial"/>
        </w:rPr>
      </w:pPr>
    </w:p>
    <w:p w14:paraId="56A6AD35" w14:textId="77777777" w:rsidR="00010238" w:rsidRPr="00C64DF1" w:rsidRDefault="00010238" w:rsidP="00010238">
      <w:pPr>
        <w:spacing w:line="480" w:lineRule="auto"/>
        <w:rPr>
          <w:rFonts w:ascii="Arial" w:hAnsi="Arial" w:cs="Arial"/>
          <w:b/>
          <w:sz w:val="24"/>
        </w:rPr>
      </w:pPr>
      <w:r w:rsidRPr="00C64DF1">
        <w:rPr>
          <w:rFonts w:ascii="Arial" w:hAnsi="Arial" w:cs="Arial"/>
          <w:b/>
          <w:sz w:val="24"/>
        </w:rPr>
        <w:t>Learning with Tangible Objects</w:t>
      </w:r>
    </w:p>
    <w:p w14:paraId="534F9B67" w14:textId="77777777" w:rsidR="00010238" w:rsidRPr="00C64DF1" w:rsidRDefault="00010238" w:rsidP="00010238">
      <w:pPr>
        <w:rPr>
          <w:rFonts w:ascii="Arial" w:hAnsi="Arial" w:cs="Arial"/>
        </w:rPr>
      </w:pPr>
      <w:r w:rsidRPr="00C64DF1">
        <w:rPr>
          <w:rFonts w:ascii="Arial" w:hAnsi="Arial" w:cs="Arial"/>
        </w:rPr>
        <w:t xml:space="preserve">Interactive tabletop with the tangible interactive interface has learning potential. Unlike multi-touch surfaces, large projections, or individual display devices, the tangible interface enables direct, hands-on interaction with physical objects [6]. Using physical objects in the interactive interface can express information and enhance the ability to problem solving. Research [16] finds tangible objects in learning have a positive impact on learning performance and level of enjoyment. In addition, manipulating a physical object can give people an intuitive feeling. As users control the tangible object, the feedback from the virtual object will give them a strong understanding of what they act [17]. Li studied multiuser interaction with AR and VR in cultural heritage. The research creates a physical AR cube to let the user control. Users reported that holding the cube with digital artifacts is comparable to holding the objects in hand [10]. When equipping tangible objects to the interactive interface, the feedback obtained by the user through manipulating the tangible object can give users intensive feelings as if they are controlling the real cultural heritage. </w:t>
      </w:r>
    </w:p>
    <w:p w14:paraId="30098D65" w14:textId="77777777" w:rsidR="00010238" w:rsidRPr="00C64DF1" w:rsidRDefault="00010238" w:rsidP="00010238">
      <w:pPr>
        <w:rPr>
          <w:rFonts w:ascii="Arial" w:hAnsi="Arial" w:cs="Arial"/>
        </w:rPr>
      </w:pPr>
      <w:r w:rsidRPr="00C64DF1">
        <w:rPr>
          <w:rFonts w:ascii="Arial" w:hAnsi="Arial" w:cs="Arial"/>
        </w:rPr>
        <w:t xml:space="preserve">Therefore, we come up with the hypothesis: </w:t>
      </w:r>
    </w:p>
    <w:p w14:paraId="79822066" w14:textId="77777777" w:rsidR="00010238" w:rsidRPr="00C64DF1" w:rsidRDefault="00010238" w:rsidP="00010238">
      <w:pPr>
        <w:rPr>
          <w:rFonts w:ascii="Arial" w:hAnsi="Arial" w:cs="Arial"/>
        </w:rPr>
      </w:pPr>
      <w:r w:rsidRPr="00C64DF1">
        <w:rPr>
          <w:rFonts w:ascii="Arial" w:hAnsi="Arial" w:cs="Arial"/>
        </w:rPr>
        <w:t>H3. Users can achieve better learning outcomes when tangible interactions are afforded.</w:t>
      </w:r>
    </w:p>
    <w:p w14:paraId="1021D88D" w14:textId="77777777" w:rsidR="00010238" w:rsidRPr="00C64DF1" w:rsidRDefault="00010238" w:rsidP="00010238">
      <w:pPr>
        <w:rPr>
          <w:rFonts w:ascii="Arial" w:hAnsi="Arial" w:cs="Arial"/>
        </w:rPr>
      </w:pPr>
    </w:p>
    <w:p w14:paraId="7D7D577C" w14:textId="77777777" w:rsidR="00010238" w:rsidRPr="00C64DF1" w:rsidRDefault="00010238" w:rsidP="00010238">
      <w:pPr>
        <w:spacing w:line="480" w:lineRule="auto"/>
        <w:rPr>
          <w:rFonts w:ascii="Arial" w:hAnsi="Arial" w:cs="Arial"/>
          <w:b/>
          <w:sz w:val="24"/>
        </w:rPr>
      </w:pPr>
      <w:r w:rsidRPr="00C64DF1">
        <w:rPr>
          <w:rFonts w:ascii="Arial" w:hAnsi="Arial" w:cs="Arial"/>
          <w:b/>
          <w:sz w:val="24"/>
        </w:rPr>
        <w:t>Museum Experience and Hybrid Gifting</w:t>
      </w:r>
    </w:p>
    <w:p w14:paraId="4C922E13" w14:textId="77777777" w:rsidR="00010238" w:rsidRPr="00C64DF1" w:rsidRDefault="00010238" w:rsidP="00010238">
      <w:pPr>
        <w:rPr>
          <w:rFonts w:ascii="Arial" w:hAnsi="Arial" w:cs="Arial"/>
        </w:rPr>
      </w:pPr>
      <w:r w:rsidRPr="00C64DF1">
        <w:rPr>
          <w:rFonts w:ascii="Arial" w:hAnsi="Arial" w:cs="Arial"/>
        </w:rPr>
        <w:t>Many researchers are exploring what factors can improve the museum experience of visitors. Benford explains the concept of trajectories and demonstrates the relevance of trajectories and user experiences [19]. The trajectories can be defined as visiting journeys. The journey has elements like places, times, roles and interfaces. By analyzing trajectories, researchers will better understand the preference of each visitor and sense of experience.</w:t>
      </w:r>
    </w:p>
    <w:p w14:paraId="1EFE7CD3" w14:textId="77777777" w:rsidR="00010238" w:rsidRPr="00C64DF1" w:rsidRDefault="00010238" w:rsidP="00010238">
      <w:pPr>
        <w:rPr>
          <w:rFonts w:ascii="Arial" w:hAnsi="Arial" w:cs="Arial"/>
        </w:rPr>
      </w:pPr>
      <w:r w:rsidRPr="00C64DF1">
        <w:rPr>
          <w:rFonts w:ascii="Arial" w:hAnsi="Arial" w:cs="Arial"/>
        </w:rPr>
        <w:t>Elegant souvenirs or gifts increase visitors' favor of the museum to a certain extent. People regard gifts as the carrier of one experience. Gifting is also a way of sharing and building the relationship. When talking about the museum, gifting can spread culture and raise popularity. The idea of combing digital and physical materials into gifts increases the possibilities and flexibility of sending gifts and enriches the experience of digital gifts as well [20]. One type of hybrid gift overlays digital layers on physical artifacts or settings to be implemented [20]. It can provide a digital experience based on physical objects in various methods of design. Thus, it is meaningful to investigate what kind of gifts users prefer to buy as souvenirs.</w:t>
      </w:r>
    </w:p>
    <w:p w14:paraId="2407700A" w14:textId="77777777" w:rsidR="00010238" w:rsidRPr="00C64DF1" w:rsidRDefault="00010238" w:rsidP="00010238">
      <w:pPr>
        <w:widowControl/>
        <w:jc w:val="left"/>
        <w:rPr>
          <w:rFonts w:ascii="Arial" w:hAnsi="Arial" w:cs="Arial"/>
        </w:rPr>
      </w:pPr>
      <w:r w:rsidRPr="00C64DF1">
        <w:rPr>
          <w:rFonts w:ascii="Arial" w:hAnsi="Arial" w:cs="Arial"/>
        </w:rPr>
        <w:br w:type="page"/>
      </w:r>
    </w:p>
    <w:p w14:paraId="4C61EAC0" w14:textId="77777777" w:rsidR="00010238" w:rsidRPr="00C64DF1" w:rsidRDefault="00010238" w:rsidP="00010238">
      <w:pPr>
        <w:rPr>
          <w:rFonts w:ascii="Arial" w:hAnsi="Arial" w:cs="Arial"/>
          <w:b/>
          <w:sz w:val="28"/>
          <w:szCs w:val="28"/>
        </w:rPr>
      </w:pPr>
      <w:r w:rsidRPr="00C64DF1">
        <w:rPr>
          <w:rFonts w:ascii="Arial" w:hAnsi="Arial" w:cs="Arial"/>
          <w:b/>
          <w:sz w:val="28"/>
          <w:szCs w:val="28"/>
        </w:rPr>
        <w:lastRenderedPageBreak/>
        <w:t>Implemented Design</w:t>
      </w:r>
    </w:p>
    <w:p w14:paraId="6377ADA7" w14:textId="3BEB64F2" w:rsidR="00010238" w:rsidRPr="00C64DF1" w:rsidRDefault="00010238" w:rsidP="00010238">
      <w:pPr>
        <w:rPr>
          <w:rFonts w:ascii="Arial" w:hAnsi="Arial" w:cs="Arial"/>
        </w:rPr>
      </w:pPr>
      <w:r w:rsidRPr="00C64DF1">
        <w:rPr>
          <w:rFonts w:ascii="Arial" w:hAnsi="Arial" w:cs="Arial"/>
        </w:rPr>
        <w:t xml:space="preserve">We implemented three </w:t>
      </w:r>
      <w:r w:rsidR="00286C6D">
        <w:rPr>
          <w:rFonts w:ascii="Arial" w:hAnsi="Arial" w:cs="Arial"/>
        </w:rPr>
        <w:t>interaction interfaces</w:t>
      </w:r>
      <w:r w:rsidRPr="00C64DF1">
        <w:rPr>
          <w:rFonts w:ascii="Arial" w:hAnsi="Arial" w:cs="Arial"/>
        </w:rPr>
        <w:t xml:space="preserve"> in our comparative user study: Leaflet (baseline), Postcard</w:t>
      </w:r>
      <w:r w:rsidR="00286C6D">
        <w:rPr>
          <w:rFonts w:ascii="Arial" w:hAnsi="Arial" w:cs="Arial"/>
        </w:rPr>
        <w:t xml:space="preserve"> AR</w:t>
      </w:r>
      <w:r w:rsidRPr="00C64DF1">
        <w:rPr>
          <w:rFonts w:ascii="Arial" w:hAnsi="Arial" w:cs="Arial"/>
        </w:rPr>
        <w:t>, and CubeMuseum</w:t>
      </w:r>
      <w:r w:rsidR="00286C6D">
        <w:rPr>
          <w:rFonts w:ascii="Arial" w:hAnsi="Arial" w:cs="Arial"/>
        </w:rPr>
        <w:t xml:space="preserve"> AR</w:t>
      </w:r>
      <w:r w:rsidRPr="00C64DF1">
        <w:rPr>
          <w:rFonts w:ascii="Arial" w:hAnsi="Arial" w:cs="Arial"/>
        </w:rPr>
        <w:t xml:space="preserve">. </w:t>
      </w:r>
    </w:p>
    <w:p w14:paraId="014DBAB6" w14:textId="77777777" w:rsidR="00010238" w:rsidRPr="00C64DF1" w:rsidRDefault="00010238" w:rsidP="00010238">
      <w:pPr>
        <w:spacing w:line="360" w:lineRule="auto"/>
        <w:rPr>
          <w:rFonts w:ascii="Arial" w:hAnsi="Arial" w:cs="Arial"/>
          <w:b/>
          <w:i/>
          <w:sz w:val="20"/>
        </w:rPr>
      </w:pPr>
      <w:r w:rsidRPr="00C64DF1">
        <w:rPr>
          <w:rFonts w:ascii="Arial" w:hAnsi="Arial" w:cs="Arial"/>
          <w:b/>
          <w:i/>
          <w:sz w:val="20"/>
        </w:rPr>
        <w:t>Leaflet</w:t>
      </w:r>
    </w:p>
    <w:p w14:paraId="1E007FD5" w14:textId="34EC4DC4" w:rsidR="00010238" w:rsidRPr="00C64DF1" w:rsidRDefault="00286C6D" w:rsidP="00010238">
      <w:pPr>
        <w:rPr>
          <w:rFonts w:ascii="Arial" w:hAnsi="Arial" w:cs="Arial"/>
        </w:rPr>
      </w:pPr>
      <w:r>
        <w:rPr>
          <w:rFonts w:ascii="Arial" w:hAnsi="Arial" w:cs="Arial"/>
        </w:rPr>
        <w:t>Based on the</w:t>
      </w:r>
      <w:r w:rsidRPr="00C64DF1">
        <w:rPr>
          <w:rFonts w:ascii="Arial" w:hAnsi="Arial" w:cs="Arial"/>
        </w:rPr>
        <w:t xml:space="preserve"> </w:t>
      </w:r>
      <w:r w:rsidR="00010238" w:rsidRPr="00C64DF1">
        <w:rPr>
          <w:rFonts w:ascii="Arial" w:hAnsi="Arial" w:cs="Arial"/>
        </w:rPr>
        <w:t xml:space="preserve">traditional paper media, </w:t>
      </w:r>
      <w:r>
        <w:rPr>
          <w:rFonts w:ascii="Arial" w:hAnsi="Arial" w:cs="Arial"/>
        </w:rPr>
        <w:t>L</w:t>
      </w:r>
      <w:r w:rsidRPr="00C64DF1">
        <w:rPr>
          <w:rFonts w:ascii="Arial" w:hAnsi="Arial" w:cs="Arial"/>
        </w:rPr>
        <w:t xml:space="preserve">eaflet </w:t>
      </w:r>
      <w:r>
        <w:rPr>
          <w:rFonts w:ascii="Arial" w:hAnsi="Arial" w:cs="Arial"/>
        </w:rPr>
        <w:t>presents</w:t>
      </w:r>
      <w:r w:rsidRPr="00C64DF1">
        <w:rPr>
          <w:rFonts w:ascii="Arial" w:hAnsi="Arial" w:cs="Arial"/>
        </w:rPr>
        <w:t xml:space="preserve"> </w:t>
      </w:r>
      <w:r>
        <w:rPr>
          <w:rFonts w:ascii="Arial" w:hAnsi="Arial" w:cs="Arial"/>
        </w:rPr>
        <w:t>users with an</w:t>
      </w:r>
      <w:r w:rsidRPr="00C64DF1">
        <w:rPr>
          <w:rFonts w:ascii="Arial" w:hAnsi="Arial" w:cs="Arial"/>
        </w:rPr>
        <w:t xml:space="preserve"> </w:t>
      </w:r>
      <w:r w:rsidR="00010238" w:rsidRPr="00C64DF1">
        <w:rPr>
          <w:rFonts w:ascii="Arial" w:hAnsi="Arial" w:cs="Arial"/>
        </w:rPr>
        <w:t>exquisite design with imagesand text</w:t>
      </w:r>
      <w:r>
        <w:rPr>
          <w:rFonts w:ascii="Arial" w:hAnsi="Arial" w:cs="Arial"/>
        </w:rPr>
        <w:t xml:space="preserve"> information about cultural artifacts</w:t>
      </w:r>
      <w:r w:rsidR="00010238" w:rsidRPr="00C64DF1">
        <w:rPr>
          <w:rFonts w:ascii="Arial" w:hAnsi="Arial" w:cs="Arial"/>
        </w:rPr>
        <w:t xml:space="preserve">. It is </w:t>
      </w:r>
      <w:r>
        <w:rPr>
          <w:rFonts w:ascii="Arial" w:hAnsi="Arial" w:cs="Arial"/>
        </w:rPr>
        <w:t>arguably the most adopted approach</w:t>
      </w:r>
      <w:r w:rsidR="00010238" w:rsidRPr="00C64DF1">
        <w:rPr>
          <w:rFonts w:ascii="Arial" w:hAnsi="Arial" w:cs="Arial"/>
        </w:rPr>
        <w:t>in museum</w:t>
      </w:r>
      <w:r>
        <w:rPr>
          <w:rFonts w:ascii="Arial" w:hAnsi="Arial" w:cs="Arial"/>
        </w:rPr>
        <w:t>s</w:t>
      </w:r>
      <w:r w:rsidR="00010238" w:rsidRPr="00C64DF1">
        <w:rPr>
          <w:rFonts w:ascii="Arial" w:hAnsi="Arial" w:cs="Arial"/>
        </w:rPr>
        <w:t xml:space="preserve"> </w:t>
      </w:r>
      <w:r>
        <w:rPr>
          <w:rFonts w:ascii="Arial" w:hAnsi="Arial" w:cs="Arial"/>
        </w:rPr>
        <w:t xml:space="preserve">to present </w:t>
      </w:r>
      <w:r w:rsidR="00010238" w:rsidRPr="00C64DF1">
        <w:rPr>
          <w:rFonts w:ascii="Arial" w:hAnsi="Arial" w:cs="Arial"/>
        </w:rPr>
        <w:t xml:space="preserve">relic introduction for propaganda. The </w:t>
      </w:r>
      <w:r>
        <w:rPr>
          <w:rFonts w:ascii="Arial" w:hAnsi="Arial" w:cs="Arial"/>
        </w:rPr>
        <w:t>L</w:t>
      </w:r>
      <w:r w:rsidRPr="00C64DF1">
        <w:rPr>
          <w:rFonts w:ascii="Arial" w:hAnsi="Arial" w:cs="Arial"/>
        </w:rPr>
        <w:t xml:space="preserve">eaflet </w:t>
      </w:r>
      <w:r w:rsidR="00010238" w:rsidRPr="00C64DF1">
        <w:rPr>
          <w:rFonts w:ascii="Arial" w:hAnsi="Arial" w:cs="Arial"/>
        </w:rPr>
        <w:t>is created using commercially available image processing software, Photoshop, developed by Adobe software. The leaflet dimensions were 21 x 29.7 centimeters (</w:t>
      </w:r>
      <w:r>
        <w:rPr>
          <w:rFonts w:ascii="Arial" w:hAnsi="Arial" w:cs="Arial"/>
        </w:rPr>
        <w:t>A</w:t>
      </w:r>
      <w:r w:rsidRPr="00C64DF1">
        <w:rPr>
          <w:rFonts w:ascii="Arial" w:hAnsi="Arial" w:cs="Arial"/>
        </w:rPr>
        <w:t>4</w:t>
      </w:r>
      <w:r w:rsidR="00010238" w:rsidRPr="00C64DF1">
        <w:rPr>
          <w:rFonts w:ascii="Arial" w:hAnsi="Arial" w:cs="Arial"/>
        </w:rPr>
        <w:t xml:space="preserve">) which adopt the threefold with double-sided design. It </w:t>
      </w:r>
      <w:r>
        <w:rPr>
          <w:rFonts w:ascii="Arial" w:hAnsi="Arial" w:cs="Arial"/>
        </w:rPr>
        <w:t>presents</w:t>
      </w:r>
      <w:r w:rsidRPr="00C64DF1">
        <w:rPr>
          <w:rFonts w:ascii="Arial" w:hAnsi="Arial" w:cs="Arial"/>
        </w:rPr>
        <w:t xml:space="preserve"> </w:t>
      </w:r>
      <w:r w:rsidR="00010238" w:rsidRPr="00C64DF1">
        <w:rPr>
          <w:rFonts w:ascii="Arial" w:hAnsi="Arial" w:cs="Arial"/>
        </w:rPr>
        <w:t>four</w:t>
      </w:r>
      <w:r>
        <w:rPr>
          <w:rFonts w:ascii="Arial" w:hAnsi="Arial" w:cs="Arial"/>
        </w:rPr>
        <w:t xml:space="preserve"> cultural</w:t>
      </w:r>
      <w:r w:rsidR="00010238" w:rsidRPr="00C64DF1">
        <w:rPr>
          <w:rFonts w:ascii="Arial" w:hAnsi="Arial" w:cs="Arial"/>
        </w:rPr>
        <w:t xml:space="preserve"> artifacts with images and their basic information</w:t>
      </w:r>
      <w:r>
        <w:rPr>
          <w:rFonts w:ascii="Arial" w:hAnsi="Arial" w:cs="Arial"/>
        </w:rPr>
        <w:t xml:space="preserve">, including the name, </w:t>
      </w:r>
      <w:r w:rsidR="006370B1">
        <w:rPr>
          <w:rFonts w:ascii="Arial" w:hAnsi="Arial" w:cs="Arial"/>
        </w:rPr>
        <w:t xml:space="preserve">material, </w:t>
      </w:r>
      <w:r>
        <w:rPr>
          <w:rFonts w:ascii="Arial" w:hAnsi="Arial" w:cs="Arial"/>
        </w:rPr>
        <w:t xml:space="preserve">cultural period, </w:t>
      </w:r>
      <w:r w:rsidR="006370B1">
        <w:rPr>
          <w:rFonts w:ascii="Arial" w:hAnsi="Arial" w:cs="Arial"/>
        </w:rPr>
        <w:t xml:space="preserve">affiliated </w:t>
      </w:r>
      <w:r>
        <w:rPr>
          <w:rFonts w:ascii="Arial" w:hAnsi="Arial" w:cs="Arial"/>
        </w:rPr>
        <w:t>museum, and a paragraph of descriptions and stories.</w:t>
      </w:r>
      <w:r w:rsidR="00010238" w:rsidRPr="00C64DF1">
        <w:rPr>
          <w:rFonts w:ascii="Arial" w:hAnsi="Arial" w:cs="Arial"/>
        </w:rPr>
        <w:t>(see Fig. 2).</w:t>
      </w:r>
    </w:p>
    <w:p w14:paraId="1434CC33" w14:textId="77777777" w:rsidR="00010238" w:rsidRPr="00C64DF1" w:rsidRDefault="00010238" w:rsidP="00010238">
      <w:pPr>
        <w:jc w:val="center"/>
        <w:rPr>
          <w:rFonts w:ascii="Arial" w:hAnsi="Arial" w:cs="Arial"/>
          <w:color w:val="333333"/>
          <w:sz w:val="20"/>
          <w:szCs w:val="20"/>
        </w:rPr>
      </w:pPr>
      <w:r w:rsidRPr="00C64DF1">
        <w:rPr>
          <w:rFonts w:ascii="Arial" w:hAnsi="Arial" w:cs="Arial"/>
        </w:rPr>
        <w:t xml:space="preserve"> </w:t>
      </w:r>
      <w:r w:rsidRPr="00C64DF1">
        <w:rPr>
          <w:rFonts w:ascii="Arial" w:hAnsi="Arial" w:cs="Arial"/>
          <w:noProof/>
        </w:rPr>
        <w:drawing>
          <wp:inline distT="0" distB="0" distL="0" distR="0" wp14:anchorId="630CBA18" wp14:editId="7A4C065A">
            <wp:extent cx="2988617" cy="92240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61"/>
                    <a:stretch/>
                  </pic:blipFill>
                  <pic:spPr bwMode="auto">
                    <a:xfrm>
                      <a:off x="0" y="0"/>
                      <a:ext cx="3059127" cy="944171"/>
                    </a:xfrm>
                    <a:prstGeom prst="rect">
                      <a:avLst/>
                    </a:prstGeom>
                    <a:ln>
                      <a:noFill/>
                    </a:ln>
                    <a:extLst>
                      <a:ext uri="{53640926-AAD7-44D8-BBD7-CCE9431645EC}">
                        <a14:shadowObscured xmlns:a14="http://schemas.microsoft.com/office/drawing/2010/main"/>
                      </a:ext>
                    </a:extLst>
                  </pic:spPr>
                </pic:pic>
              </a:graphicData>
            </a:graphic>
          </wp:inline>
        </w:drawing>
      </w:r>
      <w:r w:rsidRPr="00C64DF1">
        <w:rPr>
          <w:rFonts w:ascii="Arial" w:hAnsi="Arial" w:cs="Arial"/>
        </w:rPr>
        <w:t xml:space="preserve">                    </w:t>
      </w:r>
    </w:p>
    <w:p w14:paraId="488A79E2" w14:textId="177FA2EB" w:rsidR="00010238" w:rsidRPr="00C64DF1" w:rsidRDefault="00010238" w:rsidP="00010238">
      <w:pPr>
        <w:jc w:val="center"/>
        <w:rPr>
          <w:rFonts w:ascii="Arial" w:hAnsi="Arial" w:cs="Arial"/>
          <w:sz w:val="20"/>
        </w:rPr>
      </w:pPr>
      <w:r w:rsidRPr="00C64DF1">
        <w:rPr>
          <w:rFonts w:ascii="Arial" w:hAnsi="Arial" w:cs="Arial"/>
          <w:sz w:val="18"/>
        </w:rPr>
        <w:t>Figure 2. Demonstration of Leaflet. (a) A user using the Leaflet; (b) The physical Leaflet</w:t>
      </w:r>
      <w:ins w:id="12" w:author="Yue Li" w:date="2021-08-31T12:08:00Z">
        <w:r w:rsidR="00465AC6">
          <w:rPr>
            <w:rFonts w:ascii="Arial" w:hAnsi="Arial" w:cs="Arial"/>
            <w:sz w:val="18"/>
          </w:rPr>
          <w:t xml:space="preserve"> with text descriptions of artifacts</w:t>
        </w:r>
      </w:ins>
      <w:r w:rsidRPr="00C64DF1">
        <w:rPr>
          <w:rFonts w:ascii="Arial" w:hAnsi="Arial" w:cs="Arial"/>
          <w:sz w:val="18"/>
        </w:rPr>
        <w:t>.</w:t>
      </w:r>
    </w:p>
    <w:p w14:paraId="0372C1E3" w14:textId="77777777" w:rsidR="00010238" w:rsidRPr="00C64DF1" w:rsidRDefault="00010238" w:rsidP="00010238">
      <w:pPr>
        <w:spacing w:line="360" w:lineRule="auto"/>
        <w:rPr>
          <w:rFonts w:ascii="Arial" w:hAnsi="Arial" w:cs="Arial"/>
          <w:b/>
          <w:i/>
          <w:sz w:val="20"/>
        </w:rPr>
      </w:pPr>
      <w:r w:rsidRPr="00C64DF1">
        <w:rPr>
          <w:rFonts w:ascii="Arial" w:hAnsi="Arial" w:cs="Arial"/>
          <w:b/>
          <w:i/>
          <w:sz w:val="20"/>
        </w:rPr>
        <w:t>Postcard</w:t>
      </w:r>
      <w:r w:rsidR="00286C6D">
        <w:rPr>
          <w:rFonts w:ascii="Arial" w:hAnsi="Arial" w:cs="Arial"/>
          <w:b/>
          <w:i/>
          <w:sz w:val="20"/>
        </w:rPr>
        <w:t xml:space="preserve"> AR</w:t>
      </w:r>
    </w:p>
    <w:p w14:paraId="6484D71D" w14:textId="1B8DB5C4" w:rsidR="00010238" w:rsidRPr="00C64DF1" w:rsidRDefault="00F719EE" w:rsidP="00010238">
      <w:pPr>
        <w:rPr>
          <w:rStyle w:val="src"/>
          <w:rFonts w:ascii="Arial" w:hAnsi="Arial" w:cs="Arial"/>
        </w:rPr>
      </w:pPr>
      <w:r>
        <w:rPr>
          <w:rFonts w:ascii="Arial" w:hAnsi="Arial" w:cs="Arial"/>
        </w:rPr>
        <w:t xml:space="preserve">The design of Postcard AR is inspired by </w:t>
      </w:r>
      <w:r w:rsidR="00010238" w:rsidRPr="00C64DF1">
        <w:rPr>
          <w:rFonts w:ascii="Arial" w:hAnsi="Arial" w:cs="Arial"/>
        </w:rPr>
        <w:t xml:space="preserve">the Magic Book </w:t>
      </w:r>
      <w:r>
        <w:rPr>
          <w:rFonts w:ascii="Arial" w:hAnsi="Arial" w:cs="Arial"/>
        </w:rPr>
        <w:t>concept</w:t>
      </w:r>
      <w:r w:rsidR="00010238" w:rsidRPr="00C64DF1">
        <w:rPr>
          <w:rFonts w:ascii="Arial" w:hAnsi="Arial" w:cs="Arial"/>
        </w:rPr>
        <w:t xml:space="preserve"> proposed by Billing</w:t>
      </w:r>
      <w:r w:rsidR="008A1180">
        <w:rPr>
          <w:rFonts w:ascii="Arial" w:hAnsi="Arial" w:cs="Arial"/>
        </w:rPr>
        <w:t>h</w:t>
      </w:r>
      <w:r w:rsidR="00010238" w:rsidRPr="00C64DF1">
        <w:rPr>
          <w:rFonts w:ascii="Arial" w:hAnsi="Arial" w:cs="Arial"/>
        </w:rPr>
        <w:t>urst</w:t>
      </w:r>
      <w:r w:rsidR="008A1180">
        <w:rPr>
          <w:rFonts w:ascii="Arial" w:hAnsi="Arial" w:cs="Arial"/>
        </w:rPr>
        <w:t xml:space="preserve"> et al.</w:t>
      </w:r>
      <w:r w:rsidR="00010238" w:rsidRPr="00C64DF1">
        <w:rPr>
          <w:rFonts w:ascii="Arial" w:hAnsi="Arial" w:cs="Arial"/>
        </w:rPr>
        <w:t xml:space="preserve"> [21]. </w:t>
      </w:r>
      <w:r>
        <w:rPr>
          <w:rFonts w:ascii="Arial" w:hAnsi="Arial" w:cs="Arial"/>
        </w:rPr>
        <w:t>They presented</w:t>
      </w:r>
      <w:r w:rsidRPr="00C64DF1">
        <w:rPr>
          <w:rFonts w:ascii="Arial" w:hAnsi="Arial" w:cs="Arial"/>
        </w:rPr>
        <w:t xml:space="preserve"> </w:t>
      </w:r>
      <w:r>
        <w:rPr>
          <w:rFonts w:ascii="Arial" w:hAnsi="Arial" w:cs="Arial"/>
        </w:rPr>
        <w:t xml:space="preserve">a prototype </w:t>
      </w:r>
      <w:r w:rsidR="00010238" w:rsidRPr="00C64DF1">
        <w:rPr>
          <w:rFonts w:ascii="Arial" w:hAnsi="Arial" w:cs="Arial"/>
        </w:rPr>
        <w:t xml:space="preserve">based on AR image recognition technology, including AR image recognition software and a </w:t>
      </w:r>
      <w:r>
        <w:rPr>
          <w:rFonts w:ascii="Arial" w:hAnsi="Arial" w:cs="Arial"/>
        </w:rPr>
        <w:t>physical</w:t>
      </w:r>
      <w:r w:rsidRPr="00C64DF1">
        <w:rPr>
          <w:rFonts w:ascii="Arial" w:hAnsi="Arial" w:cs="Arial"/>
        </w:rPr>
        <w:t xml:space="preserve"> </w:t>
      </w:r>
      <w:r w:rsidR="00010238" w:rsidRPr="00C64DF1">
        <w:rPr>
          <w:rFonts w:ascii="Arial" w:hAnsi="Arial" w:cs="Arial"/>
        </w:rPr>
        <w:t>book</w:t>
      </w:r>
      <w:r>
        <w:rPr>
          <w:rFonts w:ascii="Arial" w:hAnsi="Arial" w:cs="Arial"/>
        </w:rPr>
        <w:t xml:space="preserve"> with image targets</w:t>
      </w:r>
      <w:r w:rsidR="00010238" w:rsidRPr="00C64DF1">
        <w:rPr>
          <w:rFonts w:ascii="Arial" w:hAnsi="Arial" w:cs="Arial"/>
        </w:rPr>
        <w:t xml:space="preserve"> [22]. </w:t>
      </w:r>
      <w:r>
        <w:rPr>
          <w:rFonts w:ascii="Arial" w:hAnsi="Arial" w:cs="Arial"/>
        </w:rPr>
        <w:t>Users</w:t>
      </w:r>
      <w:r w:rsidR="00010238" w:rsidRPr="00C64DF1">
        <w:rPr>
          <w:rFonts w:ascii="Arial" w:hAnsi="Arial" w:cs="Arial"/>
        </w:rPr>
        <w:t xml:space="preserve"> can scan </w:t>
      </w:r>
      <w:r>
        <w:rPr>
          <w:rFonts w:ascii="Arial" w:hAnsi="Arial" w:cs="Arial"/>
        </w:rPr>
        <w:t xml:space="preserve">the </w:t>
      </w:r>
      <w:r w:rsidR="00010238" w:rsidRPr="00C64DF1">
        <w:rPr>
          <w:rFonts w:ascii="Arial" w:hAnsi="Arial" w:cs="Arial"/>
        </w:rPr>
        <w:t>image</w:t>
      </w:r>
      <w:r>
        <w:rPr>
          <w:rFonts w:ascii="Arial" w:hAnsi="Arial" w:cs="Arial"/>
        </w:rPr>
        <w:t xml:space="preserve"> target</w:t>
      </w:r>
      <w:r w:rsidR="00010238" w:rsidRPr="00C64DF1">
        <w:rPr>
          <w:rFonts w:ascii="Arial" w:hAnsi="Arial" w:cs="Arial"/>
        </w:rPr>
        <w:t xml:space="preserve">s from </w:t>
      </w:r>
      <w:r>
        <w:rPr>
          <w:rFonts w:ascii="Arial" w:hAnsi="Arial" w:cs="Arial"/>
        </w:rPr>
        <w:t>the</w:t>
      </w:r>
      <w:r w:rsidR="00010238" w:rsidRPr="00C64DF1">
        <w:rPr>
          <w:rFonts w:ascii="Arial" w:hAnsi="Arial" w:cs="Arial"/>
        </w:rPr>
        <w:t xml:space="preserve"> book to </w:t>
      </w:r>
      <w:r>
        <w:rPr>
          <w:rFonts w:ascii="Arial" w:hAnsi="Arial" w:cs="Arial"/>
        </w:rPr>
        <w:t>trigger</w:t>
      </w:r>
      <w:r w:rsidRPr="00C64DF1">
        <w:rPr>
          <w:rFonts w:ascii="Arial" w:hAnsi="Arial" w:cs="Arial"/>
        </w:rPr>
        <w:t xml:space="preserve"> </w:t>
      </w:r>
      <w:r w:rsidR="00010238" w:rsidRPr="00C64DF1">
        <w:rPr>
          <w:rFonts w:ascii="Arial" w:hAnsi="Arial" w:cs="Arial"/>
        </w:rPr>
        <w:t xml:space="preserve">corresponding digital information. In this study, we </w:t>
      </w:r>
      <w:r>
        <w:rPr>
          <w:rFonts w:ascii="Arial" w:hAnsi="Arial" w:cs="Arial"/>
        </w:rPr>
        <w:t>apply</w:t>
      </w:r>
      <w:r w:rsidRPr="00C64DF1">
        <w:rPr>
          <w:rFonts w:ascii="Arial" w:hAnsi="Arial" w:cs="Arial"/>
        </w:rPr>
        <w:t xml:space="preserve"> </w:t>
      </w:r>
      <w:r w:rsidR="00010238" w:rsidRPr="00C64DF1">
        <w:rPr>
          <w:rFonts w:ascii="Arial" w:hAnsi="Arial" w:cs="Arial"/>
        </w:rPr>
        <w:t xml:space="preserve">the </w:t>
      </w:r>
      <w:r>
        <w:rPr>
          <w:rFonts w:ascii="Arial" w:hAnsi="Arial" w:cs="Arial"/>
        </w:rPr>
        <w:t>Magic Book design</w:t>
      </w:r>
      <w:r w:rsidR="00010238" w:rsidRPr="00C64DF1">
        <w:rPr>
          <w:rFonts w:ascii="Arial" w:hAnsi="Arial" w:cs="Arial"/>
        </w:rPr>
        <w:t xml:space="preserve"> to the museum souvenir postcard</w:t>
      </w:r>
      <w:r>
        <w:rPr>
          <w:rFonts w:ascii="Arial" w:hAnsi="Arial" w:cs="Arial"/>
        </w:rPr>
        <w:t>.</w:t>
      </w:r>
      <w:r w:rsidR="00010238" w:rsidRPr="00C64DF1">
        <w:rPr>
          <w:rFonts w:ascii="Arial" w:hAnsi="Arial" w:cs="Arial"/>
        </w:rPr>
        <w:t xml:space="preserve"> </w:t>
      </w:r>
      <w:r>
        <w:rPr>
          <w:rFonts w:ascii="Arial" w:hAnsi="Arial" w:cs="Arial"/>
        </w:rPr>
        <w:t>We</w:t>
      </w:r>
      <w:r w:rsidRPr="00C64DF1">
        <w:rPr>
          <w:rFonts w:ascii="Arial" w:hAnsi="Arial" w:cs="Arial"/>
        </w:rPr>
        <w:t xml:space="preserve"> </w:t>
      </w:r>
      <w:r w:rsidR="00010238" w:rsidRPr="00C64DF1">
        <w:rPr>
          <w:rFonts w:ascii="Arial" w:hAnsi="Arial" w:cs="Arial"/>
        </w:rPr>
        <w:t xml:space="preserve">adopt </w:t>
      </w:r>
      <w:del w:id="13" w:author="Yue Li" w:date="2021-08-31T10:13:00Z">
        <w:r w:rsidDel="00372E9F">
          <w:rPr>
            <w:rFonts w:ascii="Arial" w:hAnsi="Arial" w:cs="Arial"/>
          </w:rPr>
          <w:delText>a</w:delText>
        </w:r>
        <w:r w:rsidRPr="00C64DF1" w:rsidDel="00372E9F">
          <w:rPr>
            <w:rFonts w:ascii="Arial" w:hAnsi="Arial" w:cs="Arial"/>
          </w:rPr>
          <w:delText xml:space="preserve"> </w:delText>
        </w:r>
        <w:r w:rsidR="00010238" w:rsidRPr="00C64DF1" w:rsidDel="00372E9F">
          <w:rPr>
            <w:rFonts w:ascii="Arial" w:hAnsi="Arial" w:cs="Arial"/>
          </w:rPr>
          <w:delText xml:space="preserve"> standard</w:delText>
        </w:r>
      </w:del>
      <w:ins w:id="14" w:author="Yue Li" w:date="2021-08-31T10:13:00Z">
        <w:r w:rsidR="00372E9F">
          <w:rPr>
            <w:rFonts w:ascii="Arial" w:hAnsi="Arial" w:cs="Arial"/>
          </w:rPr>
          <w:t>a</w:t>
        </w:r>
        <w:r w:rsidR="00372E9F" w:rsidRPr="00C64DF1">
          <w:rPr>
            <w:rFonts w:ascii="Arial" w:hAnsi="Arial" w:cs="Arial"/>
          </w:rPr>
          <w:t xml:space="preserve"> standard</w:t>
        </w:r>
      </w:ins>
      <w:r w:rsidR="00010238" w:rsidRPr="00C64DF1">
        <w:rPr>
          <w:rFonts w:ascii="Arial" w:hAnsi="Arial" w:cs="Arial"/>
        </w:rPr>
        <w:t xml:space="preserve"> </w:t>
      </w:r>
      <w:r>
        <w:rPr>
          <w:rFonts w:ascii="Arial" w:hAnsi="Arial" w:cs="Arial"/>
        </w:rPr>
        <w:t xml:space="preserve">postcard </w:t>
      </w:r>
      <w:r w:rsidR="00010238" w:rsidRPr="00C64DF1">
        <w:rPr>
          <w:rFonts w:ascii="Arial" w:hAnsi="Arial" w:cs="Arial"/>
        </w:rPr>
        <w:t>size</w:t>
      </w:r>
      <w:r>
        <w:rPr>
          <w:rFonts w:ascii="Arial" w:hAnsi="Arial" w:cs="Arial"/>
        </w:rPr>
        <w:t xml:space="preserve"> of</w:t>
      </w:r>
      <w:r w:rsidR="00010238" w:rsidRPr="00C64DF1">
        <w:rPr>
          <w:rFonts w:ascii="Arial" w:hAnsi="Arial" w:cs="Arial"/>
        </w:rPr>
        <w:t xml:space="preserve"> 14.8 x 10 centimeters. </w:t>
      </w:r>
      <w:r>
        <w:rPr>
          <w:rFonts w:ascii="Arial" w:hAnsi="Arial" w:cs="Arial"/>
        </w:rPr>
        <w:t>Users</w:t>
      </w:r>
      <w:r w:rsidR="00010238" w:rsidRPr="00C64DF1">
        <w:rPr>
          <w:rFonts w:ascii="Arial" w:hAnsi="Arial" w:cs="Arial"/>
        </w:rPr>
        <w:t xml:space="preserve"> can </w:t>
      </w:r>
      <w:r>
        <w:rPr>
          <w:rFonts w:ascii="Arial" w:hAnsi="Arial" w:cs="Arial"/>
        </w:rPr>
        <w:t xml:space="preserve">view the </w:t>
      </w:r>
      <w:ins w:id="15" w:author="Yue Li" w:date="2021-08-31T10:13:00Z">
        <w:r w:rsidR="00372E9F">
          <w:rPr>
            <w:rFonts w:ascii="Arial" w:hAnsi="Arial" w:cs="Arial"/>
          </w:rPr>
          <w:t xml:space="preserve">artifact </w:t>
        </w:r>
      </w:ins>
      <w:r>
        <w:rPr>
          <w:rFonts w:ascii="Arial" w:hAnsi="Arial" w:cs="Arial"/>
        </w:rPr>
        <w:t xml:space="preserve">image and </w:t>
      </w:r>
      <w:r w:rsidR="00010238" w:rsidRPr="00C64DF1">
        <w:rPr>
          <w:rFonts w:ascii="Arial" w:hAnsi="Arial" w:cs="Arial"/>
        </w:rPr>
        <w:t xml:space="preserve">read the text </w:t>
      </w:r>
      <w:ins w:id="16" w:author="Yue Li" w:date="2021-08-31T10:13:00Z">
        <w:r w:rsidR="00372E9F">
          <w:rPr>
            <w:rFonts w:ascii="Arial" w:hAnsi="Arial" w:cs="Arial"/>
          </w:rPr>
          <w:t xml:space="preserve">descriptions </w:t>
        </w:r>
      </w:ins>
      <w:r w:rsidR="00010238" w:rsidRPr="00C64DF1">
        <w:rPr>
          <w:rFonts w:ascii="Arial" w:hAnsi="Arial" w:cs="Arial"/>
        </w:rPr>
        <w:t>on the postcard</w:t>
      </w:r>
      <w:r>
        <w:rPr>
          <w:rFonts w:ascii="Arial" w:hAnsi="Arial" w:cs="Arial"/>
        </w:rPr>
        <w:t>. In addition,</w:t>
      </w:r>
      <w:r w:rsidR="00010238" w:rsidRPr="00C64DF1">
        <w:rPr>
          <w:rFonts w:ascii="Arial" w:hAnsi="Arial" w:cs="Arial"/>
        </w:rPr>
        <w:t xml:space="preserve"> </w:t>
      </w:r>
      <w:r>
        <w:rPr>
          <w:rFonts w:ascii="Arial" w:hAnsi="Arial" w:cs="Arial"/>
        </w:rPr>
        <w:t>they can</w:t>
      </w:r>
      <w:r w:rsidRPr="00C64DF1">
        <w:rPr>
          <w:rFonts w:ascii="Arial" w:hAnsi="Arial" w:cs="Arial"/>
        </w:rPr>
        <w:t xml:space="preserve"> </w:t>
      </w:r>
      <w:r w:rsidR="00010238" w:rsidRPr="00C64DF1">
        <w:rPr>
          <w:rFonts w:ascii="Arial" w:hAnsi="Arial" w:cs="Arial"/>
        </w:rPr>
        <w:t xml:space="preserve">use </w:t>
      </w:r>
      <w:r>
        <w:rPr>
          <w:rFonts w:ascii="Arial" w:hAnsi="Arial" w:cs="Arial"/>
        </w:rPr>
        <w:t>a</w:t>
      </w:r>
      <w:r w:rsidRPr="00C64DF1">
        <w:rPr>
          <w:rFonts w:ascii="Arial" w:hAnsi="Arial" w:cs="Arial"/>
        </w:rPr>
        <w:t xml:space="preserve"> </w:t>
      </w:r>
      <w:r w:rsidR="00010238" w:rsidRPr="00C64DF1">
        <w:rPr>
          <w:rFonts w:ascii="Arial" w:hAnsi="Arial" w:cs="Arial"/>
        </w:rPr>
        <w:t xml:space="preserve">smartphone to </w:t>
      </w:r>
      <w:r>
        <w:rPr>
          <w:rFonts w:ascii="Arial" w:hAnsi="Arial" w:cs="Arial"/>
        </w:rPr>
        <w:t>view</w:t>
      </w:r>
      <w:r w:rsidRPr="00C64DF1">
        <w:rPr>
          <w:rFonts w:ascii="Arial" w:hAnsi="Arial" w:cs="Arial"/>
        </w:rPr>
        <w:t xml:space="preserve"> </w:t>
      </w:r>
      <w:r w:rsidR="00010238" w:rsidRPr="00C64DF1">
        <w:rPr>
          <w:rFonts w:ascii="Arial" w:hAnsi="Arial" w:cs="Arial"/>
        </w:rPr>
        <w:t xml:space="preserve">the augmented </w:t>
      </w:r>
      <w:r>
        <w:rPr>
          <w:rFonts w:ascii="Arial" w:hAnsi="Arial" w:cs="Arial"/>
        </w:rPr>
        <w:t>cultural artifacts</w:t>
      </w:r>
      <w:r w:rsidR="00010238" w:rsidRPr="00C64DF1">
        <w:rPr>
          <w:rFonts w:ascii="Arial" w:hAnsi="Arial" w:cs="Arial"/>
        </w:rPr>
        <w:t xml:space="preserve">, </w:t>
      </w:r>
      <w:del w:id="17" w:author="Yue Li" w:date="2021-08-31T10:14:00Z">
        <w:r w:rsidR="00636A27" w:rsidDel="00372E9F">
          <w:rPr>
            <w:rFonts w:ascii="Arial" w:hAnsi="Arial" w:cs="Arial"/>
          </w:rPr>
          <w:delText>its</w:delText>
        </w:r>
        <w:r w:rsidDel="00372E9F">
          <w:rPr>
            <w:rFonts w:ascii="Arial" w:hAnsi="Arial" w:cs="Arial"/>
          </w:rPr>
          <w:delText>size</w:delText>
        </w:r>
      </w:del>
      <w:ins w:id="18" w:author="Yue Li" w:date="2021-08-31T10:14:00Z">
        <w:r w:rsidR="00372E9F">
          <w:rPr>
            <w:rFonts w:ascii="Arial" w:hAnsi="Arial" w:cs="Arial"/>
          </w:rPr>
          <w:t>its size</w:t>
        </w:r>
      </w:ins>
      <w:r w:rsidRPr="00C64DF1">
        <w:rPr>
          <w:rFonts w:ascii="Arial" w:hAnsi="Arial" w:cs="Arial"/>
        </w:rPr>
        <w:t xml:space="preserve"> </w:t>
      </w:r>
      <w:r w:rsidR="00010238" w:rsidRPr="00C64DF1">
        <w:rPr>
          <w:rFonts w:ascii="Arial" w:hAnsi="Arial" w:cs="Arial"/>
        </w:rPr>
        <w:t xml:space="preserve">information, and use </w:t>
      </w:r>
      <w:r w:rsidR="00636A27">
        <w:rPr>
          <w:rFonts w:ascii="Arial" w:hAnsi="Arial" w:cs="Arial"/>
        </w:rPr>
        <w:t>touchscreen gestures</w:t>
      </w:r>
      <w:r w:rsidR="00010238" w:rsidRPr="00C64DF1">
        <w:rPr>
          <w:rFonts w:ascii="Arial" w:hAnsi="Arial" w:cs="Arial"/>
        </w:rPr>
        <w:t xml:space="preserve"> to rotate and scale the object (see Fig. 3).</w:t>
      </w:r>
    </w:p>
    <w:p w14:paraId="573D4F79" w14:textId="77777777" w:rsidR="00010238" w:rsidRPr="00C64DF1" w:rsidRDefault="00010238" w:rsidP="00010238">
      <w:pPr>
        <w:jc w:val="center"/>
        <w:rPr>
          <w:rStyle w:val="src"/>
          <w:rFonts w:ascii="Arial" w:hAnsi="Arial" w:cs="Arial"/>
          <w:color w:val="333333"/>
          <w:sz w:val="20"/>
          <w:szCs w:val="20"/>
        </w:rPr>
      </w:pPr>
      <w:r w:rsidRPr="00C64DF1">
        <w:rPr>
          <w:rFonts w:ascii="Arial" w:hAnsi="Arial" w:cs="Arial"/>
          <w:noProof/>
        </w:rPr>
        <w:drawing>
          <wp:inline distT="0" distB="0" distL="0" distR="0" wp14:anchorId="519CB084" wp14:editId="032CA1AE">
            <wp:extent cx="5274310" cy="16262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26235"/>
                    </a:xfrm>
                    <a:prstGeom prst="rect">
                      <a:avLst/>
                    </a:prstGeom>
                  </pic:spPr>
                </pic:pic>
              </a:graphicData>
            </a:graphic>
          </wp:inline>
        </w:drawing>
      </w:r>
    </w:p>
    <w:p w14:paraId="661EA9EC" w14:textId="67589101" w:rsidR="00010238" w:rsidRPr="00C64DF1" w:rsidRDefault="00010238" w:rsidP="00010238">
      <w:pPr>
        <w:rPr>
          <w:rFonts w:ascii="Arial" w:hAnsi="Arial" w:cs="Arial"/>
          <w:sz w:val="18"/>
        </w:rPr>
      </w:pPr>
      <w:r w:rsidRPr="00C64DF1">
        <w:rPr>
          <w:rFonts w:ascii="Arial" w:hAnsi="Arial" w:cs="Arial"/>
          <w:sz w:val="18"/>
        </w:rPr>
        <w:t>Figure 3. Demonstration of Postcard AR. (a) A user using the Postcard AR; (b) The physical postcards</w:t>
      </w:r>
      <w:ins w:id="19" w:author="Yue Li" w:date="2021-08-31T12:08:00Z">
        <w:r w:rsidR="00BF3E06">
          <w:rPr>
            <w:rFonts w:ascii="Arial" w:hAnsi="Arial" w:cs="Arial"/>
            <w:sz w:val="18"/>
          </w:rPr>
          <w:t xml:space="preserve"> with text descriptions</w:t>
        </w:r>
      </w:ins>
      <w:ins w:id="20" w:author="Yue Li" w:date="2021-08-31T12:09:00Z">
        <w:r w:rsidR="00465AC6">
          <w:rPr>
            <w:rFonts w:ascii="Arial" w:hAnsi="Arial" w:cs="Arial"/>
            <w:sz w:val="18"/>
          </w:rPr>
          <w:t xml:space="preserve"> of artifacts</w:t>
        </w:r>
      </w:ins>
      <w:r w:rsidRPr="00C64DF1">
        <w:rPr>
          <w:rFonts w:ascii="Arial" w:hAnsi="Arial" w:cs="Arial"/>
          <w:sz w:val="18"/>
        </w:rPr>
        <w:t xml:space="preserve">; (c) A screenshot showing the </w:t>
      </w:r>
      <w:del w:id="21" w:author="Yue Li" w:date="2021-08-31T12:04:00Z">
        <w:r w:rsidRPr="00C64DF1" w:rsidDel="00007587">
          <w:rPr>
            <w:rFonts w:ascii="Arial" w:hAnsi="Arial" w:cs="Arial"/>
            <w:sz w:val="18"/>
          </w:rPr>
          <w:delText>information label</w:delText>
        </w:r>
      </w:del>
      <w:ins w:id="22" w:author="Yue Li" w:date="2021-08-31T12:04:00Z">
        <w:r w:rsidR="00007587">
          <w:rPr>
            <w:rFonts w:ascii="Arial" w:hAnsi="Arial" w:cs="Arial"/>
            <w:sz w:val="18"/>
          </w:rPr>
          <w:t>3D model</w:t>
        </w:r>
      </w:ins>
      <w:r w:rsidRPr="00C64DF1">
        <w:rPr>
          <w:rFonts w:ascii="Arial" w:hAnsi="Arial" w:cs="Arial"/>
          <w:sz w:val="18"/>
        </w:rPr>
        <w:t xml:space="preserve"> of an artifact</w:t>
      </w:r>
      <w:ins w:id="23" w:author="Yue Li" w:date="2021-08-31T12:05:00Z">
        <w:r w:rsidR="00007587">
          <w:rPr>
            <w:rFonts w:ascii="Arial" w:hAnsi="Arial" w:cs="Arial"/>
            <w:sz w:val="18"/>
          </w:rPr>
          <w:t xml:space="preserve"> and the size information button</w:t>
        </w:r>
      </w:ins>
      <w:r w:rsidRPr="00C64DF1">
        <w:rPr>
          <w:rFonts w:ascii="Arial" w:hAnsi="Arial" w:cs="Arial"/>
          <w:sz w:val="18"/>
        </w:rPr>
        <w:t>; (d) A screenshot showing the 3D model and size of an artifact; (e) A screenshot showing a zoomed-in view of an artifact.</w:t>
      </w:r>
    </w:p>
    <w:p w14:paraId="4169C230" w14:textId="77777777" w:rsidR="00010238" w:rsidRPr="00C64DF1" w:rsidRDefault="00010238" w:rsidP="00010238">
      <w:pPr>
        <w:spacing w:line="360" w:lineRule="auto"/>
        <w:rPr>
          <w:rFonts w:ascii="Arial" w:hAnsi="Arial" w:cs="Arial"/>
          <w:b/>
          <w:i/>
          <w:sz w:val="20"/>
        </w:rPr>
      </w:pPr>
      <w:r w:rsidRPr="00C64DF1">
        <w:rPr>
          <w:rFonts w:ascii="Arial" w:hAnsi="Arial" w:cs="Arial"/>
          <w:b/>
          <w:i/>
          <w:sz w:val="20"/>
        </w:rPr>
        <w:lastRenderedPageBreak/>
        <w:t>CubeMuseum</w:t>
      </w:r>
      <w:r w:rsidR="00286C6D">
        <w:rPr>
          <w:rFonts w:ascii="Arial" w:hAnsi="Arial" w:cs="Arial"/>
          <w:b/>
          <w:i/>
          <w:sz w:val="20"/>
        </w:rPr>
        <w:t xml:space="preserve"> AR</w:t>
      </w:r>
    </w:p>
    <w:p w14:paraId="114B8428" w14:textId="20276EC8" w:rsidR="00010238" w:rsidRPr="00C64DF1" w:rsidRDefault="008A1180" w:rsidP="00010238">
      <w:pPr>
        <w:rPr>
          <w:rFonts w:ascii="Arial" w:hAnsi="Arial" w:cs="Arial"/>
        </w:rPr>
      </w:pPr>
      <w:r>
        <w:rPr>
          <w:rFonts w:ascii="Arial" w:hAnsi="Arial" w:cs="Arial"/>
        </w:rPr>
        <w:t>CubeMuseum AR</w:t>
      </w:r>
      <w:r w:rsidR="00010238" w:rsidRPr="00C64DF1">
        <w:rPr>
          <w:rFonts w:ascii="Arial" w:hAnsi="Arial" w:cs="Arial"/>
        </w:rPr>
        <w:t xml:space="preserve"> </w:t>
      </w:r>
      <w:r w:rsidRPr="00C64DF1">
        <w:rPr>
          <w:rFonts w:ascii="Arial" w:hAnsi="Arial" w:cs="Arial"/>
        </w:rPr>
        <w:t>provide</w:t>
      </w:r>
      <w:r>
        <w:rPr>
          <w:rFonts w:ascii="Arial" w:hAnsi="Arial" w:cs="Arial"/>
        </w:rPr>
        <w:t>s</w:t>
      </w:r>
      <w:r w:rsidRPr="00C64DF1">
        <w:rPr>
          <w:rFonts w:ascii="Arial" w:hAnsi="Arial" w:cs="Arial"/>
        </w:rPr>
        <w:t xml:space="preserve"> </w:t>
      </w:r>
      <w:r w:rsidR="00010238" w:rsidRPr="00C64DF1">
        <w:rPr>
          <w:rFonts w:ascii="Arial" w:hAnsi="Arial" w:cs="Arial"/>
        </w:rPr>
        <w:t xml:space="preserve">participants with a 6 cm cube with six sides. </w:t>
      </w:r>
      <w:r>
        <w:rPr>
          <w:rFonts w:ascii="Arial" w:hAnsi="Arial" w:cs="Arial"/>
        </w:rPr>
        <w:t>The physical prototype</w:t>
      </w:r>
      <w:r w:rsidRPr="00C64DF1">
        <w:rPr>
          <w:rFonts w:ascii="Arial" w:hAnsi="Arial" w:cs="Arial"/>
        </w:rPr>
        <w:t xml:space="preserve"> </w:t>
      </w:r>
      <w:r w:rsidR="00010238" w:rsidRPr="00C64DF1">
        <w:rPr>
          <w:rFonts w:ascii="Arial" w:hAnsi="Arial" w:cs="Arial"/>
        </w:rPr>
        <w:t xml:space="preserve">consists of </w:t>
      </w:r>
      <w:r>
        <w:rPr>
          <w:rFonts w:ascii="Arial" w:hAnsi="Arial" w:cs="Arial"/>
        </w:rPr>
        <w:t>a</w:t>
      </w:r>
      <w:r w:rsidRPr="00C64DF1">
        <w:rPr>
          <w:rFonts w:ascii="Arial" w:hAnsi="Arial" w:cs="Arial"/>
        </w:rPr>
        <w:t xml:space="preserve"> </w:t>
      </w:r>
      <w:r w:rsidR="00010238" w:rsidRPr="00C64DF1">
        <w:rPr>
          <w:rFonts w:ascii="Arial" w:hAnsi="Arial" w:cs="Arial"/>
        </w:rPr>
        <w:t>wooden cube</w:t>
      </w:r>
      <w:r>
        <w:rPr>
          <w:rFonts w:ascii="Arial" w:hAnsi="Arial" w:cs="Arial"/>
        </w:rPr>
        <w:t xml:space="preserve"> with acrylic card slots,</w:t>
      </w:r>
      <w:r w:rsidR="00010238" w:rsidRPr="00C64DF1">
        <w:rPr>
          <w:rFonts w:ascii="Arial" w:hAnsi="Arial" w:cs="Arial"/>
        </w:rPr>
        <w:t xml:space="preserve"> and some cards with </w:t>
      </w:r>
      <w:r>
        <w:rPr>
          <w:rFonts w:ascii="Arial" w:hAnsi="Arial" w:cs="Arial"/>
        </w:rPr>
        <w:t xml:space="preserve">images of </w:t>
      </w:r>
      <w:r w:rsidR="00010238" w:rsidRPr="00C64DF1">
        <w:rPr>
          <w:rFonts w:ascii="Arial" w:hAnsi="Arial" w:cs="Arial"/>
        </w:rPr>
        <w:t xml:space="preserve">cultural </w:t>
      </w:r>
      <w:r>
        <w:rPr>
          <w:rFonts w:ascii="Arial" w:hAnsi="Arial" w:cs="Arial"/>
        </w:rPr>
        <w:t>artifacts</w:t>
      </w:r>
      <w:r w:rsidR="00010238" w:rsidRPr="00C64DF1">
        <w:rPr>
          <w:rFonts w:ascii="Arial" w:hAnsi="Arial" w:cs="Arial"/>
        </w:rPr>
        <w:t xml:space="preserve">. </w:t>
      </w:r>
      <w:r>
        <w:rPr>
          <w:rFonts w:ascii="Arial" w:hAnsi="Arial" w:cs="Arial"/>
        </w:rPr>
        <w:t>The cards can be replaced and reorganized and thus allow for personalization of the cube. Similar to the Postcard AR. u</w:t>
      </w:r>
      <w:r w:rsidR="00010238" w:rsidRPr="00C64DF1">
        <w:rPr>
          <w:rFonts w:ascii="Arial" w:hAnsi="Arial" w:cs="Arial"/>
        </w:rPr>
        <w:t xml:space="preserve">sers can use </w:t>
      </w:r>
      <w:r>
        <w:rPr>
          <w:rFonts w:ascii="Arial" w:hAnsi="Arial" w:cs="Arial"/>
        </w:rPr>
        <w:t>a smartphone</w:t>
      </w:r>
      <w:r w:rsidR="00010238" w:rsidRPr="00C64DF1">
        <w:rPr>
          <w:rFonts w:ascii="Arial" w:hAnsi="Arial" w:cs="Arial"/>
        </w:rPr>
        <w:t xml:space="preserve"> to scan the card </w:t>
      </w:r>
      <w:r>
        <w:rPr>
          <w:rFonts w:ascii="Arial" w:hAnsi="Arial" w:cs="Arial"/>
        </w:rPr>
        <w:t>and trigger</w:t>
      </w:r>
      <w:r w:rsidR="00010238" w:rsidRPr="00C64DF1">
        <w:rPr>
          <w:rFonts w:ascii="Arial" w:hAnsi="Arial" w:cs="Arial"/>
        </w:rPr>
        <w:t xml:space="preserve"> the</w:t>
      </w:r>
      <w:r>
        <w:rPr>
          <w:rFonts w:ascii="Arial" w:hAnsi="Arial" w:cs="Arial"/>
        </w:rPr>
        <w:t xml:space="preserve"> augmented</w:t>
      </w:r>
      <w:r w:rsidR="00010238" w:rsidRPr="00C64DF1">
        <w:rPr>
          <w:rFonts w:ascii="Arial" w:hAnsi="Arial" w:cs="Arial"/>
        </w:rPr>
        <w:t xml:space="preserve"> information</w:t>
      </w:r>
      <w:r>
        <w:rPr>
          <w:rFonts w:ascii="Arial" w:hAnsi="Arial" w:cs="Arial"/>
        </w:rPr>
        <w:t xml:space="preserve">, including a 3D model of the cultural artifact and </w:t>
      </w:r>
      <w:r w:rsidR="006370B1">
        <w:rPr>
          <w:rFonts w:ascii="Arial" w:hAnsi="Arial" w:cs="Arial"/>
        </w:rPr>
        <w:t>two buttons for size information</w:t>
      </w:r>
      <w:r w:rsidR="00010238" w:rsidRPr="00C64DF1">
        <w:rPr>
          <w:rFonts w:ascii="Arial" w:hAnsi="Arial" w:cs="Arial"/>
        </w:rPr>
        <w:t xml:space="preserve"> </w:t>
      </w:r>
      <w:ins w:id="24" w:author="Yue Li" w:date="2021-08-31T10:13:00Z">
        <w:r w:rsidR="00372E9F">
          <w:rPr>
            <w:rFonts w:ascii="Arial" w:hAnsi="Arial" w:cs="Arial" w:hint="eastAsia"/>
          </w:rPr>
          <w:t>and</w:t>
        </w:r>
        <w:r w:rsidR="00372E9F">
          <w:rPr>
            <w:rFonts w:ascii="Arial" w:hAnsi="Arial" w:cs="Arial"/>
          </w:rPr>
          <w:t xml:space="preserve"> </w:t>
        </w:r>
      </w:ins>
      <w:ins w:id="25" w:author="Yue Li" w:date="2021-08-31T10:14:00Z">
        <w:r w:rsidR="00372E9F">
          <w:rPr>
            <w:rFonts w:ascii="Arial" w:hAnsi="Arial" w:cs="Arial"/>
          </w:rPr>
          <w:t xml:space="preserve">text </w:t>
        </w:r>
      </w:ins>
      <w:r w:rsidR="006370B1">
        <w:rPr>
          <w:rFonts w:ascii="Arial" w:hAnsi="Arial" w:cs="Arial"/>
        </w:rPr>
        <w:t xml:space="preserve">descriptions </w:t>
      </w:r>
      <w:r w:rsidR="00010238" w:rsidRPr="00C64DF1">
        <w:rPr>
          <w:rFonts w:ascii="Arial" w:hAnsi="Arial" w:cs="Arial"/>
        </w:rPr>
        <w:t xml:space="preserve">(see Fig. 4). The </w:t>
      </w:r>
      <w:r w:rsidR="006370B1">
        <w:rPr>
          <w:rFonts w:ascii="Arial" w:hAnsi="Arial" w:cs="Arial"/>
        </w:rPr>
        <w:t>design of CubeMuseum follows</w:t>
      </w:r>
      <w:r w:rsidR="00010238" w:rsidRPr="00C64DF1">
        <w:rPr>
          <w:rFonts w:ascii="Arial" w:hAnsi="Arial" w:cs="Arial"/>
        </w:rPr>
        <w:t xml:space="preserve"> the principle of </w:t>
      </w:r>
      <w:r w:rsidR="006370B1">
        <w:rPr>
          <w:rFonts w:ascii="Arial" w:hAnsi="Arial" w:cs="Arial"/>
        </w:rPr>
        <w:t>e</w:t>
      </w:r>
      <w:r w:rsidR="006370B1" w:rsidRPr="00C64DF1">
        <w:rPr>
          <w:rFonts w:ascii="Arial" w:hAnsi="Arial" w:cs="Arial"/>
        </w:rPr>
        <w:t xml:space="preserve">mbodied </w:t>
      </w:r>
      <w:r w:rsidR="006370B1">
        <w:rPr>
          <w:rFonts w:ascii="Arial" w:hAnsi="Arial" w:cs="Arial"/>
        </w:rPr>
        <w:t>i</w:t>
      </w:r>
      <w:r w:rsidR="006370B1" w:rsidRPr="00C64DF1">
        <w:rPr>
          <w:rFonts w:ascii="Arial" w:hAnsi="Arial" w:cs="Arial"/>
        </w:rPr>
        <w:t xml:space="preserve">nteraction </w:t>
      </w:r>
      <w:r w:rsidR="00010238" w:rsidRPr="00C64DF1">
        <w:rPr>
          <w:rFonts w:ascii="Arial" w:hAnsi="Arial" w:cs="Arial"/>
        </w:rPr>
        <w:t xml:space="preserve">[10], [23]. </w:t>
      </w:r>
      <w:r w:rsidR="006370B1">
        <w:rPr>
          <w:rFonts w:ascii="Arial" w:hAnsi="Arial" w:cs="Arial"/>
        </w:rPr>
        <w:t>Users</w:t>
      </w:r>
      <w:r w:rsidR="006370B1" w:rsidRPr="00C64DF1">
        <w:rPr>
          <w:rFonts w:ascii="Arial" w:hAnsi="Arial" w:cs="Arial"/>
        </w:rPr>
        <w:t xml:space="preserve"> </w:t>
      </w:r>
      <w:r w:rsidR="00010238" w:rsidRPr="00C64DF1">
        <w:rPr>
          <w:rFonts w:ascii="Arial" w:hAnsi="Arial" w:cs="Arial"/>
        </w:rPr>
        <w:t xml:space="preserve">can interact with the cultural artifacts by rotating the </w:t>
      </w:r>
      <w:r w:rsidR="006370B1">
        <w:rPr>
          <w:rFonts w:ascii="Arial" w:hAnsi="Arial" w:cs="Arial"/>
        </w:rPr>
        <w:t xml:space="preserve">physical </w:t>
      </w:r>
      <w:r w:rsidR="00010238" w:rsidRPr="00C64DF1">
        <w:rPr>
          <w:rFonts w:ascii="Arial" w:hAnsi="Arial" w:cs="Arial"/>
        </w:rPr>
        <w:t>cube</w:t>
      </w:r>
      <w:r w:rsidR="006370B1">
        <w:rPr>
          <w:rFonts w:ascii="Arial" w:hAnsi="Arial" w:cs="Arial"/>
        </w:rPr>
        <w:t>. They can also</w:t>
      </w:r>
      <w:r w:rsidR="00010238" w:rsidRPr="00C64DF1">
        <w:rPr>
          <w:rFonts w:ascii="Arial" w:hAnsi="Arial" w:cs="Arial"/>
        </w:rPr>
        <w:t xml:space="preserve"> </w:t>
      </w:r>
      <w:r w:rsidR="006370B1" w:rsidRPr="00C64DF1">
        <w:rPr>
          <w:rFonts w:ascii="Arial" w:hAnsi="Arial" w:cs="Arial"/>
        </w:rPr>
        <w:t>us</w:t>
      </w:r>
      <w:r w:rsidR="006370B1">
        <w:rPr>
          <w:rFonts w:ascii="Arial" w:hAnsi="Arial" w:cs="Arial"/>
        </w:rPr>
        <w:t>e</w:t>
      </w:r>
      <w:r w:rsidR="006370B1" w:rsidRPr="00C64DF1">
        <w:rPr>
          <w:rFonts w:ascii="Arial" w:hAnsi="Arial" w:cs="Arial"/>
        </w:rPr>
        <w:t xml:space="preserve"> </w:t>
      </w:r>
      <w:r w:rsidR="006370B1">
        <w:rPr>
          <w:rFonts w:ascii="Arial" w:hAnsi="Arial" w:cs="Arial"/>
        </w:rPr>
        <w:t>touchscreen</w:t>
      </w:r>
      <w:r w:rsidR="006370B1" w:rsidRPr="00C64DF1">
        <w:rPr>
          <w:rFonts w:ascii="Arial" w:hAnsi="Arial" w:cs="Arial"/>
        </w:rPr>
        <w:t xml:space="preserve"> </w:t>
      </w:r>
      <w:r w:rsidR="00010238" w:rsidRPr="00C64DF1">
        <w:rPr>
          <w:rFonts w:ascii="Arial" w:hAnsi="Arial" w:cs="Arial"/>
        </w:rPr>
        <w:t xml:space="preserve">gestures </w:t>
      </w:r>
      <w:r w:rsidR="006370B1">
        <w:rPr>
          <w:rFonts w:ascii="Arial" w:hAnsi="Arial" w:cs="Arial"/>
        </w:rPr>
        <w:t xml:space="preserve">to </w:t>
      </w:r>
      <w:r w:rsidR="006370B1">
        <w:rPr>
          <w:rFonts w:ascii="Arial" w:hAnsi="Arial" w:cs="Arial" w:hint="eastAsia"/>
        </w:rPr>
        <w:t>rotate</w:t>
      </w:r>
      <w:r w:rsidR="006370B1">
        <w:rPr>
          <w:rFonts w:ascii="Arial" w:hAnsi="Arial" w:cs="Arial"/>
        </w:rPr>
        <w:t xml:space="preserve"> the view or zoom in and out to scale the virtual objects. </w:t>
      </w:r>
    </w:p>
    <w:p w14:paraId="1919A868" w14:textId="77777777" w:rsidR="00010238" w:rsidRPr="00C64DF1" w:rsidRDefault="00010238" w:rsidP="00010238">
      <w:pPr>
        <w:rPr>
          <w:rStyle w:val="src"/>
          <w:rFonts w:ascii="Arial" w:hAnsi="Arial" w:cs="Arial"/>
        </w:rPr>
      </w:pPr>
      <w:r w:rsidRPr="00C64DF1">
        <w:rPr>
          <w:rFonts w:ascii="Arial" w:hAnsi="Arial" w:cs="Arial"/>
          <w:noProof/>
        </w:rPr>
        <w:drawing>
          <wp:inline distT="0" distB="0" distL="0" distR="0" wp14:anchorId="62434F00" wp14:editId="4B3A9515">
            <wp:extent cx="5274310" cy="176212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62125"/>
                    </a:xfrm>
                    <a:prstGeom prst="rect">
                      <a:avLst/>
                    </a:prstGeom>
                  </pic:spPr>
                </pic:pic>
              </a:graphicData>
            </a:graphic>
          </wp:inline>
        </w:drawing>
      </w:r>
    </w:p>
    <w:p w14:paraId="085E6844" w14:textId="77777777" w:rsidR="00010238" w:rsidRPr="00C64DF1" w:rsidRDefault="00010238" w:rsidP="00010238">
      <w:pPr>
        <w:widowControl/>
        <w:rPr>
          <w:rFonts w:ascii="Arial" w:eastAsia="Times New Roman" w:hAnsi="Arial" w:cs="Arial"/>
          <w:snapToGrid w:val="0"/>
          <w:color w:val="000000"/>
          <w:w w:val="0"/>
          <w:kern w:val="0"/>
          <w:sz w:val="0"/>
          <w:szCs w:val="0"/>
          <w:u w:color="000000"/>
          <w:bdr w:val="none" w:sz="0" w:space="0" w:color="000000"/>
          <w:shd w:val="clear" w:color="000000" w:fill="000000"/>
          <w:lang w:val="x-none" w:eastAsia="x-none" w:bidi="x-none"/>
        </w:rPr>
      </w:pPr>
    </w:p>
    <w:p w14:paraId="28D29AF2" w14:textId="6D65B2CE" w:rsidR="00010238" w:rsidRPr="00C64DF1" w:rsidRDefault="00010238" w:rsidP="00010238">
      <w:pPr>
        <w:rPr>
          <w:rFonts w:ascii="Arial" w:hAnsi="Arial" w:cs="Arial"/>
          <w:sz w:val="18"/>
        </w:rPr>
      </w:pPr>
      <w:r w:rsidRPr="00C64DF1">
        <w:rPr>
          <w:rFonts w:ascii="Arial" w:hAnsi="Arial" w:cs="Arial"/>
          <w:sz w:val="18"/>
        </w:rPr>
        <w:t>Figure 4. Demonstration of CubeMuseum AR. (a) A user using the CubeMuseum AR; (b) The physical CubeMuseum; (c) A screenshot showing the 3D model</w:t>
      </w:r>
      <w:ins w:id="26" w:author="Yue Li" w:date="2021-08-31T12:07:00Z">
        <w:r w:rsidR="00007587">
          <w:rPr>
            <w:rFonts w:ascii="Arial" w:hAnsi="Arial" w:cs="Arial"/>
            <w:sz w:val="18"/>
          </w:rPr>
          <w:t xml:space="preserve"> of an artifact</w:t>
        </w:r>
      </w:ins>
      <w:ins w:id="27" w:author="Yue Li" w:date="2021-08-31T12:06:00Z">
        <w:r w:rsidR="00007587">
          <w:rPr>
            <w:rFonts w:ascii="Arial" w:hAnsi="Arial" w:cs="Arial"/>
            <w:sz w:val="18"/>
          </w:rPr>
          <w:t>, size information</w:t>
        </w:r>
      </w:ins>
      <w:ins w:id="28" w:author="Yue Li" w:date="2021-08-31T12:07:00Z">
        <w:r w:rsidR="00007587">
          <w:rPr>
            <w:rFonts w:ascii="Arial" w:hAnsi="Arial" w:cs="Arial"/>
            <w:sz w:val="18"/>
          </w:rPr>
          <w:t xml:space="preserve"> button, and text descriptions button</w:t>
        </w:r>
      </w:ins>
      <w:del w:id="29" w:author="Yue Li" w:date="2021-08-31T12:06:00Z">
        <w:r w:rsidRPr="00C64DF1" w:rsidDel="00007587">
          <w:rPr>
            <w:rFonts w:ascii="Arial" w:hAnsi="Arial" w:cs="Arial"/>
            <w:sz w:val="18"/>
          </w:rPr>
          <w:delText xml:space="preserve"> and </w:delText>
        </w:r>
      </w:del>
      <w:del w:id="30" w:author="Yue Li" w:date="2021-08-31T12:07:00Z">
        <w:r w:rsidRPr="00C64DF1" w:rsidDel="00007587">
          <w:rPr>
            <w:rFonts w:ascii="Arial" w:hAnsi="Arial" w:cs="Arial"/>
            <w:sz w:val="18"/>
          </w:rPr>
          <w:delText>size of an artifact</w:delText>
        </w:r>
      </w:del>
      <w:r w:rsidRPr="00C64DF1">
        <w:rPr>
          <w:rFonts w:ascii="Arial" w:hAnsi="Arial" w:cs="Arial"/>
          <w:sz w:val="18"/>
        </w:rPr>
        <w:t xml:space="preserve">; (d) A screenshot showing </w:t>
      </w:r>
      <w:ins w:id="31" w:author="Yue Li" w:date="2021-08-31T12:08:00Z">
        <w:r w:rsidR="00007587" w:rsidRPr="00C64DF1">
          <w:rPr>
            <w:rFonts w:ascii="Arial" w:hAnsi="Arial" w:cs="Arial"/>
            <w:sz w:val="18"/>
          </w:rPr>
          <w:t>the 3D model and size of an artifact</w:t>
        </w:r>
      </w:ins>
      <w:del w:id="32" w:author="Yue Li" w:date="2021-08-31T12:08:00Z">
        <w:r w:rsidRPr="00C64DF1" w:rsidDel="00007587">
          <w:rPr>
            <w:rFonts w:ascii="Arial" w:hAnsi="Arial" w:cs="Arial"/>
            <w:sz w:val="18"/>
          </w:rPr>
          <w:delText>the information label of an artifact</w:delText>
        </w:r>
      </w:del>
      <w:r w:rsidRPr="00C64DF1">
        <w:rPr>
          <w:rFonts w:ascii="Arial" w:hAnsi="Arial" w:cs="Arial"/>
          <w:sz w:val="18"/>
        </w:rPr>
        <w:t xml:space="preserve">; (e) A screenshot showing a zoomed-in view of an artifact; (f) A screenshot showing the </w:t>
      </w:r>
      <w:del w:id="33" w:author="Yue Li" w:date="2021-08-31T12:06:00Z">
        <w:r w:rsidRPr="00C64DF1" w:rsidDel="00007587">
          <w:rPr>
            <w:rFonts w:ascii="Arial" w:hAnsi="Arial" w:cs="Arial"/>
            <w:sz w:val="18"/>
          </w:rPr>
          <w:delText xml:space="preserve">introduction </w:delText>
        </w:r>
      </w:del>
      <w:ins w:id="34" w:author="Yue Li" w:date="2021-08-31T12:06:00Z">
        <w:r w:rsidR="00007587">
          <w:rPr>
            <w:rFonts w:ascii="Arial" w:hAnsi="Arial" w:cs="Arial"/>
            <w:sz w:val="18"/>
          </w:rPr>
          <w:t>text descriptions</w:t>
        </w:r>
        <w:r w:rsidR="00007587" w:rsidRPr="00C64DF1">
          <w:rPr>
            <w:rFonts w:ascii="Arial" w:hAnsi="Arial" w:cs="Arial"/>
            <w:sz w:val="18"/>
          </w:rPr>
          <w:t xml:space="preserve"> </w:t>
        </w:r>
      </w:ins>
      <w:r w:rsidRPr="00C64DF1">
        <w:rPr>
          <w:rFonts w:ascii="Arial" w:hAnsi="Arial" w:cs="Arial"/>
          <w:sz w:val="18"/>
        </w:rPr>
        <w:t>of an artifact.</w:t>
      </w:r>
    </w:p>
    <w:p w14:paraId="328F1021" w14:textId="77777777" w:rsidR="00010238" w:rsidRPr="00C64DF1" w:rsidRDefault="00010238" w:rsidP="00010238">
      <w:pPr>
        <w:rPr>
          <w:rFonts w:ascii="Arial" w:hAnsi="Arial" w:cs="Arial"/>
        </w:rPr>
      </w:pPr>
      <w:r w:rsidRPr="00C64DF1">
        <w:rPr>
          <w:rFonts w:ascii="Arial" w:hAnsi="Arial" w:cs="Arial"/>
        </w:rPr>
        <w:t xml:space="preserve"> </w:t>
      </w:r>
    </w:p>
    <w:p w14:paraId="356A9024" w14:textId="77777777" w:rsidR="00010238" w:rsidRPr="00C64DF1" w:rsidRDefault="00010238" w:rsidP="00010238">
      <w:pPr>
        <w:widowControl/>
        <w:jc w:val="left"/>
        <w:rPr>
          <w:rFonts w:ascii="Arial" w:hAnsi="Arial" w:cs="Arial"/>
        </w:rPr>
      </w:pPr>
      <w:r w:rsidRPr="00C64DF1">
        <w:rPr>
          <w:rFonts w:ascii="Arial" w:hAnsi="Arial" w:cs="Arial"/>
        </w:rPr>
        <w:br w:type="page"/>
      </w:r>
    </w:p>
    <w:p w14:paraId="542879DD" w14:textId="77777777" w:rsidR="00010238" w:rsidRPr="00C64DF1" w:rsidRDefault="00010238" w:rsidP="00010238">
      <w:pPr>
        <w:rPr>
          <w:rFonts w:ascii="Arial" w:hAnsi="Arial" w:cs="Arial"/>
          <w:b/>
          <w:sz w:val="28"/>
          <w:szCs w:val="28"/>
        </w:rPr>
      </w:pPr>
      <w:r w:rsidRPr="00C64DF1">
        <w:rPr>
          <w:rFonts w:ascii="Arial" w:hAnsi="Arial" w:cs="Arial"/>
          <w:b/>
          <w:sz w:val="28"/>
          <w:szCs w:val="28"/>
        </w:rPr>
        <w:lastRenderedPageBreak/>
        <w:t>Methodology</w:t>
      </w:r>
    </w:p>
    <w:p w14:paraId="2FD7E363" w14:textId="33CD00E9" w:rsidR="00010238" w:rsidRPr="00C64DF1" w:rsidRDefault="00010238" w:rsidP="00010238">
      <w:pPr>
        <w:rPr>
          <w:rFonts w:ascii="Arial" w:hAnsi="Arial" w:cs="Arial"/>
        </w:rPr>
      </w:pPr>
      <w:r w:rsidRPr="00C64DF1">
        <w:rPr>
          <w:rFonts w:ascii="Arial" w:hAnsi="Arial" w:cs="Arial"/>
        </w:rPr>
        <w:t>We conduct</w:t>
      </w:r>
      <w:r w:rsidR="00512F4D">
        <w:rPr>
          <w:rFonts w:ascii="Arial" w:hAnsi="Arial" w:cs="Arial"/>
        </w:rPr>
        <w:t>ed</w:t>
      </w:r>
      <w:r w:rsidRPr="00C64DF1">
        <w:rPr>
          <w:rFonts w:ascii="Arial" w:hAnsi="Arial" w:cs="Arial"/>
        </w:rPr>
        <w:t xml:space="preserve"> a within-subjects experiment to evaluate </w:t>
      </w:r>
      <w:r w:rsidR="00512F4D">
        <w:rPr>
          <w:rFonts w:ascii="Arial" w:hAnsi="Arial" w:cs="Arial"/>
        </w:rPr>
        <w:t>user experience and</w:t>
      </w:r>
      <w:r w:rsidR="00512F4D" w:rsidRPr="00C64DF1">
        <w:rPr>
          <w:rFonts w:ascii="Arial" w:hAnsi="Arial" w:cs="Arial"/>
        </w:rPr>
        <w:t xml:space="preserve"> </w:t>
      </w:r>
      <w:r w:rsidRPr="00C64DF1">
        <w:rPr>
          <w:rFonts w:ascii="Arial" w:hAnsi="Arial" w:cs="Arial"/>
        </w:rPr>
        <w:t>learning effect</w:t>
      </w:r>
      <w:r w:rsidR="00512F4D">
        <w:rPr>
          <w:rFonts w:ascii="Arial" w:hAnsi="Arial" w:cs="Arial"/>
        </w:rPr>
        <w:t>s</w:t>
      </w:r>
      <w:r w:rsidRPr="00C64DF1">
        <w:rPr>
          <w:rFonts w:ascii="Arial" w:hAnsi="Arial" w:cs="Arial"/>
        </w:rPr>
        <w:t xml:space="preserve"> </w:t>
      </w:r>
      <w:r w:rsidR="00512F4D">
        <w:rPr>
          <w:rFonts w:ascii="Arial" w:hAnsi="Arial" w:cs="Arial"/>
        </w:rPr>
        <w:t>with</w:t>
      </w:r>
      <w:r w:rsidR="00512F4D" w:rsidRPr="00C64DF1">
        <w:rPr>
          <w:rFonts w:ascii="Arial" w:hAnsi="Arial" w:cs="Arial"/>
        </w:rPr>
        <w:t xml:space="preserve"> </w:t>
      </w:r>
      <w:r w:rsidRPr="00C64DF1">
        <w:rPr>
          <w:rFonts w:ascii="Arial" w:hAnsi="Arial" w:cs="Arial"/>
        </w:rPr>
        <w:t xml:space="preserve">three different </w:t>
      </w:r>
      <w:r w:rsidR="00512F4D">
        <w:rPr>
          <w:rFonts w:ascii="Arial" w:hAnsi="Arial" w:cs="Arial"/>
        </w:rPr>
        <w:t>interaction interfaces</w:t>
      </w:r>
      <w:r w:rsidRPr="00C64DF1">
        <w:rPr>
          <w:rFonts w:ascii="Arial" w:hAnsi="Arial" w:cs="Arial"/>
        </w:rPr>
        <w:t>: Leaflet (baseline), Postcard, and CubeMuseum. Both Postcard and CubeMuseum used in this study are AR-based interaction interfaces.</w:t>
      </w:r>
    </w:p>
    <w:p w14:paraId="083B071D" w14:textId="77777777" w:rsidR="00010238" w:rsidRPr="00C64DF1" w:rsidRDefault="00010238" w:rsidP="00010238">
      <w:pPr>
        <w:rPr>
          <w:rFonts w:ascii="Arial" w:hAnsi="Arial" w:cs="Arial"/>
        </w:rPr>
      </w:pPr>
    </w:p>
    <w:p w14:paraId="5B8C9536" w14:textId="77777777" w:rsidR="00010238" w:rsidRPr="00C64DF1" w:rsidRDefault="00010238" w:rsidP="00010238">
      <w:pPr>
        <w:spacing w:line="360" w:lineRule="auto"/>
        <w:rPr>
          <w:rFonts w:ascii="Arial" w:hAnsi="Arial" w:cs="Arial"/>
          <w:b/>
          <w:sz w:val="24"/>
        </w:rPr>
      </w:pPr>
      <w:r w:rsidRPr="00C64DF1">
        <w:rPr>
          <w:rFonts w:ascii="Arial" w:hAnsi="Arial" w:cs="Arial"/>
          <w:b/>
          <w:sz w:val="24"/>
        </w:rPr>
        <w:t>Materials</w:t>
      </w:r>
    </w:p>
    <w:p w14:paraId="3B4522DE" w14:textId="35293B9E" w:rsidR="00010238" w:rsidRPr="00C64DF1" w:rsidRDefault="00010238" w:rsidP="00010238">
      <w:pPr>
        <w:rPr>
          <w:rFonts w:ascii="Arial" w:hAnsi="Arial" w:cs="Arial"/>
        </w:rPr>
      </w:pPr>
      <w:r w:rsidRPr="00C64DF1">
        <w:rPr>
          <w:rFonts w:ascii="Arial" w:hAnsi="Arial" w:cs="Arial"/>
        </w:rPr>
        <w:t xml:space="preserve">Twelve cultural artifacts </w:t>
      </w:r>
      <w:r w:rsidR="00512F4D">
        <w:rPr>
          <w:rFonts w:ascii="Arial" w:hAnsi="Arial" w:cs="Arial"/>
        </w:rPr>
        <w:t>were</w:t>
      </w:r>
      <w:r w:rsidR="00512F4D" w:rsidRPr="00C64DF1">
        <w:rPr>
          <w:rFonts w:ascii="Arial" w:hAnsi="Arial" w:cs="Arial"/>
        </w:rPr>
        <w:t xml:space="preserve"> </w:t>
      </w:r>
      <w:r w:rsidRPr="00C64DF1">
        <w:rPr>
          <w:rFonts w:ascii="Arial" w:hAnsi="Arial" w:cs="Arial"/>
        </w:rPr>
        <w:t>used for three experiment</w:t>
      </w:r>
      <w:r w:rsidR="00512F4D">
        <w:rPr>
          <w:rFonts w:ascii="Arial" w:hAnsi="Arial" w:cs="Arial"/>
        </w:rPr>
        <w:t>al</w:t>
      </w:r>
      <w:r w:rsidRPr="00C64DF1">
        <w:rPr>
          <w:rFonts w:ascii="Arial" w:hAnsi="Arial" w:cs="Arial"/>
        </w:rPr>
        <w:t xml:space="preserve"> conditions, with four objects for each condition. The artifacts images were collected from museums and the 3D models were constructed using the </w:t>
      </w:r>
      <w:r w:rsidR="00512F4D">
        <w:rPr>
          <w:rFonts w:ascii="Arial" w:hAnsi="Arial" w:cs="Arial"/>
        </w:rPr>
        <w:t xml:space="preserve">close-range </w:t>
      </w:r>
      <w:r w:rsidRPr="00C64DF1">
        <w:rPr>
          <w:rFonts w:ascii="Arial" w:hAnsi="Arial" w:cs="Arial"/>
        </w:rPr>
        <w:t>photogrammetry technique. To facilitate a valid comparison, we used four different artifacts applied in each implementation (see Table 1).</w:t>
      </w:r>
      <w:ins w:id="35" w:author="Yue Li" w:date="2021-08-31T16:10:00Z">
        <w:r w:rsidR="0090068E">
          <w:rPr>
            <w:rFonts w:ascii="Arial" w:hAnsi="Arial" w:cs="Arial"/>
          </w:rPr>
          <w:t xml:space="preserve"> Vuforia SDK was </w:t>
        </w:r>
      </w:ins>
      <w:ins w:id="36" w:author="Yue Li" w:date="2021-08-31T16:11:00Z">
        <w:r w:rsidR="0090068E">
          <w:rPr>
            <w:rFonts w:ascii="Arial" w:hAnsi="Arial" w:cs="Arial"/>
          </w:rPr>
          <w:t xml:space="preserve">used for </w:t>
        </w:r>
      </w:ins>
      <w:ins w:id="37" w:author="Yue Li" w:date="2021-08-31T16:12:00Z">
        <w:r w:rsidR="0090068E">
          <w:rPr>
            <w:rFonts w:ascii="Arial" w:hAnsi="Arial" w:cs="Arial"/>
          </w:rPr>
          <w:t xml:space="preserve">the AR </w:t>
        </w:r>
      </w:ins>
      <w:ins w:id="38" w:author="Yue Li" w:date="2021-08-31T16:11:00Z">
        <w:r w:rsidR="0090068E">
          <w:rPr>
            <w:rFonts w:ascii="Arial" w:hAnsi="Arial" w:cs="Arial"/>
          </w:rPr>
          <w:t xml:space="preserve">development. </w:t>
        </w:r>
      </w:ins>
      <w:ins w:id="39" w:author="Yue Li" w:date="2021-08-31T16:13:00Z">
        <w:r w:rsidR="0090068E">
          <w:rPr>
            <w:rFonts w:ascii="Arial" w:hAnsi="Arial" w:cs="Arial"/>
          </w:rPr>
          <w:t>The</w:t>
        </w:r>
      </w:ins>
      <w:ins w:id="40" w:author="Yue Li" w:date="2021-08-31T16:10:00Z">
        <w:r w:rsidR="0090068E">
          <w:rPr>
            <w:rFonts w:ascii="Arial" w:hAnsi="Arial" w:cs="Arial"/>
          </w:rPr>
          <w:t xml:space="preserve"> applications </w:t>
        </w:r>
      </w:ins>
      <w:ins w:id="41" w:author="Yue Li" w:date="2021-08-31T16:13:00Z">
        <w:r w:rsidR="0090068E">
          <w:rPr>
            <w:rFonts w:ascii="Arial" w:hAnsi="Arial" w:cs="Arial"/>
          </w:rPr>
          <w:t>were</w:t>
        </w:r>
      </w:ins>
      <w:ins w:id="42" w:author="Yue Li" w:date="2021-08-31T16:10:00Z">
        <w:r w:rsidR="0090068E">
          <w:rPr>
            <w:rFonts w:ascii="Arial" w:hAnsi="Arial" w:cs="Arial"/>
          </w:rPr>
          <w:t xml:space="preserve"> deployed on a Samsung Galaxy S21 smartphone.</w:t>
        </w:r>
      </w:ins>
      <w:ins w:id="43" w:author="Yue Li" w:date="2021-08-31T16:11:00Z">
        <w:r w:rsidR="0090068E">
          <w:rPr>
            <w:rFonts w:ascii="Arial" w:hAnsi="Arial" w:cs="Arial"/>
          </w:rPr>
          <w:t xml:space="preserve"> All surveys were hosted on the LimeSurvey.</w:t>
        </w:r>
      </w:ins>
    </w:p>
    <w:p w14:paraId="665767DA" w14:textId="7629CC8A" w:rsidR="00010238" w:rsidRPr="00C64DF1" w:rsidRDefault="00010238" w:rsidP="00010238">
      <w:pPr>
        <w:spacing w:beforeLines="50" w:before="156"/>
        <w:jc w:val="center"/>
        <w:rPr>
          <w:rFonts w:ascii="Arial" w:hAnsi="Arial" w:cs="Arial"/>
          <w:sz w:val="20"/>
        </w:rPr>
      </w:pPr>
      <w:r w:rsidRPr="00C64DF1">
        <w:rPr>
          <w:rStyle w:val="src"/>
          <w:rFonts w:ascii="Arial" w:hAnsi="Arial" w:cs="Arial"/>
          <w:sz w:val="18"/>
          <w:szCs w:val="20"/>
        </w:rPr>
        <w:t xml:space="preserve">Table 1. Overview of twelve </w:t>
      </w:r>
      <w:r w:rsidR="00EA4B3B">
        <w:rPr>
          <w:rStyle w:val="src"/>
          <w:rFonts w:ascii="Arial" w:hAnsi="Arial" w:cs="Arial"/>
          <w:sz w:val="18"/>
          <w:szCs w:val="20"/>
        </w:rPr>
        <w:t xml:space="preserve">cultural </w:t>
      </w:r>
      <w:r w:rsidRPr="00C64DF1">
        <w:rPr>
          <w:rStyle w:val="src"/>
          <w:rFonts w:ascii="Arial" w:hAnsi="Arial" w:cs="Arial"/>
          <w:sz w:val="18"/>
          <w:szCs w:val="20"/>
        </w:rPr>
        <w:t>artifacts</w:t>
      </w:r>
    </w:p>
    <w:tbl>
      <w:tblPr>
        <w:tblStyle w:val="a3"/>
        <w:tblW w:w="5430" w:type="pct"/>
        <w:tblBorders>
          <w:top w:val="none" w:sz="0" w:space="0" w:color="auto"/>
          <w:left w:val="none" w:sz="0" w:space="0" w:color="auto"/>
          <w:bottom w:val="none" w:sz="0" w:space="0" w:color="auto"/>
          <w:right w:val="none" w:sz="0" w:space="0" w:color="auto"/>
          <w:insideV w:val="none" w:sz="0" w:space="0" w:color="auto"/>
        </w:tblBorders>
        <w:tblLook w:val="0000" w:firstRow="0" w:lastRow="0" w:firstColumn="0" w:lastColumn="0" w:noHBand="0" w:noVBand="0"/>
      </w:tblPr>
      <w:tblGrid>
        <w:gridCol w:w="439"/>
        <w:gridCol w:w="1400"/>
        <w:gridCol w:w="1956"/>
        <w:gridCol w:w="1439"/>
        <w:gridCol w:w="982"/>
        <w:gridCol w:w="1272"/>
        <w:gridCol w:w="1532"/>
      </w:tblGrid>
      <w:tr w:rsidR="00010238" w:rsidRPr="00C64DF1" w14:paraId="0F2ABADD" w14:textId="77777777" w:rsidTr="00286C6D">
        <w:tc>
          <w:tcPr>
            <w:tcW w:w="267" w:type="pct"/>
            <w:vAlign w:val="center"/>
          </w:tcPr>
          <w:p w14:paraId="423801CB" w14:textId="77777777" w:rsidR="00010238" w:rsidRPr="00C64DF1" w:rsidRDefault="00010238" w:rsidP="00286C6D">
            <w:pPr>
              <w:rPr>
                <w:rFonts w:ascii="Arial" w:hAnsi="Arial" w:cs="Arial"/>
                <w:b/>
                <w:bCs/>
                <w:iCs/>
                <w:color w:val="000000" w:themeColor="text1"/>
                <w:sz w:val="20"/>
                <w:szCs w:val="22"/>
              </w:rPr>
            </w:pPr>
            <w:r w:rsidRPr="00C64DF1">
              <w:rPr>
                <w:rFonts w:ascii="Arial" w:hAnsi="Arial" w:cs="Arial"/>
                <w:b/>
                <w:bCs/>
                <w:iCs/>
                <w:color w:val="000000" w:themeColor="text1"/>
                <w:sz w:val="20"/>
                <w:szCs w:val="22"/>
              </w:rPr>
              <w:t>#</w:t>
            </w:r>
          </w:p>
        </w:tc>
        <w:tc>
          <w:tcPr>
            <w:tcW w:w="810" w:type="pct"/>
            <w:vAlign w:val="center"/>
          </w:tcPr>
          <w:p w14:paraId="79A99C4A"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b/>
                <w:bCs/>
                <w:iCs/>
                <w:color w:val="000000" w:themeColor="text1"/>
                <w:sz w:val="20"/>
                <w:szCs w:val="22"/>
              </w:rPr>
              <w:t>Name</w:t>
            </w:r>
          </w:p>
        </w:tc>
        <w:tc>
          <w:tcPr>
            <w:tcW w:w="1068" w:type="pct"/>
            <w:vAlign w:val="center"/>
          </w:tcPr>
          <w:p w14:paraId="7ADDB106"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b/>
                <w:bCs/>
                <w:iCs/>
                <w:color w:val="000000" w:themeColor="text1"/>
                <w:sz w:val="20"/>
                <w:szCs w:val="22"/>
              </w:rPr>
              <w:t>Picture</w:t>
            </w:r>
          </w:p>
        </w:tc>
        <w:tc>
          <w:tcPr>
            <w:tcW w:w="670" w:type="pct"/>
            <w:vAlign w:val="center"/>
          </w:tcPr>
          <w:p w14:paraId="25DD33FC"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b/>
                <w:bCs/>
                <w:iCs/>
                <w:color w:val="000000" w:themeColor="text1"/>
                <w:sz w:val="20"/>
                <w:szCs w:val="22"/>
              </w:rPr>
              <w:t>Size</w:t>
            </w:r>
          </w:p>
        </w:tc>
        <w:tc>
          <w:tcPr>
            <w:tcW w:w="573" w:type="pct"/>
            <w:vAlign w:val="center"/>
          </w:tcPr>
          <w:p w14:paraId="32200751"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b/>
                <w:bCs/>
                <w:iCs/>
                <w:color w:val="000000" w:themeColor="text1"/>
                <w:sz w:val="20"/>
                <w:szCs w:val="22"/>
              </w:rPr>
              <w:t>Time Period</w:t>
            </w:r>
          </w:p>
        </w:tc>
        <w:tc>
          <w:tcPr>
            <w:tcW w:w="734" w:type="pct"/>
            <w:vAlign w:val="center"/>
          </w:tcPr>
          <w:p w14:paraId="11C56DD1" w14:textId="77777777" w:rsidR="00010238" w:rsidRPr="00C64DF1" w:rsidRDefault="00010238" w:rsidP="00286C6D">
            <w:pPr>
              <w:rPr>
                <w:rFonts w:ascii="Arial" w:hAnsi="Arial" w:cs="Arial"/>
                <w:b/>
                <w:bCs/>
                <w:iCs/>
                <w:color w:val="000000" w:themeColor="text1"/>
                <w:sz w:val="20"/>
                <w:szCs w:val="22"/>
              </w:rPr>
            </w:pPr>
            <w:r w:rsidRPr="00C64DF1">
              <w:rPr>
                <w:rFonts w:ascii="Arial" w:hAnsi="Arial" w:cs="Arial"/>
                <w:b/>
                <w:bCs/>
                <w:iCs/>
                <w:color w:val="000000" w:themeColor="text1"/>
                <w:sz w:val="20"/>
                <w:szCs w:val="22"/>
              </w:rPr>
              <w:t>Museum</w:t>
            </w:r>
          </w:p>
        </w:tc>
        <w:tc>
          <w:tcPr>
            <w:tcW w:w="878" w:type="pct"/>
            <w:vAlign w:val="center"/>
          </w:tcPr>
          <w:p w14:paraId="5E12B807" w14:textId="77777777" w:rsidR="00010238" w:rsidRPr="00C64DF1" w:rsidRDefault="00010238" w:rsidP="00286C6D">
            <w:pPr>
              <w:rPr>
                <w:rFonts w:ascii="Arial" w:hAnsi="Arial" w:cs="Arial"/>
                <w:b/>
                <w:bCs/>
                <w:iCs/>
                <w:color w:val="000000" w:themeColor="text1"/>
                <w:sz w:val="20"/>
                <w:szCs w:val="22"/>
              </w:rPr>
            </w:pPr>
            <w:r w:rsidRPr="00C64DF1">
              <w:rPr>
                <w:rFonts w:ascii="Arial" w:hAnsi="Arial" w:cs="Arial"/>
                <w:b/>
                <w:bCs/>
                <w:iCs/>
                <w:color w:val="000000" w:themeColor="text1"/>
                <w:sz w:val="20"/>
                <w:szCs w:val="22"/>
              </w:rPr>
              <w:t>Category</w:t>
            </w:r>
          </w:p>
        </w:tc>
      </w:tr>
      <w:tr w:rsidR="00010238" w:rsidRPr="00C64DF1" w14:paraId="3ECCE8C6" w14:textId="77777777" w:rsidTr="00286C6D">
        <w:tc>
          <w:tcPr>
            <w:tcW w:w="267" w:type="pct"/>
            <w:vAlign w:val="center"/>
          </w:tcPr>
          <w:p w14:paraId="754F6D59"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w:t>
            </w:r>
          </w:p>
        </w:tc>
        <w:tc>
          <w:tcPr>
            <w:tcW w:w="810" w:type="pct"/>
            <w:vAlign w:val="center"/>
          </w:tcPr>
          <w:p w14:paraId="0322F0F6"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The Bronze Mask with Protruding Pupils</w:t>
            </w:r>
          </w:p>
        </w:tc>
        <w:tc>
          <w:tcPr>
            <w:tcW w:w="1068" w:type="pct"/>
            <w:vAlign w:val="center"/>
          </w:tcPr>
          <w:p w14:paraId="6E82CA22" w14:textId="77777777" w:rsidR="00010238" w:rsidRPr="00C64DF1" w:rsidRDefault="00010238" w:rsidP="00286C6D">
            <w:pPr>
              <w:rPr>
                <w:rFonts w:ascii="Arial" w:hAnsi="Arial" w:cs="Arial"/>
                <w:sz w:val="20"/>
                <w:szCs w:val="22"/>
              </w:rPr>
            </w:pPr>
            <w:r w:rsidRPr="00C64DF1">
              <w:rPr>
                <w:rFonts w:ascii="Arial" w:hAnsi="Arial" w:cs="Arial"/>
                <w:iCs/>
                <w:noProof/>
                <w:color w:val="000000" w:themeColor="text1"/>
                <w:sz w:val="20"/>
              </w:rPr>
              <w:drawing>
                <wp:inline distT="0" distB="0" distL="0" distR="0" wp14:anchorId="21762E8E" wp14:editId="4DE4D4F4">
                  <wp:extent cx="1080000" cy="781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0">
                            <a:extLst>
                              <a:ext uri="{28A0092B-C50C-407E-A947-70E740481C1C}">
                                <a14:useLocalDpi xmlns:a14="http://schemas.microsoft.com/office/drawing/2010/main" val="0"/>
                              </a:ext>
                            </a:extLst>
                          </a:blip>
                          <a:srcRect l="8952" r="9031"/>
                          <a:stretch/>
                        </pic:blipFill>
                        <pic:spPr bwMode="auto">
                          <a:xfrm>
                            <a:off x="0" y="0"/>
                            <a:ext cx="1080000" cy="7814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tc>
        <w:tc>
          <w:tcPr>
            <w:tcW w:w="670" w:type="pct"/>
            <w:vAlign w:val="center"/>
          </w:tcPr>
          <w:p w14:paraId="2A91601C"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66cm</w:t>
            </w:r>
          </w:p>
          <w:p w14:paraId="2620CFFD"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Width: 138cm</w:t>
            </w:r>
          </w:p>
        </w:tc>
        <w:tc>
          <w:tcPr>
            <w:tcW w:w="573" w:type="pct"/>
            <w:vAlign w:val="center"/>
          </w:tcPr>
          <w:p w14:paraId="53D7F121"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Shang</w:t>
            </w:r>
          </w:p>
          <w:p w14:paraId="1E4A5F20"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1600-1046 B.C.</w:t>
            </w:r>
          </w:p>
        </w:tc>
        <w:tc>
          <w:tcPr>
            <w:tcW w:w="734" w:type="pct"/>
            <w:vAlign w:val="center"/>
          </w:tcPr>
          <w:p w14:paraId="263003D3"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Sanxingdui Museum</w:t>
            </w:r>
          </w:p>
        </w:tc>
        <w:tc>
          <w:tcPr>
            <w:tcW w:w="878" w:type="pct"/>
            <w:vAlign w:val="center"/>
          </w:tcPr>
          <w:p w14:paraId="1B0F8E25"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Bronze</w:t>
            </w:r>
          </w:p>
        </w:tc>
      </w:tr>
      <w:tr w:rsidR="00010238" w:rsidRPr="00C64DF1" w14:paraId="7B5ACE6E" w14:textId="77777777" w:rsidTr="00286C6D">
        <w:tc>
          <w:tcPr>
            <w:tcW w:w="267" w:type="pct"/>
            <w:vAlign w:val="center"/>
          </w:tcPr>
          <w:p w14:paraId="560ACAC5"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2</w:t>
            </w:r>
          </w:p>
        </w:tc>
        <w:tc>
          <w:tcPr>
            <w:tcW w:w="810" w:type="pct"/>
            <w:vAlign w:val="center"/>
          </w:tcPr>
          <w:p w14:paraId="7711D569"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Bronze Music Instrument</w:t>
            </w:r>
          </w:p>
        </w:tc>
        <w:tc>
          <w:tcPr>
            <w:tcW w:w="1068" w:type="pct"/>
            <w:vAlign w:val="center"/>
          </w:tcPr>
          <w:p w14:paraId="023501ED" w14:textId="77777777" w:rsidR="00010238" w:rsidRPr="00C64DF1" w:rsidRDefault="00010238" w:rsidP="00286C6D">
            <w:pPr>
              <w:rPr>
                <w:rFonts w:ascii="Arial" w:hAnsi="Arial" w:cs="Arial"/>
                <w:iCs/>
                <w:noProof/>
                <w:color w:val="000000" w:themeColor="text1"/>
                <w:sz w:val="20"/>
                <w:szCs w:val="22"/>
              </w:rPr>
            </w:pPr>
            <w:r w:rsidRPr="00C64DF1">
              <w:rPr>
                <w:rFonts w:ascii="Arial" w:hAnsi="Arial" w:cs="Arial"/>
                <w:noProof/>
              </w:rPr>
              <w:drawing>
                <wp:inline distT="0" distB="0" distL="0" distR="0" wp14:anchorId="5ECA6689" wp14:editId="15CC8411">
                  <wp:extent cx="1078865" cy="762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8865" cy="762000"/>
                          </a:xfrm>
                          <a:prstGeom prst="rect">
                            <a:avLst/>
                          </a:prstGeom>
                          <a:noFill/>
                        </pic:spPr>
                      </pic:pic>
                    </a:graphicData>
                  </a:graphic>
                </wp:inline>
              </w:drawing>
            </w:r>
          </w:p>
        </w:tc>
        <w:tc>
          <w:tcPr>
            <w:tcW w:w="670" w:type="pct"/>
            <w:vAlign w:val="center"/>
          </w:tcPr>
          <w:p w14:paraId="4697A069"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63cm</w:t>
            </w:r>
          </w:p>
        </w:tc>
        <w:tc>
          <w:tcPr>
            <w:tcW w:w="573" w:type="pct"/>
            <w:vAlign w:val="center"/>
          </w:tcPr>
          <w:p w14:paraId="41F1C8A5"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Western Zhou</w:t>
            </w:r>
          </w:p>
          <w:p w14:paraId="73AB2D04"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1046-771 B.C.</w:t>
            </w:r>
          </w:p>
        </w:tc>
        <w:tc>
          <w:tcPr>
            <w:tcW w:w="734" w:type="pct"/>
            <w:vAlign w:val="center"/>
          </w:tcPr>
          <w:p w14:paraId="08EAF2CF"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Tianjin Museum</w:t>
            </w:r>
          </w:p>
        </w:tc>
        <w:tc>
          <w:tcPr>
            <w:tcW w:w="878" w:type="pct"/>
            <w:vAlign w:val="center"/>
          </w:tcPr>
          <w:p w14:paraId="3871A885"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Bronze</w:t>
            </w:r>
          </w:p>
        </w:tc>
      </w:tr>
      <w:tr w:rsidR="00010238" w:rsidRPr="00C64DF1" w14:paraId="47855DAE" w14:textId="77777777" w:rsidTr="00286C6D">
        <w:tc>
          <w:tcPr>
            <w:tcW w:w="267" w:type="pct"/>
            <w:vAlign w:val="center"/>
          </w:tcPr>
          <w:p w14:paraId="65AE432D"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3</w:t>
            </w:r>
          </w:p>
        </w:tc>
        <w:tc>
          <w:tcPr>
            <w:tcW w:w="810" w:type="pct"/>
            <w:vAlign w:val="center"/>
          </w:tcPr>
          <w:p w14:paraId="695400DE"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Kneeling Archer</w:t>
            </w:r>
          </w:p>
        </w:tc>
        <w:tc>
          <w:tcPr>
            <w:tcW w:w="1068" w:type="pct"/>
            <w:vAlign w:val="center"/>
          </w:tcPr>
          <w:p w14:paraId="56B23796" w14:textId="77777777" w:rsidR="00010238" w:rsidRPr="00C64DF1" w:rsidRDefault="00010238" w:rsidP="00286C6D">
            <w:pPr>
              <w:rPr>
                <w:rFonts w:ascii="Arial" w:hAnsi="Arial" w:cs="Arial"/>
                <w:iCs/>
                <w:color w:val="000000" w:themeColor="text1"/>
                <w:sz w:val="20"/>
                <w:szCs w:val="22"/>
                <w:lang w:eastAsia="en-US"/>
              </w:rPr>
            </w:pPr>
            <w:r w:rsidRPr="00C64DF1">
              <w:rPr>
                <w:rFonts w:ascii="Arial" w:hAnsi="Arial" w:cs="Arial"/>
                <w:noProof/>
                <w:sz w:val="20"/>
              </w:rPr>
              <w:drawing>
                <wp:inline distT="0" distB="0" distL="0" distR="0" wp14:anchorId="61F34209" wp14:editId="4C394682">
                  <wp:extent cx="1088390" cy="78030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1185073" cy="849623"/>
                          </a:xfrm>
                          <a:prstGeom prst="rect">
                            <a:avLst/>
                          </a:prstGeom>
                        </pic:spPr>
                      </pic:pic>
                    </a:graphicData>
                  </a:graphic>
                </wp:inline>
              </w:drawing>
            </w:r>
          </w:p>
        </w:tc>
        <w:tc>
          <w:tcPr>
            <w:tcW w:w="670" w:type="pct"/>
            <w:vAlign w:val="center"/>
          </w:tcPr>
          <w:p w14:paraId="0E0B67C3"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182cm</w:t>
            </w:r>
          </w:p>
          <w:p w14:paraId="66985763"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Width: 64cm</w:t>
            </w:r>
          </w:p>
        </w:tc>
        <w:tc>
          <w:tcPr>
            <w:tcW w:w="573" w:type="pct"/>
            <w:vAlign w:val="center"/>
          </w:tcPr>
          <w:p w14:paraId="7D5D6FF7"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Qing</w:t>
            </w:r>
          </w:p>
          <w:p w14:paraId="049D525E"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221-207 B.C.</w:t>
            </w:r>
          </w:p>
        </w:tc>
        <w:tc>
          <w:tcPr>
            <w:tcW w:w="734" w:type="pct"/>
            <w:vAlign w:val="center"/>
          </w:tcPr>
          <w:p w14:paraId="226D8889"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Warriors Museum</w:t>
            </w:r>
          </w:p>
        </w:tc>
        <w:tc>
          <w:tcPr>
            <w:tcW w:w="878" w:type="pct"/>
            <w:vAlign w:val="center"/>
          </w:tcPr>
          <w:p w14:paraId="5F1BC5EF" w14:textId="77777777" w:rsidR="00010238" w:rsidRPr="00C64DF1" w:rsidRDefault="00010238" w:rsidP="00286C6D">
            <w:pPr>
              <w:rPr>
                <w:rFonts w:ascii="Arial" w:hAnsi="Arial" w:cs="Arial"/>
                <w:b/>
                <w:iCs/>
                <w:color w:val="000000" w:themeColor="text1"/>
                <w:sz w:val="20"/>
                <w:szCs w:val="22"/>
              </w:rPr>
            </w:pPr>
            <w:r w:rsidRPr="00C64DF1">
              <w:rPr>
                <w:rFonts w:ascii="Arial" w:hAnsi="Arial" w:cs="Arial"/>
                <w:iCs/>
                <w:color w:val="000000" w:themeColor="text1"/>
                <w:sz w:val="20"/>
                <w:szCs w:val="22"/>
              </w:rPr>
              <w:t>Earthenware</w:t>
            </w:r>
          </w:p>
        </w:tc>
      </w:tr>
      <w:tr w:rsidR="00010238" w:rsidRPr="00C64DF1" w14:paraId="77340685" w14:textId="77777777" w:rsidTr="00286C6D">
        <w:tc>
          <w:tcPr>
            <w:tcW w:w="267" w:type="pct"/>
            <w:vAlign w:val="center"/>
          </w:tcPr>
          <w:p w14:paraId="6267BFB7"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4</w:t>
            </w:r>
          </w:p>
        </w:tc>
        <w:tc>
          <w:tcPr>
            <w:tcW w:w="810" w:type="pct"/>
            <w:vAlign w:val="center"/>
          </w:tcPr>
          <w:p w14:paraId="4132B1B6"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Tri-coloured camel</w:t>
            </w:r>
          </w:p>
        </w:tc>
        <w:tc>
          <w:tcPr>
            <w:tcW w:w="1068" w:type="pct"/>
            <w:vAlign w:val="center"/>
          </w:tcPr>
          <w:p w14:paraId="50D871FA"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noProof/>
                <w:color w:val="000000" w:themeColor="text1"/>
                <w:sz w:val="20"/>
              </w:rPr>
              <w:drawing>
                <wp:inline distT="0" distB="0" distL="0" distR="0" wp14:anchorId="4C52D100" wp14:editId="2028DCCC">
                  <wp:extent cx="1095375" cy="7772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17" r="8515"/>
                          <a:stretch/>
                        </pic:blipFill>
                        <pic:spPr bwMode="auto">
                          <a:xfrm>
                            <a:off x="0" y="0"/>
                            <a:ext cx="1101863" cy="7818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0" w:type="pct"/>
            <w:vAlign w:val="center"/>
          </w:tcPr>
          <w:p w14:paraId="1A995C03"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87cm</w:t>
            </w:r>
          </w:p>
        </w:tc>
        <w:tc>
          <w:tcPr>
            <w:tcW w:w="573" w:type="pct"/>
            <w:vAlign w:val="center"/>
          </w:tcPr>
          <w:p w14:paraId="086BB0EA"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Tang</w:t>
            </w:r>
          </w:p>
          <w:p w14:paraId="266EC1F9"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618-907 A.D.</w:t>
            </w:r>
          </w:p>
        </w:tc>
        <w:tc>
          <w:tcPr>
            <w:tcW w:w="734" w:type="pct"/>
            <w:vAlign w:val="center"/>
          </w:tcPr>
          <w:p w14:paraId="02143372"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Nanjing Museum</w:t>
            </w:r>
          </w:p>
        </w:tc>
        <w:tc>
          <w:tcPr>
            <w:tcW w:w="878" w:type="pct"/>
            <w:vAlign w:val="center"/>
          </w:tcPr>
          <w:p w14:paraId="5C06428D"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Ceramics</w:t>
            </w:r>
          </w:p>
        </w:tc>
      </w:tr>
      <w:tr w:rsidR="00010238" w:rsidRPr="00C64DF1" w14:paraId="3FA9D629" w14:textId="77777777" w:rsidTr="00286C6D">
        <w:tc>
          <w:tcPr>
            <w:tcW w:w="267" w:type="pct"/>
            <w:tcBorders>
              <w:bottom w:val="single" w:sz="4" w:space="0" w:color="auto"/>
            </w:tcBorders>
            <w:vAlign w:val="center"/>
          </w:tcPr>
          <w:p w14:paraId="21EB115B"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5</w:t>
            </w:r>
          </w:p>
        </w:tc>
        <w:tc>
          <w:tcPr>
            <w:tcW w:w="810" w:type="pct"/>
            <w:tcBorders>
              <w:bottom w:val="single" w:sz="4" w:space="0" w:color="auto"/>
            </w:tcBorders>
            <w:vAlign w:val="center"/>
          </w:tcPr>
          <w:p w14:paraId="52059F68" w14:textId="3C98BA73" w:rsidR="00010238" w:rsidRPr="00C64DF1" w:rsidRDefault="00010238" w:rsidP="00EA4B3B">
            <w:pPr>
              <w:rPr>
                <w:rFonts w:ascii="Arial" w:hAnsi="Arial" w:cs="Arial"/>
                <w:iCs/>
                <w:color w:val="000000" w:themeColor="text1"/>
                <w:sz w:val="20"/>
                <w:szCs w:val="22"/>
              </w:rPr>
            </w:pPr>
            <w:r w:rsidRPr="00C64DF1">
              <w:rPr>
                <w:rFonts w:ascii="Arial" w:hAnsi="Arial" w:cs="Arial"/>
                <w:iCs/>
                <w:color w:val="000000" w:themeColor="text1"/>
                <w:sz w:val="20"/>
                <w:szCs w:val="22"/>
              </w:rPr>
              <w:t xml:space="preserve">Pottery Figure of a </w:t>
            </w:r>
            <w:r w:rsidR="00EA4B3B">
              <w:rPr>
                <w:rFonts w:ascii="Arial" w:hAnsi="Arial" w:cs="Arial"/>
                <w:iCs/>
                <w:color w:val="000000" w:themeColor="text1"/>
                <w:sz w:val="20"/>
                <w:szCs w:val="22"/>
              </w:rPr>
              <w:t>S</w:t>
            </w:r>
            <w:r w:rsidR="00EA4B3B" w:rsidRPr="00C64DF1">
              <w:rPr>
                <w:rFonts w:ascii="Arial" w:hAnsi="Arial" w:cs="Arial"/>
                <w:iCs/>
                <w:color w:val="000000" w:themeColor="text1"/>
                <w:sz w:val="20"/>
                <w:szCs w:val="22"/>
              </w:rPr>
              <w:t xml:space="preserve">tanding </w:t>
            </w:r>
            <w:r w:rsidRPr="00C64DF1">
              <w:rPr>
                <w:rFonts w:ascii="Arial" w:hAnsi="Arial" w:cs="Arial"/>
                <w:iCs/>
                <w:color w:val="000000" w:themeColor="text1"/>
                <w:sz w:val="20"/>
                <w:szCs w:val="22"/>
              </w:rPr>
              <w:t>Lady</w:t>
            </w:r>
          </w:p>
        </w:tc>
        <w:tc>
          <w:tcPr>
            <w:tcW w:w="1068" w:type="pct"/>
            <w:tcBorders>
              <w:bottom w:val="single" w:sz="4" w:space="0" w:color="auto"/>
            </w:tcBorders>
            <w:vAlign w:val="center"/>
          </w:tcPr>
          <w:p w14:paraId="3CC14055" w14:textId="77777777" w:rsidR="00010238" w:rsidRPr="00C64DF1" w:rsidRDefault="00010238" w:rsidP="00286C6D">
            <w:pPr>
              <w:rPr>
                <w:rFonts w:ascii="Arial" w:hAnsi="Arial" w:cs="Arial"/>
                <w:iCs/>
                <w:color w:val="000000" w:themeColor="text1"/>
                <w:sz w:val="20"/>
                <w:szCs w:val="22"/>
                <w:lang w:eastAsia="en-US"/>
              </w:rPr>
            </w:pPr>
            <w:r w:rsidRPr="00C64DF1">
              <w:rPr>
                <w:rFonts w:ascii="Arial" w:hAnsi="Arial" w:cs="Arial"/>
                <w:iCs/>
                <w:noProof/>
                <w:color w:val="000000" w:themeColor="text1"/>
                <w:sz w:val="20"/>
              </w:rPr>
              <w:drawing>
                <wp:inline distT="0" distB="0" distL="0" distR="0" wp14:anchorId="5AAB31E2" wp14:editId="74A598A5">
                  <wp:extent cx="1080000" cy="764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000" cy="764839"/>
                          </a:xfrm>
                          <a:prstGeom prst="rect">
                            <a:avLst/>
                          </a:prstGeom>
                          <a:noFill/>
                          <a:ln>
                            <a:noFill/>
                          </a:ln>
                        </pic:spPr>
                      </pic:pic>
                    </a:graphicData>
                  </a:graphic>
                </wp:inline>
              </w:drawing>
            </w:r>
          </w:p>
        </w:tc>
        <w:tc>
          <w:tcPr>
            <w:tcW w:w="670" w:type="pct"/>
            <w:tcBorders>
              <w:bottom w:val="single" w:sz="4" w:space="0" w:color="auto"/>
            </w:tcBorders>
            <w:vAlign w:val="center"/>
          </w:tcPr>
          <w:p w14:paraId="5CCDD7C4"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138cm</w:t>
            </w:r>
          </w:p>
          <w:p w14:paraId="5FDB60B4"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Width: 26.6cm</w:t>
            </w:r>
          </w:p>
        </w:tc>
        <w:tc>
          <w:tcPr>
            <w:tcW w:w="573" w:type="pct"/>
            <w:tcBorders>
              <w:bottom w:val="single" w:sz="4" w:space="0" w:color="auto"/>
            </w:tcBorders>
            <w:vAlign w:val="center"/>
          </w:tcPr>
          <w:p w14:paraId="7E19C5CF"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Tang</w:t>
            </w:r>
          </w:p>
          <w:p w14:paraId="3DC69008"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618-907 A.D.</w:t>
            </w:r>
          </w:p>
        </w:tc>
        <w:tc>
          <w:tcPr>
            <w:tcW w:w="734" w:type="pct"/>
            <w:tcBorders>
              <w:bottom w:val="single" w:sz="4" w:space="0" w:color="auto"/>
            </w:tcBorders>
            <w:vAlign w:val="center"/>
          </w:tcPr>
          <w:p w14:paraId="05906A3C"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National Palace Museum, Taipei</w:t>
            </w:r>
          </w:p>
        </w:tc>
        <w:tc>
          <w:tcPr>
            <w:tcW w:w="878" w:type="pct"/>
            <w:tcBorders>
              <w:bottom w:val="single" w:sz="4" w:space="0" w:color="auto"/>
            </w:tcBorders>
            <w:vAlign w:val="center"/>
          </w:tcPr>
          <w:p w14:paraId="104845C8" w14:textId="77777777" w:rsidR="00010238" w:rsidRPr="00C64DF1" w:rsidRDefault="00010238" w:rsidP="00286C6D">
            <w:pPr>
              <w:rPr>
                <w:rFonts w:ascii="Arial" w:hAnsi="Arial" w:cs="Arial"/>
                <w:color w:val="000000" w:themeColor="text1"/>
                <w:sz w:val="20"/>
                <w:szCs w:val="22"/>
              </w:rPr>
            </w:pPr>
            <w:r w:rsidRPr="00C64DF1">
              <w:rPr>
                <w:rFonts w:ascii="Arial" w:hAnsi="Arial" w:cs="Arial"/>
                <w:color w:val="000000" w:themeColor="text1"/>
                <w:sz w:val="20"/>
                <w:szCs w:val="22"/>
              </w:rPr>
              <w:t>Ceramics</w:t>
            </w:r>
          </w:p>
        </w:tc>
      </w:tr>
      <w:tr w:rsidR="00010238" w:rsidRPr="00C64DF1" w14:paraId="6CA96428" w14:textId="77777777" w:rsidTr="00286C6D">
        <w:tc>
          <w:tcPr>
            <w:tcW w:w="267" w:type="pct"/>
            <w:tcBorders>
              <w:bottom w:val="single" w:sz="4" w:space="0" w:color="auto"/>
            </w:tcBorders>
            <w:vAlign w:val="center"/>
          </w:tcPr>
          <w:p w14:paraId="7189A7D3" w14:textId="77777777" w:rsidR="00010238" w:rsidRPr="00C64DF1" w:rsidDel="003B6618"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6</w:t>
            </w:r>
          </w:p>
        </w:tc>
        <w:tc>
          <w:tcPr>
            <w:tcW w:w="810" w:type="pct"/>
            <w:tcBorders>
              <w:bottom w:val="single" w:sz="4" w:space="0" w:color="auto"/>
            </w:tcBorders>
            <w:vAlign w:val="center"/>
          </w:tcPr>
          <w:p w14:paraId="48F84E0D"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Marble Statue of Sakyamuni</w:t>
            </w:r>
          </w:p>
        </w:tc>
        <w:tc>
          <w:tcPr>
            <w:tcW w:w="1068" w:type="pct"/>
            <w:tcBorders>
              <w:bottom w:val="single" w:sz="4" w:space="0" w:color="auto"/>
            </w:tcBorders>
            <w:vAlign w:val="center"/>
          </w:tcPr>
          <w:p w14:paraId="78D7210F" w14:textId="77777777" w:rsidR="00010238" w:rsidRPr="00C64DF1" w:rsidRDefault="00010238" w:rsidP="00286C6D">
            <w:pPr>
              <w:rPr>
                <w:rFonts w:ascii="Arial" w:hAnsi="Arial" w:cs="Arial"/>
                <w:iCs/>
                <w:noProof/>
                <w:color w:val="000000" w:themeColor="text1"/>
                <w:sz w:val="20"/>
                <w:szCs w:val="22"/>
              </w:rPr>
            </w:pPr>
            <w:r w:rsidRPr="00C64DF1">
              <w:rPr>
                <w:rFonts w:ascii="Arial" w:hAnsi="Arial" w:cs="Arial"/>
                <w:noProof/>
                <w:sz w:val="20"/>
              </w:rPr>
              <w:drawing>
                <wp:inline distT="0" distB="0" distL="0" distR="0" wp14:anchorId="0FDDE137" wp14:editId="4E15A46A">
                  <wp:extent cx="1082877" cy="772885"/>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1158102" cy="826576"/>
                          </a:xfrm>
                          <a:prstGeom prst="rect">
                            <a:avLst/>
                          </a:prstGeom>
                        </pic:spPr>
                      </pic:pic>
                    </a:graphicData>
                  </a:graphic>
                </wp:inline>
              </w:drawing>
            </w:r>
          </w:p>
        </w:tc>
        <w:tc>
          <w:tcPr>
            <w:tcW w:w="670" w:type="pct"/>
            <w:tcBorders>
              <w:bottom w:val="single" w:sz="4" w:space="0" w:color="auto"/>
            </w:tcBorders>
            <w:vAlign w:val="center"/>
          </w:tcPr>
          <w:p w14:paraId="701C4291"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Width: 40cm</w:t>
            </w:r>
          </w:p>
        </w:tc>
        <w:tc>
          <w:tcPr>
            <w:tcW w:w="573" w:type="pct"/>
            <w:tcBorders>
              <w:bottom w:val="single" w:sz="4" w:space="0" w:color="auto"/>
            </w:tcBorders>
            <w:vAlign w:val="center"/>
          </w:tcPr>
          <w:p w14:paraId="0732BA47"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Liao</w:t>
            </w:r>
          </w:p>
          <w:p w14:paraId="4020E42D"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907-1125 A.D.</w:t>
            </w:r>
          </w:p>
        </w:tc>
        <w:tc>
          <w:tcPr>
            <w:tcW w:w="734" w:type="pct"/>
            <w:tcBorders>
              <w:bottom w:val="single" w:sz="4" w:space="0" w:color="auto"/>
            </w:tcBorders>
            <w:vAlign w:val="center"/>
          </w:tcPr>
          <w:p w14:paraId="48DE5688"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The Capital Museum</w:t>
            </w:r>
          </w:p>
        </w:tc>
        <w:tc>
          <w:tcPr>
            <w:tcW w:w="878" w:type="pct"/>
            <w:tcBorders>
              <w:bottom w:val="single" w:sz="4" w:space="0" w:color="auto"/>
            </w:tcBorders>
            <w:vAlign w:val="center"/>
          </w:tcPr>
          <w:p w14:paraId="14AA847D" w14:textId="77777777" w:rsidR="00010238" w:rsidRPr="00C64DF1" w:rsidRDefault="00010238" w:rsidP="00286C6D">
            <w:pPr>
              <w:rPr>
                <w:rFonts w:ascii="Arial" w:hAnsi="Arial" w:cs="Arial"/>
                <w:color w:val="000000" w:themeColor="text1"/>
                <w:sz w:val="20"/>
                <w:szCs w:val="22"/>
              </w:rPr>
            </w:pPr>
            <w:r w:rsidRPr="00C64DF1">
              <w:rPr>
                <w:rFonts w:ascii="Arial" w:hAnsi="Arial" w:cs="Arial"/>
                <w:color w:val="000000" w:themeColor="text1"/>
                <w:sz w:val="20"/>
                <w:szCs w:val="22"/>
              </w:rPr>
              <w:t>Marble</w:t>
            </w:r>
          </w:p>
        </w:tc>
      </w:tr>
      <w:tr w:rsidR="00010238" w:rsidRPr="00C64DF1" w14:paraId="658821D8" w14:textId="77777777" w:rsidTr="00286C6D">
        <w:tc>
          <w:tcPr>
            <w:tcW w:w="267" w:type="pct"/>
            <w:tcBorders>
              <w:bottom w:val="single" w:sz="4" w:space="0" w:color="auto"/>
            </w:tcBorders>
            <w:vAlign w:val="center"/>
          </w:tcPr>
          <w:p w14:paraId="39744DF0"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lastRenderedPageBreak/>
              <w:t>7</w:t>
            </w:r>
          </w:p>
        </w:tc>
        <w:tc>
          <w:tcPr>
            <w:tcW w:w="810" w:type="pct"/>
            <w:tcBorders>
              <w:bottom w:val="single" w:sz="4" w:space="0" w:color="auto"/>
            </w:tcBorders>
            <w:vAlign w:val="center"/>
          </w:tcPr>
          <w:p w14:paraId="3DDED052" w14:textId="77777777" w:rsidR="00010238" w:rsidRPr="00C64DF1" w:rsidRDefault="00010238" w:rsidP="00286C6D">
            <w:pPr>
              <w:rPr>
                <w:rFonts w:ascii="Arial" w:hAnsi="Arial" w:cs="Arial"/>
                <w:iCs/>
                <w:color w:val="000000" w:themeColor="text1"/>
                <w:sz w:val="20"/>
                <w:szCs w:val="22"/>
              </w:rPr>
            </w:pPr>
            <w:bookmarkStart w:id="44" w:name="_Hlk79761699"/>
            <w:r w:rsidRPr="00C64DF1">
              <w:rPr>
                <w:rFonts w:ascii="Arial" w:hAnsi="Arial" w:cs="Arial"/>
                <w:iCs/>
                <w:color w:val="000000" w:themeColor="text1"/>
                <w:sz w:val="20"/>
                <w:szCs w:val="22"/>
              </w:rPr>
              <w:t>Gilded Bull</w:t>
            </w:r>
            <w:bookmarkEnd w:id="44"/>
          </w:p>
        </w:tc>
        <w:tc>
          <w:tcPr>
            <w:tcW w:w="1068" w:type="pct"/>
            <w:tcBorders>
              <w:bottom w:val="single" w:sz="4" w:space="0" w:color="auto"/>
            </w:tcBorders>
            <w:vAlign w:val="center"/>
          </w:tcPr>
          <w:p w14:paraId="27EAB55A" w14:textId="77777777" w:rsidR="00010238" w:rsidRPr="00C64DF1" w:rsidRDefault="00010238" w:rsidP="00286C6D">
            <w:pPr>
              <w:rPr>
                <w:rFonts w:ascii="Arial" w:hAnsi="Arial" w:cs="Arial"/>
                <w:iCs/>
                <w:noProof/>
                <w:color w:val="000000" w:themeColor="text1"/>
                <w:sz w:val="20"/>
                <w:szCs w:val="22"/>
              </w:rPr>
            </w:pPr>
            <w:r w:rsidRPr="00C64DF1">
              <w:rPr>
                <w:rFonts w:ascii="Arial" w:hAnsi="Arial" w:cs="Arial"/>
                <w:noProof/>
                <w:sz w:val="20"/>
              </w:rPr>
              <w:drawing>
                <wp:inline distT="0" distB="0" distL="0" distR="0" wp14:anchorId="2F516182" wp14:editId="60167A63">
                  <wp:extent cx="1082675" cy="967202"/>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31" r="14278"/>
                          <a:stretch/>
                        </pic:blipFill>
                        <pic:spPr bwMode="auto">
                          <a:xfrm>
                            <a:off x="0" y="0"/>
                            <a:ext cx="1194324" cy="1066943"/>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723C162F"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45cm</w:t>
            </w:r>
          </w:p>
          <w:p w14:paraId="062BF6C6"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Width: 38cm</w:t>
            </w:r>
          </w:p>
        </w:tc>
        <w:tc>
          <w:tcPr>
            <w:tcW w:w="573" w:type="pct"/>
            <w:tcBorders>
              <w:bottom w:val="single" w:sz="4" w:space="0" w:color="auto"/>
            </w:tcBorders>
            <w:vAlign w:val="center"/>
          </w:tcPr>
          <w:p w14:paraId="5FA6BA68"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Western Xia</w:t>
            </w:r>
          </w:p>
          <w:p w14:paraId="1A4A15A1"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1038-1227 A.D.</w:t>
            </w:r>
          </w:p>
        </w:tc>
        <w:tc>
          <w:tcPr>
            <w:tcW w:w="734" w:type="pct"/>
            <w:tcBorders>
              <w:bottom w:val="single" w:sz="4" w:space="0" w:color="auto"/>
            </w:tcBorders>
            <w:vAlign w:val="center"/>
          </w:tcPr>
          <w:p w14:paraId="272C7FE8"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Ningxia Museum</w:t>
            </w:r>
          </w:p>
        </w:tc>
        <w:tc>
          <w:tcPr>
            <w:tcW w:w="878" w:type="pct"/>
            <w:tcBorders>
              <w:bottom w:val="single" w:sz="4" w:space="0" w:color="auto"/>
            </w:tcBorders>
            <w:vAlign w:val="center"/>
          </w:tcPr>
          <w:p w14:paraId="7133A685" w14:textId="77777777" w:rsidR="00010238" w:rsidRPr="00C64DF1" w:rsidRDefault="00010238" w:rsidP="00286C6D">
            <w:pPr>
              <w:rPr>
                <w:rFonts w:ascii="Arial" w:hAnsi="Arial" w:cs="Arial"/>
                <w:color w:val="000000" w:themeColor="text1"/>
                <w:sz w:val="20"/>
                <w:szCs w:val="22"/>
              </w:rPr>
            </w:pPr>
            <w:r w:rsidRPr="00C64DF1">
              <w:rPr>
                <w:rFonts w:ascii="Arial" w:hAnsi="Arial" w:cs="Arial"/>
                <w:iCs/>
                <w:color w:val="000000" w:themeColor="text1"/>
                <w:sz w:val="20"/>
                <w:szCs w:val="22"/>
              </w:rPr>
              <w:t>Bronze</w:t>
            </w:r>
          </w:p>
        </w:tc>
      </w:tr>
      <w:tr w:rsidR="00010238" w:rsidRPr="00C64DF1" w14:paraId="7C033A0B" w14:textId="77777777" w:rsidTr="00286C6D">
        <w:tc>
          <w:tcPr>
            <w:tcW w:w="267" w:type="pct"/>
            <w:tcBorders>
              <w:bottom w:val="single" w:sz="4" w:space="0" w:color="auto"/>
            </w:tcBorders>
            <w:vAlign w:val="center"/>
          </w:tcPr>
          <w:p w14:paraId="32873A1B" w14:textId="77777777" w:rsidR="00010238" w:rsidRPr="00C64DF1" w:rsidDel="003B6618"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8</w:t>
            </w:r>
          </w:p>
        </w:tc>
        <w:tc>
          <w:tcPr>
            <w:tcW w:w="810" w:type="pct"/>
            <w:tcBorders>
              <w:bottom w:val="single" w:sz="4" w:space="0" w:color="auto"/>
            </w:tcBorders>
            <w:vAlign w:val="center"/>
          </w:tcPr>
          <w:p w14:paraId="08CCE119"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 xml:space="preserve">Vajrasattva Bronze Status </w:t>
            </w:r>
          </w:p>
        </w:tc>
        <w:tc>
          <w:tcPr>
            <w:tcW w:w="1068" w:type="pct"/>
            <w:tcBorders>
              <w:bottom w:val="single" w:sz="4" w:space="0" w:color="auto"/>
            </w:tcBorders>
            <w:vAlign w:val="center"/>
          </w:tcPr>
          <w:p w14:paraId="36E433E8" w14:textId="77777777" w:rsidR="00010238" w:rsidRPr="00C64DF1" w:rsidRDefault="00010238" w:rsidP="00286C6D">
            <w:pPr>
              <w:rPr>
                <w:rFonts w:ascii="Arial" w:hAnsi="Arial" w:cs="Arial"/>
                <w:iCs/>
                <w:noProof/>
                <w:color w:val="000000" w:themeColor="text1"/>
                <w:sz w:val="20"/>
                <w:szCs w:val="22"/>
              </w:rPr>
            </w:pPr>
            <w:r w:rsidRPr="00C64DF1">
              <w:rPr>
                <w:rFonts w:ascii="Arial" w:hAnsi="Arial" w:cs="Arial"/>
                <w:noProof/>
                <w:sz w:val="20"/>
              </w:rPr>
              <w:drawing>
                <wp:inline distT="0" distB="0" distL="0" distR="0" wp14:anchorId="596210B7" wp14:editId="222813C6">
                  <wp:extent cx="1088390" cy="966694"/>
                  <wp:effectExtent l="0" t="0" r="0" b="508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919" r="10642"/>
                          <a:stretch/>
                        </pic:blipFill>
                        <pic:spPr bwMode="auto">
                          <a:xfrm>
                            <a:off x="0" y="0"/>
                            <a:ext cx="1111690" cy="987388"/>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6BA80B1E"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58.5cm</w:t>
            </w:r>
          </w:p>
          <w:p w14:paraId="28BF74D0" w14:textId="4A35B268" w:rsidR="00010238" w:rsidRPr="00C64DF1" w:rsidRDefault="00010238" w:rsidP="00EA4B3B">
            <w:pPr>
              <w:rPr>
                <w:rFonts w:ascii="Arial" w:hAnsi="Arial" w:cs="Arial"/>
                <w:iCs/>
                <w:color w:val="000000" w:themeColor="text1"/>
                <w:sz w:val="20"/>
                <w:szCs w:val="22"/>
              </w:rPr>
            </w:pPr>
            <w:r w:rsidRPr="00C64DF1">
              <w:rPr>
                <w:rFonts w:ascii="Arial" w:hAnsi="Arial" w:cs="Arial"/>
                <w:iCs/>
                <w:color w:val="000000" w:themeColor="text1"/>
                <w:sz w:val="20"/>
                <w:szCs w:val="22"/>
              </w:rPr>
              <w:t>Width</w:t>
            </w:r>
            <w:r w:rsidR="00EA4B3B">
              <w:rPr>
                <w:rFonts w:ascii="Arial" w:hAnsi="Arial" w:cs="Arial"/>
                <w:iCs/>
                <w:color w:val="000000" w:themeColor="text1"/>
                <w:sz w:val="20"/>
                <w:szCs w:val="22"/>
              </w:rPr>
              <w:t>:</w:t>
            </w:r>
            <w:r w:rsidRPr="00C64DF1">
              <w:rPr>
                <w:rFonts w:ascii="Arial" w:hAnsi="Arial" w:cs="Arial"/>
                <w:iCs/>
                <w:color w:val="000000" w:themeColor="text1"/>
                <w:sz w:val="20"/>
                <w:szCs w:val="22"/>
              </w:rPr>
              <w:t>46.5cm</w:t>
            </w:r>
          </w:p>
        </w:tc>
        <w:tc>
          <w:tcPr>
            <w:tcW w:w="573" w:type="pct"/>
            <w:tcBorders>
              <w:bottom w:val="single" w:sz="4" w:space="0" w:color="auto"/>
            </w:tcBorders>
            <w:vAlign w:val="center"/>
          </w:tcPr>
          <w:p w14:paraId="53F10D3A"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 xml:space="preserve">Western Xia  </w:t>
            </w:r>
          </w:p>
          <w:p w14:paraId="619556B7"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1038-1227 A.D.</w:t>
            </w:r>
          </w:p>
        </w:tc>
        <w:tc>
          <w:tcPr>
            <w:tcW w:w="734" w:type="pct"/>
            <w:tcBorders>
              <w:bottom w:val="single" w:sz="4" w:space="0" w:color="auto"/>
            </w:tcBorders>
            <w:vAlign w:val="center"/>
          </w:tcPr>
          <w:p w14:paraId="392C92DB"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Ningxia Museum</w:t>
            </w:r>
          </w:p>
        </w:tc>
        <w:tc>
          <w:tcPr>
            <w:tcW w:w="878" w:type="pct"/>
            <w:tcBorders>
              <w:bottom w:val="single" w:sz="4" w:space="0" w:color="auto"/>
            </w:tcBorders>
            <w:vAlign w:val="center"/>
          </w:tcPr>
          <w:p w14:paraId="7E0AB65E" w14:textId="77777777" w:rsidR="00010238" w:rsidRPr="00C64DF1" w:rsidRDefault="00010238" w:rsidP="00286C6D">
            <w:pPr>
              <w:rPr>
                <w:rFonts w:ascii="Arial" w:hAnsi="Arial" w:cs="Arial"/>
                <w:color w:val="000000" w:themeColor="text1"/>
                <w:sz w:val="20"/>
                <w:szCs w:val="22"/>
              </w:rPr>
            </w:pPr>
            <w:r w:rsidRPr="00C64DF1">
              <w:rPr>
                <w:rFonts w:ascii="Arial" w:hAnsi="Arial" w:cs="Arial"/>
                <w:iCs/>
                <w:color w:val="000000" w:themeColor="text1"/>
                <w:sz w:val="20"/>
                <w:szCs w:val="22"/>
              </w:rPr>
              <w:t>Bronze</w:t>
            </w:r>
          </w:p>
        </w:tc>
      </w:tr>
      <w:tr w:rsidR="00010238" w:rsidRPr="00C64DF1" w14:paraId="2716055E" w14:textId="77777777" w:rsidTr="00286C6D">
        <w:tc>
          <w:tcPr>
            <w:tcW w:w="267" w:type="pct"/>
            <w:tcBorders>
              <w:bottom w:val="single" w:sz="4" w:space="0" w:color="auto"/>
            </w:tcBorders>
            <w:vAlign w:val="center"/>
          </w:tcPr>
          <w:p w14:paraId="22D6A89E"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9</w:t>
            </w:r>
          </w:p>
        </w:tc>
        <w:tc>
          <w:tcPr>
            <w:tcW w:w="810" w:type="pct"/>
            <w:tcBorders>
              <w:bottom w:val="single" w:sz="4" w:space="0" w:color="auto"/>
            </w:tcBorders>
            <w:vAlign w:val="center"/>
          </w:tcPr>
          <w:p w14:paraId="200F692D"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Blue-and-White Vase with Peons Scrools Design</w:t>
            </w:r>
          </w:p>
        </w:tc>
        <w:tc>
          <w:tcPr>
            <w:tcW w:w="1068" w:type="pct"/>
            <w:tcBorders>
              <w:bottom w:val="single" w:sz="4" w:space="0" w:color="auto"/>
            </w:tcBorders>
            <w:vAlign w:val="center"/>
          </w:tcPr>
          <w:p w14:paraId="0A42AA88" w14:textId="77777777" w:rsidR="00010238" w:rsidRPr="00C64DF1" w:rsidRDefault="00010238" w:rsidP="00286C6D">
            <w:pPr>
              <w:rPr>
                <w:rFonts w:ascii="Arial" w:hAnsi="Arial" w:cs="Arial"/>
                <w:noProof/>
                <w:sz w:val="20"/>
              </w:rPr>
            </w:pPr>
            <w:r w:rsidRPr="00C64DF1">
              <w:rPr>
                <w:rFonts w:ascii="Arial" w:hAnsi="Arial" w:cs="Arial"/>
                <w:noProof/>
                <w:sz w:val="20"/>
              </w:rPr>
              <w:drawing>
                <wp:inline distT="0" distB="0" distL="0" distR="0" wp14:anchorId="768B5DDB" wp14:editId="5B9C8CF9">
                  <wp:extent cx="1082675" cy="9551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198" r="6838"/>
                          <a:stretch/>
                        </pic:blipFill>
                        <pic:spPr bwMode="auto">
                          <a:xfrm>
                            <a:off x="0" y="0"/>
                            <a:ext cx="1131093" cy="997875"/>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3A94EC50"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44cm</w:t>
            </w:r>
          </w:p>
        </w:tc>
        <w:tc>
          <w:tcPr>
            <w:tcW w:w="573" w:type="pct"/>
            <w:tcBorders>
              <w:bottom w:val="single" w:sz="4" w:space="0" w:color="auto"/>
            </w:tcBorders>
            <w:vAlign w:val="center"/>
          </w:tcPr>
          <w:p w14:paraId="7E3A88C8"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Yuan</w:t>
            </w:r>
          </w:p>
          <w:p w14:paraId="269E6B0D"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1271-1368 A.D.</w:t>
            </w:r>
          </w:p>
        </w:tc>
        <w:tc>
          <w:tcPr>
            <w:tcW w:w="734" w:type="pct"/>
            <w:tcBorders>
              <w:bottom w:val="single" w:sz="4" w:space="0" w:color="auto"/>
            </w:tcBorders>
            <w:vAlign w:val="center"/>
          </w:tcPr>
          <w:p w14:paraId="267D9815"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Nanjing Museum</w:t>
            </w:r>
          </w:p>
        </w:tc>
        <w:tc>
          <w:tcPr>
            <w:tcW w:w="878" w:type="pct"/>
            <w:tcBorders>
              <w:bottom w:val="single" w:sz="4" w:space="0" w:color="auto"/>
            </w:tcBorders>
            <w:vAlign w:val="center"/>
          </w:tcPr>
          <w:p w14:paraId="3B40269C"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color w:val="000000" w:themeColor="text1"/>
                <w:sz w:val="20"/>
                <w:szCs w:val="22"/>
              </w:rPr>
              <w:t>Ceramics</w:t>
            </w:r>
          </w:p>
        </w:tc>
      </w:tr>
      <w:tr w:rsidR="00010238" w:rsidRPr="00C64DF1" w14:paraId="6860A70B" w14:textId="77777777" w:rsidTr="00286C6D">
        <w:tc>
          <w:tcPr>
            <w:tcW w:w="267" w:type="pct"/>
            <w:tcBorders>
              <w:bottom w:val="single" w:sz="4" w:space="0" w:color="auto"/>
            </w:tcBorders>
            <w:vAlign w:val="center"/>
          </w:tcPr>
          <w:p w14:paraId="12D8A0B2"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10</w:t>
            </w:r>
          </w:p>
        </w:tc>
        <w:tc>
          <w:tcPr>
            <w:tcW w:w="810" w:type="pct"/>
            <w:tcBorders>
              <w:bottom w:val="single" w:sz="4" w:space="0" w:color="auto"/>
            </w:tcBorders>
            <w:vAlign w:val="center"/>
          </w:tcPr>
          <w:p w14:paraId="1B999353"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Figure of an Assistant to the Judge of Hell</w:t>
            </w:r>
          </w:p>
        </w:tc>
        <w:tc>
          <w:tcPr>
            <w:tcW w:w="1068" w:type="pct"/>
            <w:tcBorders>
              <w:bottom w:val="single" w:sz="4" w:space="0" w:color="auto"/>
            </w:tcBorders>
            <w:vAlign w:val="center"/>
          </w:tcPr>
          <w:p w14:paraId="6DB595A4" w14:textId="77777777" w:rsidR="00010238" w:rsidRPr="00C64DF1" w:rsidRDefault="00010238" w:rsidP="00286C6D">
            <w:pPr>
              <w:rPr>
                <w:rFonts w:ascii="Arial" w:hAnsi="Arial" w:cs="Arial"/>
                <w:noProof/>
                <w:sz w:val="20"/>
              </w:rPr>
            </w:pPr>
            <w:r w:rsidRPr="00C64DF1">
              <w:rPr>
                <w:rFonts w:ascii="Arial" w:hAnsi="Arial" w:cs="Arial"/>
                <w:noProof/>
                <w:sz w:val="20"/>
              </w:rPr>
              <w:drawing>
                <wp:inline distT="0" distB="0" distL="0" distR="0" wp14:anchorId="1FD91463" wp14:editId="65EFCAF7">
                  <wp:extent cx="1072243" cy="9786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131" t="-1" r="7525" b="-115"/>
                          <a:stretch/>
                        </pic:blipFill>
                        <pic:spPr bwMode="auto">
                          <a:xfrm>
                            <a:off x="0" y="0"/>
                            <a:ext cx="1191622" cy="1087643"/>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6A3AA126"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148cm</w:t>
            </w:r>
          </w:p>
          <w:p w14:paraId="66451049"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Width: 36cm</w:t>
            </w:r>
          </w:p>
        </w:tc>
        <w:tc>
          <w:tcPr>
            <w:tcW w:w="573" w:type="pct"/>
            <w:tcBorders>
              <w:bottom w:val="single" w:sz="4" w:space="0" w:color="auto"/>
            </w:tcBorders>
            <w:vAlign w:val="center"/>
          </w:tcPr>
          <w:p w14:paraId="028EA66D"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1368-1644 A.D.</w:t>
            </w:r>
          </w:p>
        </w:tc>
        <w:tc>
          <w:tcPr>
            <w:tcW w:w="734" w:type="pct"/>
            <w:tcBorders>
              <w:bottom w:val="single" w:sz="4" w:space="0" w:color="auto"/>
            </w:tcBorders>
            <w:vAlign w:val="center"/>
          </w:tcPr>
          <w:p w14:paraId="35935846"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The British Museum</w:t>
            </w:r>
          </w:p>
        </w:tc>
        <w:tc>
          <w:tcPr>
            <w:tcW w:w="878" w:type="pct"/>
            <w:tcBorders>
              <w:bottom w:val="single" w:sz="4" w:space="0" w:color="auto"/>
            </w:tcBorders>
            <w:vAlign w:val="center"/>
          </w:tcPr>
          <w:p w14:paraId="70AE4381" w14:textId="77777777" w:rsidR="00010238" w:rsidRPr="00C64DF1" w:rsidRDefault="00010238" w:rsidP="00286C6D">
            <w:pPr>
              <w:rPr>
                <w:rFonts w:ascii="Arial" w:hAnsi="Arial" w:cs="Arial"/>
                <w:color w:val="000000" w:themeColor="text1"/>
                <w:sz w:val="20"/>
                <w:szCs w:val="22"/>
              </w:rPr>
            </w:pPr>
            <w:r w:rsidRPr="00C64DF1">
              <w:rPr>
                <w:rFonts w:ascii="Arial" w:hAnsi="Arial" w:cs="Arial"/>
                <w:color w:val="000000" w:themeColor="text1"/>
                <w:sz w:val="20"/>
                <w:szCs w:val="22"/>
              </w:rPr>
              <w:t>Ceramics</w:t>
            </w:r>
          </w:p>
        </w:tc>
      </w:tr>
      <w:tr w:rsidR="00010238" w:rsidRPr="00C64DF1" w14:paraId="50E7F1AD" w14:textId="77777777" w:rsidTr="00286C6D">
        <w:tc>
          <w:tcPr>
            <w:tcW w:w="267" w:type="pct"/>
            <w:tcBorders>
              <w:bottom w:val="single" w:sz="4" w:space="0" w:color="auto"/>
            </w:tcBorders>
            <w:vAlign w:val="center"/>
          </w:tcPr>
          <w:p w14:paraId="5EF54283"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11</w:t>
            </w:r>
          </w:p>
        </w:tc>
        <w:tc>
          <w:tcPr>
            <w:tcW w:w="810" w:type="pct"/>
            <w:tcBorders>
              <w:bottom w:val="single" w:sz="4" w:space="0" w:color="auto"/>
            </w:tcBorders>
            <w:vAlign w:val="center"/>
          </w:tcPr>
          <w:p w14:paraId="02057C8D"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Eight Corners Case (Black)</w:t>
            </w:r>
          </w:p>
        </w:tc>
        <w:tc>
          <w:tcPr>
            <w:tcW w:w="1068" w:type="pct"/>
            <w:tcBorders>
              <w:bottom w:val="single" w:sz="4" w:space="0" w:color="auto"/>
            </w:tcBorders>
            <w:vAlign w:val="center"/>
          </w:tcPr>
          <w:p w14:paraId="2787E259" w14:textId="77777777" w:rsidR="00010238" w:rsidRPr="00C64DF1" w:rsidRDefault="00010238" w:rsidP="00286C6D">
            <w:pPr>
              <w:rPr>
                <w:rFonts w:ascii="Arial" w:hAnsi="Arial" w:cs="Arial"/>
                <w:noProof/>
                <w:sz w:val="20"/>
              </w:rPr>
            </w:pPr>
            <w:r w:rsidRPr="00C64DF1">
              <w:rPr>
                <w:rFonts w:ascii="Arial" w:hAnsi="Arial" w:cs="Arial"/>
                <w:noProof/>
                <w:sz w:val="20"/>
              </w:rPr>
              <w:drawing>
                <wp:inline distT="0" distB="0" distL="0" distR="0" wp14:anchorId="3B4A5DFE" wp14:editId="2F04A135">
                  <wp:extent cx="1083310" cy="762000"/>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658" t="466" r="5179"/>
                          <a:stretch/>
                        </pic:blipFill>
                        <pic:spPr bwMode="auto">
                          <a:xfrm>
                            <a:off x="0" y="0"/>
                            <a:ext cx="1084580" cy="762893"/>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230341DC"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31cm</w:t>
            </w:r>
          </w:p>
          <w:p w14:paraId="4F025104"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Width: 27.3cm</w:t>
            </w:r>
          </w:p>
        </w:tc>
        <w:tc>
          <w:tcPr>
            <w:tcW w:w="573" w:type="pct"/>
            <w:tcBorders>
              <w:bottom w:val="single" w:sz="4" w:space="0" w:color="auto"/>
            </w:tcBorders>
            <w:vAlign w:val="center"/>
          </w:tcPr>
          <w:p w14:paraId="26EAD3DB"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Ming</w:t>
            </w:r>
          </w:p>
          <w:p w14:paraId="19CE4464"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1368-1644 A.D.</w:t>
            </w:r>
          </w:p>
        </w:tc>
        <w:tc>
          <w:tcPr>
            <w:tcW w:w="734" w:type="pct"/>
            <w:tcBorders>
              <w:bottom w:val="single" w:sz="4" w:space="0" w:color="auto"/>
            </w:tcBorders>
            <w:vAlign w:val="center"/>
          </w:tcPr>
          <w:p w14:paraId="19225CEA"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Zhejiang Museum</w:t>
            </w:r>
          </w:p>
        </w:tc>
        <w:tc>
          <w:tcPr>
            <w:tcW w:w="878" w:type="pct"/>
            <w:tcBorders>
              <w:bottom w:val="single" w:sz="4" w:space="0" w:color="auto"/>
            </w:tcBorders>
            <w:vAlign w:val="center"/>
          </w:tcPr>
          <w:p w14:paraId="56533368"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Lacquerware</w:t>
            </w:r>
          </w:p>
        </w:tc>
      </w:tr>
      <w:tr w:rsidR="00010238" w:rsidRPr="00C64DF1" w14:paraId="74FD5FD9" w14:textId="77777777" w:rsidTr="00286C6D">
        <w:trPr>
          <w:trHeight w:val="1528"/>
        </w:trPr>
        <w:tc>
          <w:tcPr>
            <w:tcW w:w="267" w:type="pct"/>
            <w:tcBorders>
              <w:bottom w:val="single" w:sz="4" w:space="0" w:color="auto"/>
            </w:tcBorders>
            <w:vAlign w:val="center"/>
          </w:tcPr>
          <w:p w14:paraId="6D2F4BF7"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12</w:t>
            </w:r>
          </w:p>
        </w:tc>
        <w:tc>
          <w:tcPr>
            <w:tcW w:w="810" w:type="pct"/>
            <w:tcBorders>
              <w:bottom w:val="single" w:sz="4" w:space="0" w:color="auto"/>
            </w:tcBorders>
            <w:vAlign w:val="center"/>
          </w:tcPr>
          <w:p w14:paraId="4A8245EE"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Imari Covered Bowl with Floral Sprays</w:t>
            </w:r>
          </w:p>
        </w:tc>
        <w:tc>
          <w:tcPr>
            <w:tcW w:w="1068" w:type="pct"/>
            <w:tcBorders>
              <w:bottom w:val="single" w:sz="4" w:space="0" w:color="auto"/>
            </w:tcBorders>
            <w:vAlign w:val="center"/>
          </w:tcPr>
          <w:p w14:paraId="02C19767" w14:textId="77777777" w:rsidR="00010238" w:rsidRPr="00C64DF1" w:rsidRDefault="00010238" w:rsidP="00286C6D">
            <w:pPr>
              <w:rPr>
                <w:rFonts w:ascii="Arial" w:hAnsi="Arial" w:cs="Arial"/>
                <w:iCs/>
                <w:noProof/>
                <w:color w:val="000000" w:themeColor="text1"/>
                <w:sz w:val="20"/>
                <w:szCs w:val="22"/>
              </w:rPr>
            </w:pPr>
            <w:r w:rsidRPr="00C64DF1">
              <w:rPr>
                <w:rFonts w:ascii="Arial" w:hAnsi="Arial" w:cs="Arial"/>
                <w:noProof/>
                <w:sz w:val="20"/>
              </w:rPr>
              <w:drawing>
                <wp:inline distT="0" distB="0" distL="0" distR="0" wp14:anchorId="5FA9301D" wp14:editId="78A7BBC6">
                  <wp:extent cx="1079500" cy="952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014" t="14071" r="15859" b="1846"/>
                          <a:stretch/>
                        </pic:blipFill>
                        <pic:spPr bwMode="auto">
                          <a:xfrm>
                            <a:off x="0" y="0"/>
                            <a:ext cx="1079500" cy="952500"/>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57D9F906"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Height: 32cm</w:t>
            </w:r>
          </w:p>
          <w:p w14:paraId="60333445" w14:textId="090A1773" w:rsidR="00010238" w:rsidRPr="00C64DF1" w:rsidRDefault="00010238" w:rsidP="00EA4B3B">
            <w:pPr>
              <w:rPr>
                <w:rFonts w:ascii="Arial" w:hAnsi="Arial" w:cs="Arial"/>
                <w:iCs/>
                <w:color w:val="000000" w:themeColor="text1"/>
                <w:sz w:val="20"/>
                <w:szCs w:val="22"/>
              </w:rPr>
            </w:pPr>
            <w:r w:rsidRPr="00C64DF1">
              <w:rPr>
                <w:rFonts w:ascii="Arial" w:hAnsi="Arial" w:cs="Arial"/>
                <w:iCs/>
                <w:color w:val="000000" w:themeColor="text1"/>
                <w:sz w:val="20"/>
                <w:szCs w:val="22"/>
              </w:rPr>
              <w:t>Width</w:t>
            </w:r>
            <w:r w:rsidR="00EA4B3B">
              <w:rPr>
                <w:rFonts w:ascii="Arial" w:hAnsi="Arial" w:cs="Arial"/>
                <w:iCs/>
                <w:color w:val="000000" w:themeColor="text1"/>
                <w:sz w:val="20"/>
                <w:szCs w:val="22"/>
              </w:rPr>
              <w:t>:</w:t>
            </w:r>
            <w:r w:rsidRPr="00C64DF1">
              <w:rPr>
                <w:rFonts w:ascii="Arial" w:hAnsi="Arial" w:cs="Arial"/>
                <w:iCs/>
                <w:color w:val="000000" w:themeColor="text1"/>
                <w:sz w:val="20"/>
                <w:szCs w:val="22"/>
              </w:rPr>
              <w:t>28cm</w:t>
            </w:r>
          </w:p>
        </w:tc>
        <w:tc>
          <w:tcPr>
            <w:tcW w:w="573" w:type="pct"/>
            <w:tcBorders>
              <w:bottom w:val="single" w:sz="4" w:space="0" w:color="auto"/>
            </w:tcBorders>
            <w:vAlign w:val="center"/>
          </w:tcPr>
          <w:p w14:paraId="27692AC9"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Qing</w:t>
            </w:r>
          </w:p>
          <w:p w14:paraId="089B3432"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1622-1795 A.D.</w:t>
            </w:r>
          </w:p>
        </w:tc>
        <w:tc>
          <w:tcPr>
            <w:tcW w:w="734" w:type="pct"/>
            <w:tcBorders>
              <w:bottom w:val="single" w:sz="4" w:space="0" w:color="auto"/>
            </w:tcBorders>
            <w:vAlign w:val="center"/>
          </w:tcPr>
          <w:p w14:paraId="452E071B" w14:textId="77777777" w:rsidR="00010238" w:rsidRPr="00C64DF1" w:rsidRDefault="00010238" w:rsidP="00286C6D">
            <w:pPr>
              <w:rPr>
                <w:rFonts w:ascii="Arial" w:hAnsi="Arial" w:cs="Arial"/>
                <w:iCs/>
                <w:color w:val="000000" w:themeColor="text1"/>
                <w:sz w:val="20"/>
                <w:szCs w:val="22"/>
              </w:rPr>
            </w:pPr>
            <w:r w:rsidRPr="00C64DF1">
              <w:rPr>
                <w:rFonts w:ascii="Arial" w:hAnsi="Arial" w:cs="Arial"/>
                <w:iCs/>
                <w:color w:val="000000" w:themeColor="text1"/>
                <w:sz w:val="20"/>
                <w:szCs w:val="22"/>
              </w:rPr>
              <w:t>Palace Museum</w:t>
            </w:r>
          </w:p>
        </w:tc>
        <w:tc>
          <w:tcPr>
            <w:tcW w:w="878" w:type="pct"/>
            <w:tcBorders>
              <w:bottom w:val="single" w:sz="4" w:space="0" w:color="auto"/>
            </w:tcBorders>
            <w:vAlign w:val="center"/>
          </w:tcPr>
          <w:p w14:paraId="11D35F58" w14:textId="77777777" w:rsidR="00010238" w:rsidRPr="00C64DF1" w:rsidRDefault="00010238" w:rsidP="00286C6D">
            <w:pPr>
              <w:rPr>
                <w:rFonts w:ascii="Arial" w:hAnsi="Arial" w:cs="Arial"/>
                <w:color w:val="000000" w:themeColor="text1"/>
                <w:sz w:val="20"/>
                <w:szCs w:val="22"/>
              </w:rPr>
            </w:pPr>
            <w:r w:rsidRPr="00C64DF1">
              <w:rPr>
                <w:rFonts w:ascii="Arial" w:hAnsi="Arial" w:cs="Arial"/>
                <w:iCs/>
                <w:color w:val="000000" w:themeColor="text1"/>
                <w:sz w:val="20"/>
                <w:szCs w:val="22"/>
              </w:rPr>
              <w:t>Ceramics</w:t>
            </w:r>
          </w:p>
        </w:tc>
      </w:tr>
    </w:tbl>
    <w:p w14:paraId="37530078" w14:textId="77777777" w:rsidR="00010238" w:rsidRPr="00C64DF1" w:rsidRDefault="00010238" w:rsidP="00010238">
      <w:pPr>
        <w:spacing w:line="480" w:lineRule="auto"/>
        <w:rPr>
          <w:rFonts w:ascii="Arial" w:hAnsi="Arial" w:cs="Arial"/>
          <w:b/>
          <w:sz w:val="24"/>
        </w:rPr>
      </w:pPr>
    </w:p>
    <w:p w14:paraId="0645C028" w14:textId="77777777" w:rsidR="00010238" w:rsidRPr="00C64DF1" w:rsidRDefault="00010238" w:rsidP="00010238">
      <w:pPr>
        <w:spacing w:line="480" w:lineRule="auto"/>
        <w:rPr>
          <w:rFonts w:ascii="Arial" w:hAnsi="Arial" w:cs="Arial"/>
          <w:b/>
          <w:sz w:val="24"/>
        </w:rPr>
      </w:pPr>
      <w:r w:rsidRPr="00C64DF1">
        <w:rPr>
          <w:rFonts w:ascii="Arial" w:hAnsi="Arial" w:cs="Arial"/>
          <w:b/>
          <w:sz w:val="24"/>
        </w:rPr>
        <w:t>Study Design</w:t>
      </w:r>
    </w:p>
    <w:p w14:paraId="3CE979BA" w14:textId="63325E2F" w:rsidR="00010238" w:rsidRPr="00C64DF1" w:rsidRDefault="00010238" w:rsidP="00010238">
      <w:pPr>
        <w:rPr>
          <w:rStyle w:val="src"/>
          <w:rFonts w:ascii="Arial" w:hAnsi="Arial" w:cs="Arial"/>
          <w:color w:val="333333"/>
          <w:szCs w:val="20"/>
        </w:rPr>
      </w:pPr>
      <w:r w:rsidRPr="00C64DF1">
        <w:rPr>
          <w:rStyle w:val="src"/>
          <w:rFonts w:ascii="Arial" w:hAnsi="Arial" w:cs="Arial"/>
          <w:color w:val="333333"/>
          <w:szCs w:val="20"/>
        </w:rPr>
        <w:t>In order to investigate how different interaction interfaces can affect intrinsic motivation, engagement and learning outcome, we used a within-subjects design across three conditions (Leaflet, Postcard AR and CubeMuseum AR). Each participant experienced all three conditions (see Table 2) and the sequence of the three conditions was counterbalanced. We used questionnaires to measure participants’ learning outcome, instinct motivation and user engagement. Ethics approval was obtained from the University Ethics Committee prior to any data collection.</w:t>
      </w:r>
    </w:p>
    <w:p w14:paraId="63EF9B13" w14:textId="77777777" w:rsidR="00010238" w:rsidRPr="00C64DF1" w:rsidRDefault="00010238" w:rsidP="00010238">
      <w:pPr>
        <w:spacing w:beforeLines="50" w:before="156"/>
        <w:rPr>
          <w:rStyle w:val="src"/>
          <w:rFonts w:ascii="Arial" w:hAnsi="Arial" w:cs="Arial"/>
          <w:color w:val="333333"/>
          <w:szCs w:val="20"/>
        </w:rPr>
      </w:pPr>
      <w:r w:rsidRPr="00C64DF1">
        <w:rPr>
          <w:rStyle w:val="src"/>
          <w:rFonts w:ascii="Arial" w:hAnsi="Arial" w:cs="Arial"/>
          <w:color w:val="333333"/>
          <w:szCs w:val="20"/>
        </w:rPr>
        <w:t xml:space="preserve">Each participant will experience these three conditions after finish the pretest questionnaire and complete the questionnaires after finish each one to measure intrinsic motivation and engagement in different groups. In order to eliminate the order effect for evaluating the learning outcome, we did balance for all of the possible orders between the three </w:t>
      </w:r>
      <w:r w:rsidRPr="00C64DF1">
        <w:rPr>
          <w:rStyle w:val="src"/>
          <w:rFonts w:ascii="Arial" w:hAnsi="Arial" w:cs="Arial"/>
          <w:color w:val="333333"/>
          <w:szCs w:val="20"/>
        </w:rPr>
        <w:lastRenderedPageBreak/>
        <w:t>conditions.</w:t>
      </w:r>
    </w:p>
    <w:p w14:paraId="7A1D252E" w14:textId="1E540EE3" w:rsidR="00010238" w:rsidRPr="00C64DF1" w:rsidRDefault="00010238" w:rsidP="00010238">
      <w:pPr>
        <w:jc w:val="center"/>
        <w:rPr>
          <w:rStyle w:val="src"/>
          <w:rFonts w:ascii="Arial" w:hAnsi="Arial" w:cs="Arial"/>
          <w:color w:val="333333"/>
          <w:sz w:val="20"/>
          <w:szCs w:val="20"/>
        </w:rPr>
      </w:pPr>
      <w:r w:rsidRPr="00C64DF1">
        <w:rPr>
          <w:rStyle w:val="src"/>
          <w:rFonts w:ascii="Arial" w:hAnsi="Arial" w:cs="Arial"/>
          <w:color w:val="333333"/>
          <w:sz w:val="20"/>
          <w:szCs w:val="20"/>
        </w:rPr>
        <w:t xml:space="preserve">Table2: </w:t>
      </w:r>
      <w:r w:rsidR="00EA4B3B">
        <w:rPr>
          <w:rStyle w:val="src"/>
          <w:rFonts w:ascii="Arial" w:hAnsi="Arial" w:cs="Arial"/>
          <w:color w:val="333333"/>
          <w:sz w:val="20"/>
          <w:szCs w:val="20"/>
        </w:rPr>
        <w:t>O</w:t>
      </w:r>
      <w:r w:rsidR="00EA4B3B" w:rsidRPr="00C64DF1">
        <w:rPr>
          <w:rStyle w:val="src"/>
          <w:rFonts w:ascii="Arial" w:hAnsi="Arial" w:cs="Arial"/>
          <w:color w:val="333333"/>
          <w:sz w:val="20"/>
          <w:szCs w:val="20"/>
        </w:rPr>
        <w:t xml:space="preserve">verview </w:t>
      </w:r>
      <w:r w:rsidRPr="00C64DF1">
        <w:rPr>
          <w:rStyle w:val="src"/>
          <w:rFonts w:ascii="Arial" w:hAnsi="Arial" w:cs="Arial"/>
          <w:color w:val="333333"/>
          <w:sz w:val="20"/>
          <w:szCs w:val="20"/>
        </w:rPr>
        <w:t xml:space="preserve">of three </w:t>
      </w:r>
      <w:r w:rsidR="00EA4B3B">
        <w:rPr>
          <w:rStyle w:val="src"/>
          <w:rFonts w:ascii="Arial" w:hAnsi="Arial" w:cs="Arial"/>
          <w:color w:val="333333"/>
          <w:sz w:val="20"/>
          <w:szCs w:val="20"/>
        </w:rPr>
        <w:t xml:space="preserve">experimental </w:t>
      </w:r>
      <w:r w:rsidRPr="00C64DF1">
        <w:rPr>
          <w:rStyle w:val="src"/>
          <w:rFonts w:ascii="Arial" w:hAnsi="Arial" w:cs="Arial"/>
          <w:color w:val="333333"/>
          <w:sz w:val="20"/>
          <w:szCs w:val="20"/>
        </w:rPr>
        <w:t>conditions</w:t>
      </w:r>
      <w:r w:rsidR="00EA4B3B">
        <w:rPr>
          <w:rStyle w:val="src"/>
          <w:rFonts w:ascii="Arial" w:hAnsi="Arial" w:cs="Arial"/>
          <w:color w:val="333333"/>
          <w:sz w:val="20"/>
          <w:szCs w:val="20"/>
        </w:rPr>
        <w:t>.</w:t>
      </w:r>
    </w:p>
    <w:p w14:paraId="4B284A86" w14:textId="77777777" w:rsidR="00010238" w:rsidRPr="00C64DF1" w:rsidRDefault="00010238" w:rsidP="00010238">
      <w:pPr>
        <w:rPr>
          <w:rStyle w:val="src"/>
          <w:rFonts w:ascii="Arial" w:hAnsi="Arial" w:cs="Arial"/>
          <w:color w:val="333333"/>
          <w:sz w:val="20"/>
          <w:szCs w:val="20"/>
        </w:rPr>
      </w:pPr>
    </w:p>
    <w:tbl>
      <w:tblPr>
        <w:tblW w:w="8820" w:type="dxa"/>
        <w:tblInd w:w="-5" w:type="dxa"/>
        <w:tblLook w:val="04A0" w:firstRow="1" w:lastRow="0" w:firstColumn="1" w:lastColumn="0" w:noHBand="0" w:noVBand="1"/>
        <w:tblPrChange w:id="45" w:author="Yue Li" w:date="2021-08-31T10:08:00Z">
          <w:tblPr>
            <w:tblW w:w="8820" w:type="dxa"/>
            <w:tblInd w:w="-5" w:type="dxa"/>
            <w:tblLook w:val="04A0" w:firstRow="1" w:lastRow="0" w:firstColumn="1" w:lastColumn="0" w:noHBand="0" w:noVBand="1"/>
          </w:tblPr>
        </w:tblPrChange>
      </w:tblPr>
      <w:tblGrid>
        <w:gridCol w:w="1339"/>
        <w:gridCol w:w="1912"/>
        <w:gridCol w:w="751"/>
        <w:gridCol w:w="1163"/>
        <w:gridCol w:w="1677"/>
        <w:gridCol w:w="947"/>
        <w:gridCol w:w="1031"/>
        <w:tblGridChange w:id="46">
          <w:tblGrid>
            <w:gridCol w:w="1339"/>
            <w:gridCol w:w="1912"/>
            <w:gridCol w:w="751"/>
            <w:gridCol w:w="1163"/>
            <w:gridCol w:w="1677"/>
            <w:gridCol w:w="947"/>
            <w:gridCol w:w="1031"/>
          </w:tblGrid>
        </w:tblGridChange>
      </w:tblGrid>
      <w:tr w:rsidR="00010238" w:rsidRPr="00C64DF1" w14:paraId="6CE008DA" w14:textId="77777777" w:rsidTr="00372E9F">
        <w:trPr>
          <w:trHeight w:val="238"/>
          <w:trPrChange w:id="47" w:author="Yue Li" w:date="2021-08-31T10:08:00Z">
            <w:trPr>
              <w:trHeight w:val="238"/>
            </w:trPr>
          </w:trPrChange>
        </w:trPr>
        <w:tc>
          <w:tcPr>
            <w:tcW w:w="13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Change w:id="48" w:author="Yue Li" w:date="2021-08-31T10:08:00Z">
              <w:tcPr>
                <w:tcW w:w="13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tcPrChange>
          </w:tcPr>
          <w:p w14:paraId="63BFD769" w14:textId="73F930D8" w:rsidR="00010238" w:rsidRPr="00C64DF1" w:rsidRDefault="00010238" w:rsidP="00286C6D">
            <w:pPr>
              <w:widowControl/>
              <w:jc w:val="center"/>
              <w:rPr>
                <w:rFonts w:ascii="Arial" w:eastAsia="DengXian" w:hAnsi="Arial" w:cs="Arial"/>
                <w:color w:val="000000"/>
                <w:kern w:val="0"/>
                <w:sz w:val="18"/>
              </w:rPr>
            </w:pPr>
            <w:del w:id="49" w:author="Yue Li" w:date="2021-08-31T10:08:00Z">
              <w:r w:rsidRPr="00C64DF1" w:rsidDel="00372E9F">
                <w:rPr>
                  <w:rFonts w:ascii="Arial" w:eastAsia="DengXian" w:hAnsi="Arial" w:cs="Arial"/>
                  <w:color w:val="000000"/>
                  <w:kern w:val="0"/>
                  <w:sz w:val="18"/>
                </w:rPr>
                <w:delText>Condition</w:delText>
              </w:r>
            </w:del>
          </w:p>
        </w:tc>
        <w:tc>
          <w:tcPr>
            <w:tcW w:w="5503" w:type="dxa"/>
            <w:gridSpan w:val="4"/>
            <w:tcBorders>
              <w:top w:val="single" w:sz="4" w:space="0" w:color="auto"/>
              <w:left w:val="nil"/>
              <w:bottom w:val="single" w:sz="4" w:space="0" w:color="auto"/>
              <w:right w:val="single" w:sz="4" w:space="0" w:color="auto"/>
            </w:tcBorders>
            <w:shd w:val="clear" w:color="auto" w:fill="auto"/>
            <w:noWrap/>
            <w:vAlign w:val="center"/>
            <w:tcPrChange w:id="50" w:author="Yue Li" w:date="2021-08-31T10:08:00Z">
              <w:tcPr>
                <w:tcW w:w="5503" w:type="dxa"/>
                <w:gridSpan w:val="4"/>
                <w:tcBorders>
                  <w:top w:val="single" w:sz="4" w:space="0" w:color="auto"/>
                  <w:left w:val="nil"/>
                  <w:bottom w:val="single" w:sz="4" w:space="0" w:color="auto"/>
                  <w:right w:val="single" w:sz="4" w:space="0" w:color="auto"/>
                </w:tcBorders>
                <w:shd w:val="clear" w:color="auto" w:fill="auto"/>
                <w:noWrap/>
                <w:vAlign w:val="center"/>
              </w:tcPr>
            </w:tcPrChange>
          </w:tcPr>
          <w:p w14:paraId="51B7C417" w14:textId="1FF77967" w:rsidR="00010238" w:rsidRPr="00C64DF1" w:rsidRDefault="00EA4B3B" w:rsidP="00EA4B3B">
            <w:pPr>
              <w:widowControl/>
              <w:jc w:val="center"/>
              <w:rPr>
                <w:rFonts w:ascii="Arial" w:eastAsia="DengXian" w:hAnsi="Arial" w:cs="Arial"/>
                <w:color w:val="000000"/>
                <w:kern w:val="0"/>
                <w:sz w:val="18"/>
              </w:rPr>
            </w:pPr>
            <w:del w:id="51" w:author="Yue Li" w:date="2021-08-31T10:08:00Z">
              <w:r w:rsidDel="00372E9F">
                <w:rPr>
                  <w:rFonts w:ascii="Arial" w:eastAsia="DengXian" w:hAnsi="Arial" w:cs="Arial"/>
                  <w:color w:val="000000"/>
                  <w:kern w:val="0"/>
                  <w:sz w:val="18"/>
                </w:rPr>
                <w:delText>Physical materials and digital presentations</w:delText>
              </w:r>
            </w:del>
          </w:p>
        </w:tc>
        <w:tc>
          <w:tcPr>
            <w:tcW w:w="197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Change w:id="52" w:author="Yue Li" w:date="2021-08-31T10:08:00Z">
              <w:tcPr>
                <w:tcW w:w="197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
            </w:tcPrChange>
          </w:tcPr>
          <w:p w14:paraId="11EA843E" w14:textId="53B27556" w:rsidR="00010238" w:rsidRPr="00C64DF1" w:rsidRDefault="00010238" w:rsidP="00286C6D">
            <w:pPr>
              <w:widowControl/>
              <w:jc w:val="center"/>
              <w:rPr>
                <w:rFonts w:ascii="Arial" w:eastAsia="DengXian" w:hAnsi="Arial" w:cs="Arial"/>
                <w:color w:val="000000"/>
                <w:kern w:val="0"/>
                <w:sz w:val="18"/>
              </w:rPr>
            </w:pPr>
            <w:del w:id="53" w:author="Yue Li" w:date="2021-08-31T10:08:00Z">
              <w:r w:rsidRPr="00C64DF1" w:rsidDel="00372E9F">
                <w:rPr>
                  <w:rFonts w:ascii="Arial" w:eastAsia="DengXian" w:hAnsi="Arial" w:cs="Arial"/>
                  <w:color w:val="000000"/>
                  <w:kern w:val="0"/>
                  <w:sz w:val="18"/>
                </w:rPr>
                <w:delText>Interaction Style</w:delText>
              </w:r>
            </w:del>
          </w:p>
        </w:tc>
      </w:tr>
      <w:tr w:rsidR="00010238" w:rsidRPr="00C64DF1" w14:paraId="5F8905AC" w14:textId="77777777" w:rsidTr="00372E9F">
        <w:trPr>
          <w:trHeight w:val="238"/>
          <w:trPrChange w:id="54" w:author="Yue Li" w:date="2021-08-31T10:08:00Z">
            <w:trPr>
              <w:trHeight w:val="238"/>
            </w:trPr>
          </w:trPrChange>
        </w:trPr>
        <w:tc>
          <w:tcPr>
            <w:tcW w:w="1339" w:type="dxa"/>
            <w:vMerge/>
            <w:tcBorders>
              <w:top w:val="single" w:sz="4" w:space="0" w:color="auto"/>
              <w:left w:val="single" w:sz="4" w:space="0" w:color="auto"/>
              <w:bottom w:val="single" w:sz="4" w:space="0" w:color="auto"/>
              <w:right w:val="single" w:sz="4" w:space="0" w:color="auto"/>
            </w:tcBorders>
            <w:vAlign w:val="center"/>
            <w:tcPrChange w:id="55" w:author="Yue Li" w:date="2021-08-31T10:08:00Z">
              <w:tcPr>
                <w:tcW w:w="1339" w:type="dxa"/>
                <w:vMerge/>
                <w:tcBorders>
                  <w:top w:val="single" w:sz="4" w:space="0" w:color="auto"/>
                  <w:left w:val="single" w:sz="4" w:space="0" w:color="auto"/>
                  <w:bottom w:val="single" w:sz="4" w:space="0" w:color="auto"/>
                  <w:right w:val="single" w:sz="4" w:space="0" w:color="auto"/>
                </w:tcBorders>
                <w:vAlign w:val="center"/>
              </w:tcPr>
            </w:tcPrChange>
          </w:tcPr>
          <w:p w14:paraId="69C0743A" w14:textId="77777777" w:rsidR="00010238" w:rsidRPr="00C64DF1" w:rsidRDefault="00010238" w:rsidP="00286C6D">
            <w:pPr>
              <w:widowControl/>
              <w:jc w:val="left"/>
              <w:rPr>
                <w:rFonts w:ascii="Arial" w:eastAsia="DengXian" w:hAnsi="Arial" w:cs="Arial"/>
                <w:color w:val="000000"/>
                <w:kern w:val="0"/>
                <w:sz w:val="18"/>
              </w:rPr>
            </w:pPr>
          </w:p>
        </w:tc>
        <w:tc>
          <w:tcPr>
            <w:tcW w:w="1912" w:type="dxa"/>
            <w:vMerge w:val="restart"/>
            <w:tcBorders>
              <w:top w:val="nil"/>
              <w:left w:val="single" w:sz="4" w:space="0" w:color="auto"/>
              <w:bottom w:val="single" w:sz="4" w:space="0" w:color="auto"/>
              <w:right w:val="single" w:sz="4" w:space="0" w:color="auto"/>
            </w:tcBorders>
            <w:shd w:val="clear" w:color="auto" w:fill="auto"/>
            <w:noWrap/>
            <w:vAlign w:val="center"/>
            <w:tcPrChange w:id="56" w:author="Yue Li" w:date="2021-08-31T10:08:00Z">
              <w:tcPr>
                <w:tcW w:w="1912" w:type="dxa"/>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1737B79B" w14:textId="097F1E58" w:rsidR="00010238" w:rsidRPr="00C64DF1" w:rsidRDefault="00010238" w:rsidP="00286C6D">
            <w:pPr>
              <w:widowControl/>
              <w:jc w:val="center"/>
              <w:rPr>
                <w:rFonts w:ascii="Arial" w:eastAsia="DengXian" w:hAnsi="Arial" w:cs="Arial"/>
                <w:color w:val="000000"/>
                <w:kern w:val="0"/>
                <w:sz w:val="18"/>
              </w:rPr>
            </w:pPr>
            <w:del w:id="57" w:author="Yue Li" w:date="2021-08-31T10:08:00Z">
              <w:r w:rsidRPr="00C64DF1" w:rsidDel="00372E9F">
                <w:rPr>
                  <w:rFonts w:ascii="Arial" w:eastAsia="DengXian" w:hAnsi="Arial" w:cs="Arial"/>
                  <w:color w:val="000000"/>
                  <w:kern w:val="0"/>
                  <w:sz w:val="18"/>
                </w:rPr>
                <w:delText xml:space="preserve">Paper </w:delText>
              </w:r>
            </w:del>
          </w:p>
        </w:tc>
        <w:tc>
          <w:tcPr>
            <w:tcW w:w="3591" w:type="dxa"/>
            <w:gridSpan w:val="3"/>
            <w:tcBorders>
              <w:top w:val="single" w:sz="4" w:space="0" w:color="auto"/>
              <w:left w:val="nil"/>
              <w:bottom w:val="single" w:sz="4" w:space="0" w:color="auto"/>
              <w:right w:val="single" w:sz="4" w:space="0" w:color="auto"/>
            </w:tcBorders>
            <w:shd w:val="clear" w:color="auto" w:fill="auto"/>
            <w:noWrap/>
            <w:vAlign w:val="center"/>
            <w:tcPrChange w:id="58" w:author="Yue Li" w:date="2021-08-31T10:08:00Z">
              <w:tcPr>
                <w:tcW w:w="3591" w:type="dxa"/>
                <w:gridSpan w:val="3"/>
                <w:tcBorders>
                  <w:top w:val="single" w:sz="4" w:space="0" w:color="auto"/>
                  <w:left w:val="nil"/>
                  <w:bottom w:val="single" w:sz="4" w:space="0" w:color="auto"/>
                  <w:right w:val="single" w:sz="4" w:space="0" w:color="auto"/>
                </w:tcBorders>
                <w:shd w:val="clear" w:color="auto" w:fill="auto"/>
                <w:noWrap/>
                <w:vAlign w:val="center"/>
              </w:tcPr>
            </w:tcPrChange>
          </w:tcPr>
          <w:p w14:paraId="4F8B6350" w14:textId="39D3B2CC" w:rsidR="00010238" w:rsidRPr="00C64DF1" w:rsidRDefault="00010238" w:rsidP="00286C6D">
            <w:pPr>
              <w:widowControl/>
              <w:jc w:val="center"/>
              <w:rPr>
                <w:rFonts w:ascii="Arial" w:eastAsia="DengXian" w:hAnsi="Arial" w:cs="Arial"/>
                <w:color w:val="000000"/>
                <w:kern w:val="0"/>
                <w:sz w:val="18"/>
              </w:rPr>
            </w:pPr>
            <w:del w:id="59" w:author="Yue Li" w:date="2021-08-31T10:08:00Z">
              <w:r w:rsidRPr="00C64DF1" w:rsidDel="00372E9F">
                <w:rPr>
                  <w:rFonts w:ascii="Arial" w:eastAsia="DengXian" w:hAnsi="Arial" w:cs="Arial"/>
                  <w:color w:val="000000"/>
                  <w:kern w:val="0"/>
                  <w:sz w:val="18"/>
                </w:rPr>
                <w:delText>AR System</w:delText>
              </w:r>
            </w:del>
          </w:p>
        </w:tc>
        <w:tc>
          <w:tcPr>
            <w:tcW w:w="1978" w:type="dxa"/>
            <w:gridSpan w:val="2"/>
            <w:vMerge/>
            <w:tcBorders>
              <w:top w:val="single" w:sz="4" w:space="0" w:color="auto"/>
              <w:left w:val="single" w:sz="4" w:space="0" w:color="auto"/>
              <w:bottom w:val="single" w:sz="4" w:space="0" w:color="auto"/>
              <w:right w:val="single" w:sz="4" w:space="0" w:color="auto"/>
            </w:tcBorders>
            <w:vAlign w:val="center"/>
            <w:tcPrChange w:id="60" w:author="Yue Li" w:date="2021-08-31T10:08:00Z">
              <w:tcPr>
                <w:tcW w:w="1978" w:type="dxa"/>
                <w:gridSpan w:val="2"/>
                <w:vMerge/>
                <w:tcBorders>
                  <w:top w:val="single" w:sz="4" w:space="0" w:color="auto"/>
                  <w:left w:val="single" w:sz="4" w:space="0" w:color="auto"/>
                  <w:bottom w:val="single" w:sz="4" w:space="0" w:color="auto"/>
                  <w:right w:val="single" w:sz="4" w:space="0" w:color="auto"/>
                </w:tcBorders>
                <w:vAlign w:val="center"/>
              </w:tcPr>
            </w:tcPrChange>
          </w:tcPr>
          <w:p w14:paraId="316DE222" w14:textId="77777777" w:rsidR="00010238" w:rsidRPr="00C64DF1" w:rsidRDefault="00010238" w:rsidP="00286C6D">
            <w:pPr>
              <w:widowControl/>
              <w:jc w:val="left"/>
              <w:rPr>
                <w:rFonts w:ascii="Arial" w:eastAsia="DengXian" w:hAnsi="Arial" w:cs="Arial"/>
                <w:color w:val="000000"/>
                <w:kern w:val="0"/>
                <w:sz w:val="18"/>
              </w:rPr>
            </w:pPr>
          </w:p>
        </w:tc>
      </w:tr>
      <w:tr w:rsidR="00010238" w:rsidRPr="00C64DF1" w14:paraId="09FBAED5" w14:textId="77777777" w:rsidTr="00372E9F">
        <w:trPr>
          <w:trHeight w:val="718"/>
          <w:trPrChange w:id="61" w:author="Yue Li" w:date="2021-08-31T10:08:00Z">
            <w:trPr>
              <w:trHeight w:val="718"/>
            </w:trPr>
          </w:trPrChange>
        </w:trPr>
        <w:tc>
          <w:tcPr>
            <w:tcW w:w="1339" w:type="dxa"/>
            <w:vMerge/>
            <w:tcBorders>
              <w:top w:val="single" w:sz="4" w:space="0" w:color="auto"/>
              <w:left w:val="single" w:sz="4" w:space="0" w:color="auto"/>
              <w:bottom w:val="single" w:sz="4" w:space="0" w:color="auto"/>
              <w:right w:val="single" w:sz="4" w:space="0" w:color="auto"/>
            </w:tcBorders>
            <w:vAlign w:val="center"/>
            <w:tcPrChange w:id="62" w:author="Yue Li" w:date="2021-08-31T10:08:00Z">
              <w:tcPr>
                <w:tcW w:w="1339" w:type="dxa"/>
                <w:vMerge/>
                <w:tcBorders>
                  <w:top w:val="single" w:sz="4" w:space="0" w:color="auto"/>
                  <w:left w:val="single" w:sz="4" w:space="0" w:color="auto"/>
                  <w:bottom w:val="single" w:sz="4" w:space="0" w:color="auto"/>
                  <w:right w:val="single" w:sz="4" w:space="0" w:color="auto"/>
                </w:tcBorders>
                <w:vAlign w:val="center"/>
              </w:tcPr>
            </w:tcPrChange>
          </w:tcPr>
          <w:p w14:paraId="26AB70BA" w14:textId="77777777" w:rsidR="00010238" w:rsidRPr="00C64DF1" w:rsidRDefault="00010238" w:rsidP="00286C6D">
            <w:pPr>
              <w:widowControl/>
              <w:jc w:val="left"/>
              <w:rPr>
                <w:rFonts w:ascii="Arial" w:eastAsia="DengXian" w:hAnsi="Arial" w:cs="Arial"/>
                <w:color w:val="000000"/>
                <w:kern w:val="0"/>
                <w:sz w:val="18"/>
              </w:rPr>
            </w:pPr>
          </w:p>
        </w:tc>
        <w:tc>
          <w:tcPr>
            <w:tcW w:w="1912" w:type="dxa"/>
            <w:vMerge/>
            <w:tcBorders>
              <w:top w:val="nil"/>
              <w:left w:val="single" w:sz="4" w:space="0" w:color="auto"/>
              <w:bottom w:val="single" w:sz="4" w:space="0" w:color="auto"/>
              <w:right w:val="single" w:sz="4" w:space="0" w:color="auto"/>
            </w:tcBorders>
            <w:vAlign w:val="center"/>
            <w:tcPrChange w:id="63" w:author="Yue Li" w:date="2021-08-31T10:08:00Z">
              <w:tcPr>
                <w:tcW w:w="1912" w:type="dxa"/>
                <w:vMerge/>
                <w:tcBorders>
                  <w:top w:val="nil"/>
                  <w:left w:val="single" w:sz="4" w:space="0" w:color="auto"/>
                  <w:bottom w:val="single" w:sz="4" w:space="0" w:color="auto"/>
                  <w:right w:val="single" w:sz="4" w:space="0" w:color="auto"/>
                </w:tcBorders>
                <w:vAlign w:val="center"/>
              </w:tcPr>
            </w:tcPrChange>
          </w:tcPr>
          <w:p w14:paraId="1A104FDD" w14:textId="77777777" w:rsidR="00010238" w:rsidRPr="00C64DF1" w:rsidRDefault="00010238" w:rsidP="00286C6D">
            <w:pPr>
              <w:widowControl/>
              <w:jc w:val="left"/>
              <w:rPr>
                <w:rFonts w:ascii="Arial" w:eastAsia="DengXian" w:hAnsi="Arial" w:cs="Arial"/>
                <w:color w:val="000000"/>
                <w:kern w:val="0"/>
                <w:sz w:val="18"/>
              </w:rPr>
            </w:pPr>
          </w:p>
        </w:tc>
        <w:tc>
          <w:tcPr>
            <w:tcW w:w="751" w:type="dxa"/>
            <w:tcBorders>
              <w:top w:val="nil"/>
              <w:left w:val="nil"/>
              <w:bottom w:val="single" w:sz="4" w:space="0" w:color="auto"/>
              <w:right w:val="single" w:sz="4" w:space="0" w:color="auto"/>
            </w:tcBorders>
            <w:shd w:val="clear" w:color="auto" w:fill="auto"/>
            <w:noWrap/>
            <w:vAlign w:val="center"/>
            <w:tcPrChange w:id="64" w:author="Yue Li" w:date="2021-08-31T10:08:00Z">
              <w:tcPr>
                <w:tcW w:w="751" w:type="dxa"/>
                <w:tcBorders>
                  <w:top w:val="nil"/>
                  <w:left w:val="nil"/>
                  <w:bottom w:val="single" w:sz="4" w:space="0" w:color="auto"/>
                  <w:right w:val="single" w:sz="4" w:space="0" w:color="auto"/>
                </w:tcBorders>
                <w:shd w:val="clear" w:color="auto" w:fill="auto"/>
                <w:noWrap/>
                <w:vAlign w:val="center"/>
              </w:tcPr>
            </w:tcPrChange>
          </w:tcPr>
          <w:p w14:paraId="7ED47EEA" w14:textId="35524A41" w:rsidR="00010238" w:rsidRPr="00C64DF1" w:rsidRDefault="00010238" w:rsidP="00286C6D">
            <w:pPr>
              <w:widowControl/>
              <w:jc w:val="center"/>
              <w:rPr>
                <w:rFonts w:ascii="Arial" w:eastAsia="DengXian" w:hAnsi="Arial" w:cs="Arial"/>
                <w:color w:val="000000"/>
                <w:kern w:val="0"/>
                <w:sz w:val="18"/>
              </w:rPr>
            </w:pPr>
            <w:del w:id="65" w:author="Yue Li" w:date="2021-08-31T10:08:00Z">
              <w:r w:rsidRPr="00C64DF1" w:rsidDel="00372E9F">
                <w:rPr>
                  <w:rFonts w:ascii="Arial" w:eastAsia="DengXian" w:hAnsi="Arial" w:cs="Arial"/>
                  <w:color w:val="000000"/>
                  <w:kern w:val="0"/>
                  <w:sz w:val="18"/>
                </w:rPr>
                <w:delText>3D model</w:delText>
              </w:r>
            </w:del>
          </w:p>
        </w:tc>
        <w:tc>
          <w:tcPr>
            <w:tcW w:w="1163" w:type="dxa"/>
            <w:tcBorders>
              <w:top w:val="nil"/>
              <w:left w:val="nil"/>
              <w:bottom w:val="single" w:sz="4" w:space="0" w:color="auto"/>
              <w:right w:val="single" w:sz="4" w:space="0" w:color="auto"/>
            </w:tcBorders>
            <w:shd w:val="clear" w:color="auto" w:fill="auto"/>
            <w:vAlign w:val="center"/>
            <w:tcPrChange w:id="66" w:author="Yue Li" w:date="2021-08-31T10:08:00Z">
              <w:tcPr>
                <w:tcW w:w="1163" w:type="dxa"/>
                <w:tcBorders>
                  <w:top w:val="nil"/>
                  <w:left w:val="nil"/>
                  <w:bottom w:val="single" w:sz="4" w:space="0" w:color="auto"/>
                  <w:right w:val="single" w:sz="4" w:space="0" w:color="auto"/>
                </w:tcBorders>
                <w:shd w:val="clear" w:color="auto" w:fill="auto"/>
                <w:vAlign w:val="center"/>
              </w:tcPr>
            </w:tcPrChange>
          </w:tcPr>
          <w:p w14:paraId="3915C89A" w14:textId="692B185B" w:rsidR="00010238" w:rsidRPr="00C64DF1" w:rsidRDefault="00EA4B3B" w:rsidP="00286C6D">
            <w:pPr>
              <w:widowControl/>
              <w:jc w:val="center"/>
              <w:rPr>
                <w:rFonts w:ascii="Arial" w:eastAsia="DengXian" w:hAnsi="Arial" w:cs="Arial"/>
                <w:color w:val="000000"/>
                <w:kern w:val="0"/>
                <w:sz w:val="18"/>
              </w:rPr>
            </w:pPr>
            <w:del w:id="67" w:author="Yue Li" w:date="2021-08-31T10:08:00Z">
              <w:r w:rsidDel="00372E9F">
                <w:rPr>
                  <w:rFonts w:ascii="Arial" w:eastAsia="DengXian" w:hAnsi="Arial" w:cs="Arial"/>
                  <w:color w:val="000000"/>
                  <w:kern w:val="0"/>
                  <w:sz w:val="18"/>
                </w:rPr>
                <w:delText>Size information</w:delText>
              </w:r>
            </w:del>
          </w:p>
        </w:tc>
        <w:tc>
          <w:tcPr>
            <w:tcW w:w="1677" w:type="dxa"/>
            <w:tcBorders>
              <w:top w:val="nil"/>
              <w:left w:val="nil"/>
              <w:bottom w:val="single" w:sz="4" w:space="0" w:color="auto"/>
              <w:right w:val="single" w:sz="4" w:space="0" w:color="auto"/>
            </w:tcBorders>
            <w:shd w:val="clear" w:color="auto" w:fill="auto"/>
            <w:noWrap/>
            <w:vAlign w:val="center"/>
            <w:tcPrChange w:id="68" w:author="Yue Li" w:date="2021-08-31T10:08:00Z">
              <w:tcPr>
                <w:tcW w:w="1677" w:type="dxa"/>
                <w:tcBorders>
                  <w:top w:val="nil"/>
                  <w:left w:val="nil"/>
                  <w:bottom w:val="single" w:sz="4" w:space="0" w:color="auto"/>
                  <w:right w:val="single" w:sz="4" w:space="0" w:color="auto"/>
                </w:tcBorders>
                <w:shd w:val="clear" w:color="auto" w:fill="auto"/>
                <w:noWrap/>
                <w:vAlign w:val="center"/>
              </w:tcPr>
            </w:tcPrChange>
          </w:tcPr>
          <w:p w14:paraId="13BD7D83" w14:textId="3B7A9822" w:rsidR="00010238" w:rsidRPr="00C64DF1" w:rsidRDefault="00EA4B3B" w:rsidP="00286C6D">
            <w:pPr>
              <w:widowControl/>
              <w:jc w:val="center"/>
              <w:rPr>
                <w:rFonts w:ascii="Arial" w:eastAsia="DengXian" w:hAnsi="Arial" w:cs="Arial"/>
                <w:color w:val="000000"/>
                <w:kern w:val="0"/>
                <w:sz w:val="18"/>
              </w:rPr>
            </w:pPr>
            <w:del w:id="69" w:author="Yue Li" w:date="2021-08-31T10:08:00Z">
              <w:r w:rsidDel="00372E9F">
                <w:rPr>
                  <w:rFonts w:ascii="Arial" w:eastAsia="DengXian" w:hAnsi="Arial" w:cs="Arial"/>
                  <w:color w:val="000000"/>
                  <w:kern w:val="0"/>
                  <w:sz w:val="18"/>
                </w:rPr>
                <w:delText>Object descriptions</w:delText>
              </w:r>
            </w:del>
          </w:p>
        </w:tc>
        <w:tc>
          <w:tcPr>
            <w:tcW w:w="947" w:type="dxa"/>
            <w:tcBorders>
              <w:top w:val="nil"/>
              <w:left w:val="nil"/>
              <w:bottom w:val="single" w:sz="4" w:space="0" w:color="auto"/>
              <w:right w:val="single" w:sz="4" w:space="0" w:color="auto"/>
            </w:tcBorders>
            <w:shd w:val="clear" w:color="auto" w:fill="auto"/>
            <w:vAlign w:val="center"/>
            <w:tcPrChange w:id="70" w:author="Yue Li" w:date="2021-08-31T10:08:00Z">
              <w:tcPr>
                <w:tcW w:w="947" w:type="dxa"/>
                <w:tcBorders>
                  <w:top w:val="nil"/>
                  <w:left w:val="nil"/>
                  <w:bottom w:val="single" w:sz="4" w:space="0" w:color="auto"/>
                  <w:right w:val="single" w:sz="4" w:space="0" w:color="auto"/>
                </w:tcBorders>
                <w:shd w:val="clear" w:color="auto" w:fill="auto"/>
                <w:vAlign w:val="center"/>
              </w:tcPr>
            </w:tcPrChange>
          </w:tcPr>
          <w:p w14:paraId="6784BB97" w14:textId="7BEC836B" w:rsidR="00010238" w:rsidRPr="00C64DF1" w:rsidRDefault="00010238" w:rsidP="00286C6D">
            <w:pPr>
              <w:widowControl/>
              <w:jc w:val="center"/>
              <w:rPr>
                <w:rFonts w:ascii="Arial" w:eastAsia="DengXian" w:hAnsi="Arial" w:cs="Arial"/>
                <w:color w:val="000000"/>
                <w:kern w:val="0"/>
                <w:sz w:val="18"/>
              </w:rPr>
            </w:pPr>
            <w:del w:id="71" w:author="Yue Li" w:date="2021-08-31T10:08:00Z">
              <w:r w:rsidRPr="00C64DF1" w:rsidDel="00372E9F">
                <w:rPr>
                  <w:rFonts w:ascii="Arial" w:eastAsia="DengXian" w:hAnsi="Arial" w:cs="Arial"/>
                  <w:color w:val="000000"/>
                  <w:kern w:val="0"/>
                  <w:sz w:val="18"/>
                </w:rPr>
                <w:delText>Tangible (Physical Object)</w:delText>
              </w:r>
            </w:del>
          </w:p>
        </w:tc>
        <w:tc>
          <w:tcPr>
            <w:tcW w:w="1031" w:type="dxa"/>
            <w:tcBorders>
              <w:top w:val="nil"/>
              <w:left w:val="nil"/>
              <w:bottom w:val="single" w:sz="4" w:space="0" w:color="auto"/>
              <w:right w:val="single" w:sz="4" w:space="0" w:color="auto"/>
            </w:tcBorders>
            <w:shd w:val="clear" w:color="auto" w:fill="auto"/>
            <w:vAlign w:val="center"/>
            <w:tcPrChange w:id="72" w:author="Yue Li" w:date="2021-08-31T10:08:00Z">
              <w:tcPr>
                <w:tcW w:w="1031" w:type="dxa"/>
                <w:tcBorders>
                  <w:top w:val="nil"/>
                  <w:left w:val="nil"/>
                  <w:bottom w:val="single" w:sz="4" w:space="0" w:color="auto"/>
                  <w:right w:val="single" w:sz="4" w:space="0" w:color="auto"/>
                </w:tcBorders>
                <w:shd w:val="clear" w:color="auto" w:fill="auto"/>
                <w:vAlign w:val="center"/>
              </w:tcPr>
            </w:tcPrChange>
          </w:tcPr>
          <w:p w14:paraId="6A1D881D" w14:textId="6CBBCE76" w:rsidR="00010238" w:rsidRPr="00C64DF1" w:rsidRDefault="00010238" w:rsidP="00286C6D">
            <w:pPr>
              <w:widowControl/>
              <w:jc w:val="center"/>
              <w:rPr>
                <w:rFonts w:ascii="Arial" w:eastAsia="DengXian" w:hAnsi="Arial" w:cs="Arial"/>
                <w:color w:val="000000"/>
                <w:kern w:val="0"/>
                <w:sz w:val="18"/>
              </w:rPr>
            </w:pPr>
            <w:del w:id="73" w:author="Yue Li" w:date="2021-08-31T10:08:00Z">
              <w:r w:rsidRPr="00C64DF1" w:rsidDel="00372E9F">
                <w:rPr>
                  <w:rFonts w:ascii="Arial" w:eastAsia="DengXian" w:hAnsi="Arial" w:cs="Arial"/>
                  <w:color w:val="000000"/>
                  <w:kern w:val="0"/>
                  <w:sz w:val="18"/>
                </w:rPr>
                <w:delText>Intangible ( Finger Gesture)</w:delText>
              </w:r>
            </w:del>
          </w:p>
        </w:tc>
      </w:tr>
      <w:tr w:rsidR="00010238" w:rsidRPr="00C64DF1" w14:paraId="45F8E99B" w14:textId="77777777" w:rsidTr="00372E9F">
        <w:trPr>
          <w:trHeight w:val="477"/>
          <w:trPrChange w:id="74" w:author="Yue Li" w:date="2021-08-31T10:08:00Z">
            <w:trPr>
              <w:trHeight w:val="477"/>
            </w:trPr>
          </w:trPrChange>
        </w:trPr>
        <w:tc>
          <w:tcPr>
            <w:tcW w:w="1339" w:type="dxa"/>
            <w:tcBorders>
              <w:top w:val="nil"/>
              <w:left w:val="single" w:sz="4" w:space="0" w:color="auto"/>
              <w:bottom w:val="single" w:sz="4" w:space="0" w:color="auto"/>
              <w:right w:val="single" w:sz="4" w:space="0" w:color="auto"/>
            </w:tcBorders>
            <w:shd w:val="clear" w:color="auto" w:fill="auto"/>
            <w:noWrap/>
            <w:vAlign w:val="center"/>
            <w:tcPrChange w:id="75" w:author="Yue Li" w:date="2021-08-31T10:08:00Z">
              <w:tcPr>
                <w:tcW w:w="1339" w:type="dxa"/>
                <w:tcBorders>
                  <w:top w:val="nil"/>
                  <w:left w:val="single" w:sz="4" w:space="0" w:color="auto"/>
                  <w:bottom w:val="single" w:sz="4" w:space="0" w:color="auto"/>
                  <w:right w:val="single" w:sz="4" w:space="0" w:color="auto"/>
                </w:tcBorders>
                <w:shd w:val="clear" w:color="auto" w:fill="auto"/>
                <w:noWrap/>
                <w:vAlign w:val="center"/>
              </w:tcPr>
            </w:tcPrChange>
          </w:tcPr>
          <w:p w14:paraId="176EE33E" w14:textId="7175015B" w:rsidR="00010238" w:rsidRPr="00C64DF1" w:rsidRDefault="00010238" w:rsidP="00286C6D">
            <w:pPr>
              <w:widowControl/>
              <w:jc w:val="center"/>
              <w:rPr>
                <w:rFonts w:ascii="Arial" w:eastAsia="DengXian" w:hAnsi="Arial" w:cs="Arial"/>
                <w:color w:val="000000"/>
                <w:kern w:val="0"/>
                <w:sz w:val="18"/>
              </w:rPr>
            </w:pPr>
            <w:del w:id="76" w:author="Yue Li" w:date="2021-08-31T10:08:00Z">
              <w:r w:rsidRPr="00C64DF1" w:rsidDel="00372E9F">
                <w:rPr>
                  <w:rFonts w:ascii="Arial" w:eastAsia="DengXian" w:hAnsi="Arial" w:cs="Arial"/>
                  <w:color w:val="000000"/>
                  <w:kern w:val="0"/>
                  <w:sz w:val="18"/>
                </w:rPr>
                <w:delText>Leaflet</w:delText>
              </w:r>
            </w:del>
          </w:p>
        </w:tc>
        <w:tc>
          <w:tcPr>
            <w:tcW w:w="1912" w:type="dxa"/>
            <w:tcBorders>
              <w:top w:val="nil"/>
              <w:left w:val="nil"/>
              <w:bottom w:val="single" w:sz="4" w:space="0" w:color="auto"/>
              <w:right w:val="single" w:sz="4" w:space="0" w:color="auto"/>
            </w:tcBorders>
            <w:shd w:val="clear" w:color="auto" w:fill="auto"/>
            <w:noWrap/>
            <w:vAlign w:val="center"/>
            <w:tcPrChange w:id="77" w:author="Yue Li" w:date="2021-08-31T10:08:00Z">
              <w:tcPr>
                <w:tcW w:w="1912" w:type="dxa"/>
                <w:tcBorders>
                  <w:top w:val="nil"/>
                  <w:left w:val="nil"/>
                  <w:bottom w:val="single" w:sz="4" w:space="0" w:color="auto"/>
                  <w:right w:val="single" w:sz="4" w:space="0" w:color="auto"/>
                </w:tcBorders>
                <w:shd w:val="clear" w:color="auto" w:fill="auto"/>
                <w:noWrap/>
                <w:vAlign w:val="center"/>
              </w:tcPr>
            </w:tcPrChange>
          </w:tcPr>
          <w:p w14:paraId="14108E67" w14:textId="756CFEB9" w:rsidR="00010238" w:rsidRPr="00C64DF1" w:rsidRDefault="00010238" w:rsidP="00286C6D">
            <w:pPr>
              <w:widowControl/>
              <w:jc w:val="center"/>
              <w:rPr>
                <w:rFonts w:ascii="Arial" w:eastAsia="DengXian" w:hAnsi="Arial" w:cs="Arial"/>
                <w:b/>
                <w:color w:val="000000"/>
                <w:kern w:val="0"/>
                <w:sz w:val="18"/>
              </w:rPr>
            </w:pPr>
            <w:bookmarkStart w:id="78" w:name="OLE_LINK27"/>
            <w:bookmarkStart w:id="79" w:name="OLE_LINK28"/>
            <w:del w:id="80" w:author="Yue Li" w:date="2021-08-31T10:08:00Z">
              <w:r w:rsidRPr="00C64DF1" w:rsidDel="00372E9F">
                <w:rPr>
                  <w:rFonts w:ascii="Arial" w:eastAsia="DengXian" w:hAnsi="Arial" w:cs="Arial"/>
                  <w:b/>
                  <w:color w:val="000000"/>
                  <w:kern w:val="0"/>
                  <w:sz w:val="18"/>
                </w:rPr>
                <w:delText>√</w:delText>
              </w:r>
            </w:del>
            <w:bookmarkEnd w:id="78"/>
            <w:bookmarkEnd w:id="79"/>
          </w:p>
        </w:tc>
        <w:tc>
          <w:tcPr>
            <w:tcW w:w="751" w:type="dxa"/>
            <w:tcBorders>
              <w:top w:val="nil"/>
              <w:left w:val="nil"/>
              <w:bottom w:val="single" w:sz="4" w:space="0" w:color="auto"/>
              <w:right w:val="single" w:sz="4" w:space="0" w:color="auto"/>
            </w:tcBorders>
            <w:shd w:val="clear" w:color="auto" w:fill="auto"/>
            <w:noWrap/>
            <w:vAlign w:val="center"/>
            <w:tcPrChange w:id="81" w:author="Yue Li" w:date="2021-08-31T10:08:00Z">
              <w:tcPr>
                <w:tcW w:w="751" w:type="dxa"/>
                <w:tcBorders>
                  <w:top w:val="nil"/>
                  <w:left w:val="nil"/>
                  <w:bottom w:val="single" w:sz="4" w:space="0" w:color="auto"/>
                  <w:right w:val="single" w:sz="4" w:space="0" w:color="auto"/>
                </w:tcBorders>
                <w:shd w:val="clear" w:color="auto" w:fill="auto"/>
                <w:noWrap/>
                <w:vAlign w:val="center"/>
              </w:tcPr>
            </w:tcPrChange>
          </w:tcPr>
          <w:p w14:paraId="5A33C6D4" w14:textId="0D7C5246" w:rsidR="00010238" w:rsidRPr="00C64DF1" w:rsidRDefault="00010238" w:rsidP="00286C6D">
            <w:pPr>
              <w:widowControl/>
              <w:jc w:val="center"/>
              <w:rPr>
                <w:rFonts w:ascii="Arial" w:eastAsia="DengXian" w:hAnsi="Arial" w:cs="Arial"/>
                <w:color w:val="000000"/>
                <w:kern w:val="0"/>
                <w:sz w:val="18"/>
              </w:rPr>
            </w:pPr>
            <w:del w:id="82" w:author="Yue Li" w:date="2021-08-31T10:08:00Z">
              <w:r w:rsidRPr="00C64DF1" w:rsidDel="00372E9F">
                <w:rPr>
                  <w:rFonts w:ascii="Arial" w:eastAsia="DengXian" w:hAnsi="Arial" w:cs="Arial"/>
                  <w:color w:val="000000"/>
                  <w:kern w:val="0"/>
                  <w:sz w:val="18"/>
                </w:rPr>
                <w:delText>X</w:delText>
              </w:r>
            </w:del>
          </w:p>
        </w:tc>
        <w:tc>
          <w:tcPr>
            <w:tcW w:w="1163" w:type="dxa"/>
            <w:tcBorders>
              <w:top w:val="nil"/>
              <w:left w:val="nil"/>
              <w:bottom w:val="single" w:sz="4" w:space="0" w:color="auto"/>
              <w:right w:val="single" w:sz="4" w:space="0" w:color="auto"/>
            </w:tcBorders>
            <w:shd w:val="clear" w:color="auto" w:fill="auto"/>
            <w:noWrap/>
            <w:vAlign w:val="center"/>
            <w:tcPrChange w:id="83" w:author="Yue Li" w:date="2021-08-31T10:08:00Z">
              <w:tcPr>
                <w:tcW w:w="1163" w:type="dxa"/>
                <w:tcBorders>
                  <w:top w:val="nil"/>
                  <w:left w:val="nil"/>
                  <w:bottom w:val="single" w:sz="4" w:space="0" w:color="auto"/>
                  <w:right w:val="single" w:sz="4" w:space="0" w:color="auto"/>
                </w:tcBorders>
                <w:shd w:val="clear" w:color="auto" w:fill="auto"/>
                <w:noWrap/>
                <w:vAlign w:val="center"/>
              </w:tcPr>
            </w:tcPrChange>
          </w:tcPr>
          <w:p w14:paraId="0F5FA2D0" w14:textId="3C89CCA3" w:rsidR="00010238" w:rsidRPr="00C64DF1" w:rsidRDefault="00010238" w:rsidP="00286C6D">
            <w:pPr>
              <w:widowControl/>
              <w:jc w:val="center"/>
              <w:rPr>
                <w:rFonts w:ascii="Arial" w:eastAsia="DengXian" w:hAnsi="Arial" w:cs="Arial"/>
                <w:color w:val="000000"/>
                <w:kern w:val="0"/>
                <w:sz w:val="18"/>
              </w:rPr>
            </w:pPr>
            <w:del w:id="84" w:author="Yue Li" w:date="2021-08-31T10:08:00Z">
              <w:r w:rsidRPr="00C64DF1" w:rsidDel="00372E9F">
                <w:rPr>
                  <w:rFonts w:ascii="Arial" w:eastAsia="DengXian" w:hAnsi="Arial" w:cs="Arial"/>
                  <w:color w:val="000000"/>
                  <w:kern w:val="0"/>
                  <w:sz w:val="18"/>
                </w:rPr>
                <w:delText>X</w:delText>
              </w:r>
            </w:del>
          </w:p>
        </w:tc>
        <w:tc>
          <w:tcPr>
            <w:tcW w:w="1677" w:type="dxa"/>
            <w:tcBorders>
              <w:top w:val="nil"/>
              <w:left w:val="nil"/>
              <w:bottom w:val="single" w:sz="4" w:space="0" w:color="auto"/>
              <w:right w:val="single" w:sz="4" w:space="0" w:color="auto"/>
            </w:tcBorders>
            <w:shd w:val="clear" w:color="auto" w:fill="auto"/>
            <w:noWrap/>
            <w:vAlign w:val="center"/>
            <w:tcPrChange w:id="85" w:author="Yue Li" w:date="2021-08-31T10:08:00Z">
              <w:tcPr>
                <w:tcW w:w="1677" w:type="dxa"/>
                <w:tcBorders>
                  <w:top w:val="nil"/>
                  <w:left w:val="nil"/>
                  <w:bottom w:val="single" w:sz="4" w:space="0" w:color="auto"/>
                  <w:right w:val="single" w:sz="4" w:space="0" w:color="auto"/>
                </w:tcBorders>
                <w:shd w:val="clear" w:color="auto" w:fill="auto"/>
                <w:noWrap/>
                <w:vAlign w:val="center"/>
              </w:tcPr>
            </w:tcPrChange>
          </w:tcPr>
          <w:p w14:paraId="62F5B956" w14:textId="27A33DE2" w:rsidR="00010238" w:rsidRPr="00C64DF1" w:rsidRDefault="00010238" w:rsidP="00286C6D">
            <w:pPr>
              <w:widowControl/>
              <w:jc w:val="center"/>
              <w:rPr>
                <w:rFonts w:ascii="Arial" w:eastAsia="DengXian" w:hAnsi="Arial" w:cs="Arial"/>
                <w:color w:val="000000"/>
                <w:kern w:val="0"/>
                <w:sz w:val="18"/>
              </w:rPr>
            </w:pPr>
            <w:del w:id="86" w:author="Yue Li" w:date="2021-08-31T10:08:00Z">
              <w:r w:rsidRPr="00C64DF1" w:rsidDel="00372E9F">
                <w:rPr>
                  <w:rFonts w:ascii="Arial" w:eastAsia="DengXian" w:hAnsi="Arial" w:cs="Arial"/>
                  <w:color w:val="000000"/>
                  <w:kern w:val="0"/>
                  <w:sz w:val="18"/>
                </w:rPr>
                <w:delText>X</w:delText>
              </w:r>
            </w:del>
          </w:p>
        </w:tc>
        <w:tc>
          <w:tcPr>
            <w:tcW w:w="947" w:type="dxa"/>
            <w:tcBorders>
              <w:top w:val="nil"/>
              <w:left w:val="nil"/>
              <w:bottom w:val="single" w:sz="4" w:space="0" w:color="auto"/>
              <w:right w:val="single" w:sz="4" w:space="0" w:color="auto"/>
            </w:tcBorders>
            <w:shd w:val="clear" w:color="auto" w:fill="auto"/>
            <w:noWrap/>
            <w:vAlign w:val="center"/>
            <w:tcPrChange w:id="87" w:author="Yue Li" w:date="2021-08-31T10:08:00Z">
              <w:tcPr>
                <w:tcW w:w="947" w:type="dxa"/>
                <w:tcBorders>
                  <w:top w:val="nil"/>
                  <w:left w:val="nil"/>
                  <w:bottom w:val="single" w:sz="4" w:space="0" w:color="auto"/>
                  <w:right w:val="single" w:sz="4" w:space="0" w:color="auto"/>
                </w:tcBorders>
                <w:shd w:val="clear" w:color="auto" w:fill="auto"/>
                <w:noWrap/>
                <w:vAlign w:val="center"/>
              </w:tcPr>
            </w:tcPrChange>
          </w:tcPr>
          <w:p w14:paraId="07D405CB" w14:textId="1E6BC64D" w:rsidR="00010238" w:rsidRPr="00C64DF1" w:rsidRDefault="00010238" w:rsidP="00286C6D">
            <w:pPr>
              <w:widowControl/>
              <w:jc w:val="center"/>
              <w:rPr>
                <w:rFonts w:ascii="Arial" w:eastAsia="DengXian" w:hAnsi="Arial" w:cs="Arial"/>
                <w:color w:val="000000"/>
                <w:kern w:val="0"/>
                <w:sz w:val="18"/>
              </w:rPr>
            </w:pPr>
            <w:del w:id="88" w:author="Yue Li" w:date="2021-08-31T10:08:00Z">
              <w:r w:rsidRPr="00C64DF1" w:rsidDel="00372E9F">
                <w:rPr>
                  <w:rFonts w:ascii="Arial" w:eastAsia="DengXian" w:hAnsi="Arial" w:cs="Arial"/>
                  <w:color w:val="000000"/>
                  <w:kern w:val="0"/>
                  <w:sz w:val="18"/>
                </w:rPr>
                <w:delText>X</w:delText>
              </w:r>
            </w:del>
          </w:p>
        </w:tc>
        <w:tc>
          <w:tcPr>
            <w:tcW w:w="1031" w:type="dxa"/>
            <w:tcBorders>
              <w:top w:val="nil"/>
              <w:left w:val="nil"/>
              <w:bottom w:val="single" w:sz="4" w:space="0" w:color="auto"/>
              <w:right w:val="single" w:sz="4" w:space="0" w:color="auto"/>
            </w:tcBorders>
            <w:shd w:val="clear" w:color="auto" w:fill="auto"/>
            <w:noWrap/>
            <w:vAlign w:val="center"/>
            <w:tcPrChange w:id="89" w:author="Yue Li" w:date="2021-08-31T10:08:00Z">
              <w:tcPr>
                <w:tcW w:w="1031" w:type="dxa"/>
                <w:tcBorders>
                  <w:top w:val="nil"/>
                  <w:left w:val="nil"/>
                  <w:bottom w:val="single" w:sz="4" w:space="0" w:color="auto"/>
                  <w:right w:val="single" w:sz="4" w:space="0" w:color="auto"/>
                </w:tcBorders>
                <w:shd w:val="clear" w:color="auto" w:fill="auto"/>
                <w:noWrap/>
                <w:vAlign w:val="center"/>
              </w:tcPr>
            </w:tcPrChange>
          </w:tcPr>
          <w:p w14:paraId="6BEEDF49" w14:textId="30F7685F" w:rsidR="00010238" w:rsidRPr="00C64DF1" w:rsidRDefault="00010238" w:rsidP="00286C6D">
            <w:pPr>
              <w:widowControl/>
              <w:jc w:val="center"/>
              <w:rPr>
                <w:rFonts w:ascii="Arial" w:eastAsia="DengXian" w:hAnsi="Arial" w:cs="Arial"/>
                <w:color w:val="000000"/>
                <w:kern w:val="0"/>
                <w:sz w:val="18"/>
              </w:rPr>
            </w:pPr>
            <w:del w:id="90" w:author="Yue Li" w:date="2021-08-31T10:08:00Z">
              <w:r w:rsidRPr="00C64DF1" w:rsidDel="00372E9F">
                <w:rPr>
                  <w:rFonts w:ascii="Arial" w:eastAsia="DengXian" w:hAnsi="Arial" w:cs="Arial"/>
                  <w:color w:val="000000"/>
                  <w:kern w:val="0"/>
                  <w:sz w:val="18"/>
                </w:rPr>
                <w:delText>X</w:delText>
              </w:r>
            </w:del>
          </w:p>
        </w:tc>
      </w:tr>
      <w:tr w:rsidR="00010238" w:rsidRPr="00C64DF1" w14:paraId="15D17777" w14:textId="77777777" w:rsidTr="00372E9F">
        <w:trPr>
          <w:trHeight w:val="238"/>
          <w:trPrChange w:id="91" w:author="Yue Li" w:date="2021-08-31T10:08:00Z">
            <w:trPr>
              <w:trHeight w:val="238"/>
            </w:trPr>
          </w:trPrChange>
        </w:trPr>
        <w:tc>
          <w:tcPr>
            <w:tcW w:w="1339" w:type="dxa"/>
            <w:tcBorders>
              <w:top w:val="nil"/>
              <w:left w:val="single" w:sz="4" w:space="0" w:color="auto"/>
              <w:bottom w:val="single" w:sz="4" w:space="0" w:color="auto"/>
              <w:right w:val="single" w:sz="4" w:space="0" w:color="auto"/>
            </w:tcBorders>
            <w:shd w:val="clear" w:color="auto" w:fill="auto"/>
            <w:noWrap/>
            <w:vAlign w:val="center"/>
            <w:tcPrChange w:id="92" w:author="Yue Li" w:date="2021-08-31T10:08:00Z">
              <w:tcPr>
                <w:tcW w:w="1339" w:type="dxa"/>
                <w:tcBorders>
                  <w:top w:val="nil"/>
                  <w:left w:val="single" w:sz="4" w:space="0" w:color="auto"/>
                  <w:bottom w:val="single" w:sz="4" w:space="0" w:color="auto"/>
                  <w:right w:val="single" w:sz="4" w:space="0" w:color="auto"/>
                </w:tcBorders>
                <w:shd w:val="clear" w:color="auto" w:fill="auto"/>
                <w:noWrap/>
                <w:vAlign w:val="center"/>
              </w:tcPr>
            </w:tcPrChange>
          </w:tcPr>
          <w:p w14:paraId="7926C356" w14:textId="2BF2DAE6" w:rsidR="00010238" w:rsidRPr="00C64DF1" w:rsidRDefault="00010238" w:rsidP="00286C6D">
            <w:pPr>
              <w:widowControl/>
              <w:jc w:val="center"/>
              <w:rPr>
                <w:rFonts w:ascii="Arial" w:eastAsia="DengXian" w:hAnsi="Arial" w:cs="Arial"/>
                <w:color w:val="000000"/>
                <w:kern w:val="0"/>
                <w:sz w:val="18"/>
              </w:rPr>
            </w:pPr>
            <w:del w:id="93" w:author="Yue Li" w:date="2021-08-31T10:08:00Z">
              <w:r w:rsidRPr="00C64DF1" w:rsidDel="00372E9F">
                <w:rPr>
                  <w:rFonts w:ascii="Arial" w:eastAsia="DengXian" w:hAnsi="Arial" w:cs="Arial"/>
                  <w:color w:val="000000"/>
                  <w:kern w:val="0"/>
                  <w:sz w:val="18"/>
                </w:rPr>
                <w:delText>Postcard</w:delText>
              </w:r>
            </w:del>
          </w:p>
        </w:tc>
        <w:tc>
          <w:tcPr>
            <w:tcW w:w="1912" w:type="dxa"/>
            <w:tcBorders>
              <w:top w:val="nil"/>
              <w:left w:val="nil"/>
              <w:bottom w:val="single" w:sz="4" w:space="0" w:color="auto"/>
              <w:right w:val="single" w:sz="4" w:space="0" w:color="auto"/>
            </w:tcBorders>
            <w:shd w:val="clear" w:color="auto" w:fill="auto"/>
            <w:noWrap/>
            <w:vAlign w:val="center"/>
            <w:tcPrChange w:id="94" w:author="Yue Li" w:date="2021-08-31T10:08:00Z">
              <w:tcPr>
                <w:tcW w:w="1912" w:type="dxa"/>
                <w:tcBorders>
                  <w:top w:val="nil"/>
                  <w:left w:val="nil"/>
                  <w:bottom w:val="single" w:sz="4" w:space="0" w:color="auto"/>
                  <w:right w:val="single" w:sz="4" w:space="0" w:color="auto"/>
                </w:tcBorders>
                <w:shd w:val="clear" w:color="auto" w:fill="auto"/>
                <w:noWrap/>
                <w:vAlign w:val="center"/>
              </w:tcPr>
            </w:tcPrChange>
          </w:tcPr>
          <w:p w14:paraId="5F20A6E3" w14:textId="7C74E7F0" w:rsidR="00010238" w:rsidRPr="00C64DF1" w:rsidRDefault="00010238" w:rsidP="00286C6D">
            <w:pPr>
              <w:widowControl/>
              <w:jc w:val="center"/>
              <w:rPr>
                <w:rFonts w:ascii="Arial" w:eastAsia="DengXian" w:hAnsi="Arial" w:cs="Arial"/>
                <w:b/>
                <w:color w:val="000000"/>
                <w:kern w:val="0"/>
                <w:sz w:val="18"/>
              </w:rPr>
            </w:pPr>
            <w:del w:id="95" w:author="Yue Li" w:date="2021-08-31T10:08:00Z">
              <w:r w:rsidRPr="00C64DF1" w:rsidDel="00372E9F">
                <w:rPr>
                  <w:rFonts w:ascii="Arial" w:eastAsia="DengXian" w:hAnsi="Arial" w:cs="Arial"/>
                  <w:b/>
                  <w:color w:val="000000"/>
                  <w:kern w:val="0"/>
                  <w:sz w:val="18"/>
                </w:rPr>
                <w:delText>√</w:delText>
              </w:r>
            </w:del>
          </w:p>
        </w:tc>
        <w:tc>
          <w:tcPr>
            <w:tcW w:w="751" w:type="dxa"/>
            <w:tcBorders>
              <w:top w:val="nil"/>
              <w:left w:val="nil"/>
              <w:bottom w:val="single" w:sz="4" w:space="0" w:color="auto"/>
              <w:right w:val="single" w:sz="4" w:space="0" w:color="auto"/>
            </w:tcBorders>
            <w:shd w:val="clear" w:color="auto" w:fill="auto"/>
            <w:noWrap/>
            <w:vAlign w:val="center"/>
            <w:tcPrChange w:id="96" w:author="Yue Li" w:date="2021-08-31T10:08:00Z">
              <w:tcPr>
                <w:tcW w:w="751" w:type="dxa"/>
                <w:tcBorders>
                  <w:top w:val="nil"/>
                  <w:left w:val="nil"/>
                  <w:bottom w:val="single" w:sz="4" w:space="0" w:color="auto"/>
                  <w:right w:val="single" w:sz="4" w:space="0" w:color="auto"/>
                </w:tcBorders>
                <w:shd w:val="clear" w:color="auto" w:fill="auto"/>
                <w:noWrap/>
                <w:vAlign w:val="center"/>
              </w:tcPr>
            </w:tcPrChange>
          </w:tcPr>
          <w:p w14:paraId="02AF3AFE" w14:textId="78EB7859" w:rsidR="00010238" w:rsidRPr="00C64DF1" w:rsidRDefault="00010238" w:rsidP="00286C6D">
            <w:pPr>
              <w:widowControl/>
              <w:jc w:val="center"/>
              <w:rPr>
                <w:rFonts w:ascii="Arial" w:eastAsia="DengXian" w:hAnsi="Arial" w:cs="Arial"/>
                <w:color w:val="000000"/>
                <w:kern w:val="0"/>
                <w:sz w:val="18"/>
              </w:rPr>
            </w:pPr>
            <w:del w:id="97" w:author="Yue Li" w:date="2021-08-31T10:08:00Z">
              <w:r w:rsidRPr="00C64DF1" w:rsidDel="00372E9F">
                <w:rPr>
                  <w:rFonts w:ascii="Arial" w:eastAsia="DengXian" w:hAnsi="Arial" w:cs="Arial"/>
                  <w:color w:val="000000"/>
                  <w:kern w:val="0"/>
                  <w:sz w:val="18"/>
                </w:rPr>
                <w:delText>√</w:delText>
              </w:r>
            </w:del>
          </w:p>
        </w:tc>
        <w:tc>
          <w:tcPr>
            <w:tcW w:w="1163" w:type="dxa"/>
            <w:tcBorders>
              <w:top w:val="nil"/>
              <w:left w:val="nil"/>
              <w:bottom w:val="single" w:sz="4" w:space="0" w:color="auto"/>
              <w:right w:val="single" w:sz="4" w:space="0" w:color="auto"/>
            </w:tcBorders>
            <w:shd w:val="clear" w:color="auto" w:fill="auto"/>
            <w:noWrap/>
            <w:vAlign w:val="center"/>
            <w:tcPrChange w:id="98" w:author="Yue Li" w:date="2021-08-31T10:08:00Z">
              <w:tcPr>
                <w:tcW w:w="1163" w:type="dxa"/>
                <w:tcBorders>
                  <w:top w:val="nil"/>
                  <w:left w:val="nil"/>
                  <w:bottom w:val="single" w:sz="4" w:space="0" w:color="auto"/>
                  <w:right w:val="single" w:sz="4" w:space="0" w:color="auto"/>
                </w:tcBorders>
                <w:shd w:val="clear" w:color="auto" w:fill="auto"/>
                <w:noWrap/>
                <w:vAlign w:val="center"/>
              </w:tcPr>
            </w:tcPrChange>
          </w:tcPr>
          <w:p w14:paraId="1776E4AA" w14:textId="6B24AC1B" w:rsidR="00010238" w:rsidRPr="00C64DF1" w:rsidRDefault="00010238" w:rsidP="00286C6D">
            <w:pPr>
              <w:widowControl/>
              <w:jc w:val="center"/>
              <w:rPr>
                <w:rFonts w:ascii="Arial" w:eastAsia="DengXian" w:hAnsi="Arial" w:cs="Arial"/>
                <w:color w:val="000000"/>
                <w:kern w:val="0"/>
                <w:sz w:val="18"/>
              </w:rPr>
            </w:pPr>
            <w:del w:id="99" w:author="Yue Li" w:date="2021-08-31T10:08:00Z">
              <w:r w:rsidRPr="00C64DF1" w:rsidDel="00372E9F">
                <w:rPr>
                  <w:rFonts w:ascii="Arial" w:eastAsia="DengXian" w:hAnsi="Arial" w:cs="Arial"/>
                  <w:color w:val="000000"/>
                  <w:kern w:val="0"/>
                  <w:sz w:val="18"/>
                </w:rPr>
                <w:delText>√</w:delText>
              </w:r>
            </w:del>
          </w:p>
        </w:tc>
        <w:tc>
          <w:tcPr>
            <w:tcW w:w="1677" w:type="dxa"/>
            <w:tcBorders>
              <w:top w:val="nil"/>
              <w:left w:val="nil"/>
              <w:bottom w:val="single" w:sz="4" w:space="0" w:color="auto"/>
              <w:right w:val="single" w:sz="4" w:space="0" w:color="auto"/>
            </w:tcBorders>
            <w:shd w:val="clear" w:color="auto" w:fill="auto"/>
            <w:noWrap/>
            <w:vAlign w:val="center"/>
            <w:tcPrChange w:id="100" w:author="Yue Li" w:date="2021-08-31T10:08:00Z">
              <w:tcPr>
                <w:tcW w:w="1677" w:type="dxa"/>
                <w:tcBorders>
                  <w:top w:val="nil"/>
                  <w:left w:val="nil"/>
                  <w:bottom w:val="single" w:sz="4" w:space="0" w:color="auto"/>
                  <w:right w:val="single" w:sz="4" w:space="0" w:color="auto"/>
                </w:tcBorders>
                <w:shd w:val="clear" w:color="auto" w:fill="auto"/>
                <w:noWrap/>
                <w:vAlign w:val="center"/>
              </w:tcPr>
            </w:tcPrChange>
          </w:tcPr>
          <w:p w14:paraId="472EFEB0" w14:textId="2894AFB0" w:rsidR="00010238" w:rsidRPr="00C64DF1" w:rsidRDefault="00010238" w:rsidP="00286C6D">
            <w:pPr>
              <w:widowControl/>
              <w:jc w:val="center"/>
              <w:rPr>
                <w:rFonts w:ascii="Arial" w:eastAsia="DengXian" w:hAnsi="Arial" w:cs="Arial"/>
                <w:color w:val="000000"/>
                <w:kern w:val="0"/>
                <w:sz w:val="18"/>
              </w:rPr>
            </w:pPr>
            <w:del w:id="101" w:author="Yue Li" w:date="2021-08-31T10:08:00Z">
              <w:r w:rsidRPr="00C64DF1" w:rsidDel="00372E9F">
                <w:rPr>
                  <w:rFonts w:ascii="Arial" w:eastAsia="DengXian" w:hAnsi="Arial" w:cs="Arial"/>
                  <w:color w:val="000000"/>
                  <w:kern w:val="0"/>
                  <w:sz w:val="18"/>
                </w:rPr>
                <w:delText>X</w:delText>
              </w:r>
            </w:del>
          </w:p>
        </w:tc>
        <w:tc>
          <w:tcPr>
            <w:tcW w:w="947" w:type="dxa"/>
            <w:tcBorders>
              <w:top w:val="nil"/>
              <w:left w:val="nil"/>
              <w:bottom w:val="single" w:sz="4" w:space="0" w:color="auto"/>
              <w:right w:val="single" w:sz="4" w:space="0" w:color="auto"/>
            </w:tcBorders>
            <w:shd w:val="clear" w:color="auto" w:fill="auto"/>
            <w:noWrap/>
            <w:vAlign w:val="center"/>
            <w:tcPrChange w:id="102" w:author="Yue Li" w:date="2021-08-31T10:08:00Z">
              <w:tcPr>
                <w:tcW w:w="947" w:type="dxa"/>
                <w:tcBorders>
                  <w:top w:val="nil"/>
                  <w:left w:val="nil"/>
                  <w:bottom w:val="single" w:sz="4" w:space="0" w:color="auto"/>
                  <w:right w:val="single" w:sz="4" w:space="0" w:color="auto"/>
                </w:tcBorders>
                <w:shd w:val="clear" w:color="auto" w:fill="auto"/>
                <w:noWrap/>
                <w:vAlign w:val="center"/>
              </w:tcPr>
            </w:tcPrChange>
          </w:tcPr>
          <w:p w14:paraId="70ED87DE" w14:textId="1AC23C6C" w:rsidR="00010238" w:rsidRPr="00C64DF1" w:rsidRDefault="00010238" w:rsidP="00286C6D">
            <w:pPr>
              <w:widowControl/>
              <w:jc w:val="center"/>
              <w:rPr>
                <w:rFonts w:ascii="Arial" w:eastAsia="DengXian" w:hAnsi="Arial" w:cs="Arial"/>
                <w:color w:val="000000"/>
                <w:kern w:val="0"/>
                <w:sz w:val="18"/>
              </w:rPr>
            </w:pPr>
            <w:del w:id="103" w:author="Yue Li" w:date="2021-08-31T10:08:00Z">
              <w:r w:rsidRPr="00C64DF1" w:rsidDel="00372E9F">
                <w:rPr>
                  <w:rFonts w:ascii="Arial" w:eastAsia="DengXian" w:hAnsi="Arial" w:cs="Arial"/>
                  <w:color w:val="000000"/>
                  <w:kern w:val="0"/>
                  <w:sz w:val="18"/>
                </w:rPr>
                <w:delText>√</w:delText>
              </w:r>
            </w:del>
          </w:p>
        </w:tc>
        <w:tc>
          <w:tcPr>
            <w:tcW w:w="1031" w:type="dxa"/>
            <w:tcBorders>
              <w:top w:val="nil"/>
              <w:left w:val="nil"/>
              <w:bottom w:val="single" w:sz="4" w:space="0" w:color="auto"/>
              <w:right w:val="single" w:sz="4" w:space="0" w:color="auto"/>
            </w:tcBorders>
            <w:shd w:val="clear" w:color="auto" w:fill="auto"/>
            <w:noWrap/>
            <w:vAlign w:val="center"/>
            <w:tcPrChange w:id="104" w:author="Yue Li" w:date="2021-08-31T10:08:00Z">
              <w:tcPr>
                <w:tcW w:w="1031" w:type="dxa"/>
                <w:tcBorders>
                  <w:top w:val="nil"/>
                  <w:left w:val="nil"/>
                  <w:bottom w:val="single" w:sz="4" w:space="0" w:color="auto"/>
                  <w:right w:val="single" w:sz="4" w:space="0" w:color="auto"/>
                </w:tcBorders>
                <w:shd w:val="clear" w:color="auto" w:fill="auto"/>
                <w:noWrap/>
                <w:vAlign w:val="center"/>
              </w:tcPr>
            </w:tcPrChange>
          </w:tcPr>
          <w:p w14:paraId="638238FF" w14:textId="30C1ED88" w:rsidR="00010238" w:rsidRPr="00C64DF1" w:rsidRDefault="00010238" w:rsidP="00286C6D">
            <w:pPr>
              <w:widowControl/>
              <w:jc w:val="center"/>
              <w:rPr>
                <w:rFonts w:ascii="Arial" w:eastAsia="DengXian" w:hAnsi="Arial" w:cs="Arial"/>
                <w:color w:val="000000"/>
                <w:kern w:val="0"/>
                <w:sz w:val="18"/>
              </w:rPr>
            </w:pPr>
            <w:del w:id="105" w:author="Yue Li" w:date="2021-08-31T10:08:00Z">
              <w:r w:rsidRPr="00C64DF1" w:rsidDel="00372E9F">
                <w:rPr>
                  <w:rFonts w:ascii="Arial" w:eastAsia="DengXian" w:hAnsi="Arial" w:cs="Arial"/>
                  <w:color w:val="000000"/>
                  <w:kern w:val="0"/>
                  <w:sz w:val="18"/>
                </w:rPr>
                <w:delText>√</w:delText>
              </w:r>
            </w:del>
          </w:p>
        </w:tc>
      </w:tr>
      <w:tr w:rsidR="00010238" w:rsidRPr="00C64DF1" w14:paraId="77E1F0B7" w14:textId="77777777" w:rsidTr="00372E9F">
        <w:trPr>
          <w:trHeight w:val="238"/>
          <w:trPrChange w:id="106" w:author="Yue Li" w:date="2021-08-31T10:08:00Z">
            <w:trPr>
              <w:trHeight w:val="238"/>
            </w:trPr>
          </w:trPrChange>
        </w:trPr>
        <w:tc>
          <w:tcPr>
            <w:tcW w:w="1339" w:type="dxa"/>
            <w:tcBorders>
              <w:top w:val="nil"/>
              <w:left w:val="single" w:sz="4" w:space="0" w:color="auto"/>
              <w:bottom w:val="single" w:sz="4" w:space="0" w:color="auto"/>
              <w:right w:val="single" w:sz="4" w:space="0" w:color="auto"/>
            </w:tcBorders>
            <w:shd w:val="clear" w:color="auto" w:fill="auto"/>
            <w:noWrap/>
            <w:vAlign w:val="center"/>
            <w:tcPrChange w:id="107" w:author="Yue Li" w:date="2021-08-31T10:08:00Z">
              <w:tcPr>
                <w:tcW w:w="1339" w:type="dxa"/>
                <w:tcBorders>
                  <w:top w:val="nil"/>
                  <w:left w:val="single" w:sz="4" w:space="0" w:color="auto"/>
                  <w:bottom w:val="single" w:sz="4" w:space="0" w:color="auto"/>
                  <w:right w:val="single" w:sz="4" w:space="0" w:color="auto"/>
                </w:tcBorders>
                <w:shd w:val="clear" w:color="auto" w:fill="auto"/>
                <w:noWrap/>
                <w:vAlign w:val="center"/>
              </w:tcPr>
            </w:tcPrChange>
          </w:tcPr>
          <w:p w14:paraId="1FE0C821" w14:textId="4AFB1FBB" w:rsidR="00010238" w:rsidRPr="00C64DF1" w:rsidRDefault="00010238" w:rsidP="00286C6D">
            <w:pPr>
              <w:widowControl/>
              <w:jc w:val="center"/>
              <w:rPr>
                <w:rFonts w:ascii="Arial" w:eastAsia="DengXian" w:hAnsi="Arial" w:cs="Arial"/>
                <w:color w:val="000000"/>
                <w:kern w:val="0"/>
                <w:sz w:val="18"/>
              </w:rPr>
            </w:pPr>
            <w:del w:id="108" w:author="Yue Li" w:date="2021-08-31T10:08:00Z">
              <w:r w:rsidRPr="00C64DF1" w:rsidDel="00372E9F">
                <w:rPr>
                  <w:rFonts w:ascii="Arial" w:eastAsia="DengXian" w:hAnsi="Arial" w:cs="Arial"/>
                  <w:color w:val="000000"/>
                  <w:kern w:val="0"/>
                  <w:sz w:val="18"/>
                </w:rPr>
                <w:delText>CubeMuseum</w:delText>
              </w:r>
            </w:del>
          </w:p>
        </w:tc>
        <w:tc>
          <w:tcPr>
            <w:tcW w:w="1912" w:type="dxa"/>
            <w:tcBorders>
              <w:top w:val="nil"/>
              <w:left w:val="nil"/>
              <w:bottom w:val="single" w:sz="4" w:space="0" w:color="auto"/>
              <w:right w:val="single" w:sz="4" w:space="0" w:color="auto"/>
            </w:tcBorders>
            <w:shd w:val="clear" w:color="auto" w:fill="auto"/>
            <w:noWrap/>
            <w:vAlign w:val="center"/>
            <w:tcPrChange w:id="109" w:author="Yue Li" w:date="2021-08-31T10:08:00Z">
              <w:tcPr>
                <w:tcW w:w="1912" w:type="dxa"/>
                <w:tcBorders>
                  <w:top w:val="nil"/>
                  <w:left w:val="nil"/>
                  <w:bottom w:val="single" w:sz="4" w:space="0" w:color="auto"/>
                  <w:right w:val="single" w:sz="4" w:space="0" w:color="auto"/>
                </w:tcBorders>
                <w:shd w:val="clear" w:color="auto" w:fill="auto"/>
                <w:noWrap/>
                <w:vAlign w:val="center"/>
              </w:tcPr>
            </w:tcPrChange>
          </w:tcPr>
          <w:p w14:paraId="0D6A60CD" w14:textId="3F02015D" w:rsidR="00010238" w:rsidRPr="00C64DF1" w:rsidRDefault="00EA4B3B" w:rsidP="00286C6D">
            <w:pPr>
              <w:widowControl/>
              <w:jc w:val="center"/>
              <w:rPr>
                <w:rFonts w:ascii="Arial" w:eastAsia="DengXian" w:hAnsi="Arial" w:cs="Arial"/>
                <w:color w:val="000000"/>
                <w:kern w:val="0"/>
                <w:sz w:val="18"/>
              </w:rPr>
            </w:pPr>
            <w:del w:id="110" w:author="Yue Li" w:date="2021-08-31T10:08:00Z">
              <w:r w:rsidRPr="00C64DF1" w:rsidDel="00372E9F">
                <w:rPr>
                  <w:rFonts w:ascii="Arial" w:eastAsia="DengXian" w:hAnsi="Arial" w:cs="Arial"/>
                  <w:b/>
                  <w:color w:val="000000"/>
                  <w:kern w:val="0"/>
                  <w:sz w:val="18"/>
                </w:rPr>
                <w:delText>√</w:delText>
              </w:r>
            </w:del>
          </w:p>
        </w:tc>
        <w:tc>
          <w:tcPr>
            <w:tcW w:w="751" w:type="dxa"/>
            <w:tcBorders>
              <w:top w:val="nil"/>
              <w:left w:val="nil"/>
              <w:bottom w:val="single" w:sz="4" w:space="0" w:color="auto"/>
              <w:right w:val="single" w:sz="4" w:space="0" w:color="auto"/>
            </w:tcBorders>
            <w:shd w:val="clear" w:color="auto" w:fill="auto"/>
            <w:noWrap/>
            <w:vAlign w:val="center"/>
            <w:tcPrChange w:id="111" w:author="Yue Li" w:date="2021-08-31T10:08:00Z">
              <w:tcPr>
                <w:tcW w:w="751" w:type="dxa"/>
                <w:tcBorders>
                  <w:top w:val="nil"/>
                  <w:left w:val="nil"/>
                  <w:bottom w:val="single" w:sz="4" w:space="0" w:color="auto"/>
                  <w:right w:val="single" w:sz="4" w:space="0" w:color="auto"/>
                </w:tcBorders>
                <w:shd w:val="clear" w:color="auto" w:fill="auto"/>
                <w:noWrap/>
                <w:vAlign w:val="center"/>
              </w:tcPr>
            </w:tcPrChange>
          </w:tcPr>
          <w:p w14:paraId="45103E89" w14:textId="6E22902D" w:rsidR="00010238" w:rsidRPr="00C64DF1" w:rsidRDefault="00010238" w:rsidP="00286C6D">
            <w:pPr>
              <w:widowControl/>
              <w:jc w:val="center"/>
              <w:rPr>
                <w:rFonts w:ascii="Arial" w:eastAsia="DengXian" w:hAnsi="Arial" w:cs="Arial"/>
                <w:color w:val="000000"/>
                <w:kern w:val="0"/>
                <w:sz w:val="18"/>
              </w:rPr>
            </w:pPr>
            <w:del w:id="112" w:author="Yue Li" w:date="2021-08-31T10:08:00Z">
              <w:r w:rsidRPr="00C64DF1" w:rsidDel="00372E9F">
                <w:rPr>
                  <w:rFonts w:ascii="Arial" w:eastAsia="DengXian" w:hAnsi="Arial" w:cs="Arial"/>
                  <w:color w:val="000000"/>
                  <w:kern w:val="0"/>
                  <w:sz w:val="18"/>
                </w:rPr>
                <w:delText>√</w:delText>
              </w:r>
            </w:del>
          </w:p>
        </w:tc>
        <w:tc>
          <w:tcPr>
            <w:tcW w:w="1163" w:type="dxa"/>
            <w:tcBorders>
              <w:top w:val="nil"/>
              <w:left w:val="nil"/>
              <w:bottom w:val="single" w:sz="4" w:space="0" w:color="auto"/>
              <w:right w:val="single" w:sz="4" w:space="0" w:color="auto"/>
            </w:tcBorders>
            <w:shd w:val="clear" w:color="auto" w:fill="auto"/>
            <w:noWrap/>
            <w:vAlign w:val="center"/>
            <w:tcPrChange w:id="113" w:author="Yue Li" w:date="2021-08-31T10:08:00Z">
              <w:tcPr>
                <w:tcW w:w="1163" w:type="dxa"/>
                <w:tcBorders>
                  <w:top w:val="nil"/>
                  <w:left w:val="nil"/>
                  <w:bottom w:val="single" w:sz="4" w:space="0" w:color="auto"/>
                  <w:right w:val="single" w:sz="4" w:space="0" w:color="auto"/>
                </w:tcBorders>
                <w:shd w:val="clear" w:color="auto" w:fill="auto"/>
                <w:noWrap/>
                <w:vAlign w:val="center"/>
              </w:tcPr>
            </w:tcPrChange>
          </w:tcPr>
          <w:p w14:paraId="1B3BF21A" w14:textId="05AD8DB8" w:rsidR="00010238" w:rsidRPr="00C64DF1" w:rsidRDefault="00010238" w:rsidP="00286C6D">
            <w:pPr>
              <w:widowControl/>
              <w:jc w:val="center"/>
              <w:rPr>
                <w:rFonts w:ascii="Arial" w:eastAsia="DengXian" w:hAnsi="Arial" w:cs="Arial"/>
                <w:color w:val="000000"/>
                <w:kern w:val="0"/>
                <w:sz w:val="18"/>
              </w:rPr>
            </w:pPr>
            <w:del w:id="114" w:author="Yue Li" w:date="2021-08-31T10:08:00Z">
              <w:r w:rsidRPr="00C64DF1" w:rsidDel="00372E9F">
                <w:rPr>
                  <w:rFonts w:ascii="Arial" w:eastAsia="DengXian" w:hAnsi="Arial" w:cs="Arial"/>
                  <w:color w:val="000000"/>
                  <w:kern w:val="0"/>
                  <w:sz w:val="18"/>
                </w:rPr>
                <w:delText>√</w:delText>
              </w:r>
            </w:del>
          </w:p>
        </w:tc>
        <w:tc>
          <w:tcPr>
            <w:tcW w:w="1677" w:type="dxa"/>
            <w:tcBorders>
              <w:top w:val="nil"/>
              <w:left w:val="nil"/>
              <w:bottom w:val="single" w:sz="4" w:space="0" w:color="auto"/>
              <w:right w:val="single" w:sz="4" w:space="0" w:color="auto"/>
            </w:tcBorders>
            <w:shd w:val="clear" w:color="auto" w:fill="auto"/>
            <w:noWrap/>
            <w:vAlign w:val="center"/>
            <w:tcPrChange w:id="115" w:author="Yue Li" w:date="2021-08-31T10:08:00Z">
              <w:tcPr>
                <w:tcW w:w="1677" w:type="dxa"/>
                <w:tcBorders>
                  <w:top w:val="nil"/>
                  <w:left w:val="nil"/>
                  <w:bottom w:val="single" w:sz="4" w:space="0" w:color="auto"/>
                  <w:right w:val="single" w:sz="4" w:space="0" w:color="auto"/>
                </w:tcBorders>
                <w:shd w:val="clear" w:color="auto" w:fill="auto"/>
                <w:noWrap/>
                <w:vAlign w:val="center"/>
              </w:tcPr>
            </w:tcPrChange>
          </w:tcPr>
          <w:p w14:paraId="65C38B3C" w14:textId="5FACDD2A" w:rsidR="00010238" w:rsidRPr="00C64DF1" w:rsidRDefault="00010238" w:rsidP="00286C6D">
            <w:pPr>
              <w:widowControl/>
              <w:jc w:val="center"/>
              <w:rPr>
                <w:rFonts w:ascii="Arial" w:eastAsia="DengXian" w:hAnsi="Arial" w:cs="Arial"/>
                <w:color w:val="000000"/>
                <w:kern w:val="0"/>
                <w:sz w:val="18"/>
              </w:rPr>
            </w:pPr>
            <w:del w:id="116" w:author="Yue Li" w:date="2021-08-31T10:08:00Z">
              <w:r w:rsidRPr="00C64DF1" w:rsidDel="00372E9F">
                <w:rPr>
                  <w:rFonts w:ascii="Arial" w:eastAsia="DengXian" w:hAnsi="Arial" w:cs="Arial"/>
                  <w:color w:val="000000"/>
                  <w:kern w:val="0"/>
                  <w:sz w:val="18"/>
                </w:rPr>
                <w:delText>√</w:delText>
              </w:r>
            </w:del>
          </w:p>
        </w:tc>
        <w:tc>
          <w:tcPr>
            <w:tcW w:w="947" w:type="dxa"/>
            <w:tcBorders>
              <w:top w:val="nil"/>
              <w:left w:val="nil"/>
              <w:bottom w:val="single" w:sz="4" w:space="0" w:color="auto"/>
              <w:right w:val="single" w:sz="4" w:space="0" w:color="auto"/>
            </w:tcBorders>
            <w:shd w:val="clear" w:color="auto" w:fill="auto"/>
            <w:noWrap/>
            <w:vAlign w:val="center"/>
            <w:tcPrChange w:id="117" w:author="Yue Li" w:date="2021-08-31T10:08:00Z">
              <w:tcPr>
                <w:tcW w:w="947" w:type="dxa"/>
                <w:tcBorders>
                  <w:top w:val="nil"/>
                  <w:left w:val="nil"/>
                  <w:bottom w:val="single" w:sz="4" w:space="0" w:color="auto"/>
                  <w:right w:val="single" w:sz="4" w:space="0" w:color="auto"/>
                </w:tcBorders>
                <w:shd w:val="clear" w:color="auto" w:fill="auto"/>
                <w:noWrap/>
                <w:vAlign w:val="center"/>
              </w:tcPr>
            </w:tcPrChange>
          </w:tcPr>
          <w:p w14:paraId="19C17B0E" w14:textId="71C9A431" w:rsidR="00010238" w:rsidRPr="00C64DF1" w:rsidRDefault="00010238" w:rsidP="00286C6D">
            <w:pPr>
              <w:widowControl/>
              <w:jc w:val="center"/>
              <w:rPr>
                <w:rFonts w:ascii="Arial" w:eastAsia="DengXian" w:hAnsi="Arial" w:cs="Arial"/>
                <w:color w:val="000000"/>
                <w:kern w:val="0"/>
                <w:sz w:val="18"/>
              </w:rPr>
            </w:pPr>
            <w:del w:id="118" w:author="Yue Li" w:date="2021-08-31T10:08:00Z">
              <w:r w:rsidRPr="00C64DF1" w:rsidDel="00372E9F">
                <w:rPr>
                  <w:rFonts w:ascii="Arial" w:eastAsia="DengXian" w:hAnsi="Arial" w:cs="Arial"/>
                  <w:color w:val="000000"/>
                  <w:kern w:val="0"/>
                  <w:sz w:val="18"/>
                </w:rPr>
                <w:delText>√</w:delText>
              </w:r>
            </w:del>
          </w:p>
        </w:tc>
        <w:tc>
          <w:tcPr>
            <w:tcW w:w="1031" w:type="dxa"/>
            <w:tcBorders>
              <w:top w:val="nil"/>
              <w:left w:val="nil"/>
              <w:bottom w:val="single" w:sz="4" w:space="0" w:color="auto"/>
              <w:right w:val="single" w:sz="4" w:space="0" w:color="auto"/>
            </w:tcBorders>
            <w:shd w:val="clear" w:color="auto" w:fill="auto"/>
            <w:noWrap/>
            <w:vAlign w:val="center"/>
            <w:tcPrChange w:id="119" w:author="Yue Li" w:date="2021-08-31T10:08:00Z">
              <w:tcPr>
                <w:tcW w:w="1031" w:type="dxa"/>
                <w:tcBorders>
                  <w:top w:val="nil"/>
                  <w:left w:val="nil"/>
                  <w:bottom w:val="single" w:sz="4" w:space="0" w:color="auto"/>
                  <w:right w:val="single" w:sz="4" w:space="0" w:color="auto"/>
                </w:tcBorders>
                <w:shd w:val="clear" w:color="auto" w:fill="auto"/>
                <w:noWrap/>
                <w:vAlign w:val="center"/>
              </w:tcPr>
            </w:tcPrChange>
          </w:tcPr>
          <w:p w14:paraId="2E9A7E09" w14:textId="1EC47503" w:rsidR="00010238" w:rsidRPr="00C64DF1" w:rsidRDefault="00010238" w:rsidP="00286C6D">
            <w:pPr>
              <w:widowControl/>
              <w:jc w:val="center"/>
              <w:rPr>
                <w:rFonts w:ascii="Arial" w:eastAsia="DengXian" w:hAnsi="Arial" w:cs="Arial"/>
                <w:color w:val="000000"/>
                <w:kern w:val="0"/>
                <w:sz w:val="18"/>
              </w:rPr>
            </w:pPr>
            <w:del w:id="120" w:author="Yue Li" w:date="2021-08-31T10:08:00Z">
              <w:r w:rsidRPr="00C64DF1" w:rsidDel="00372E9F">
                <w:rPr>
                  <w:rFonts w:ascii="Arial" w:eastAsia="DengXian" w:hAnsi="Arial" w:cs="Arial"/>
                  <w:color w:val="000000"/>
                  <w:kern w:val="0"/>
                  <w:sz w:val="18"/>
                </w:rPr>
                <w:delText>√</w:delText>
              </w:r>
            </w:del>
          </w:p>
        </w:tc>
      </w:tr>
    </w:tbl>
    <w:p w14:paraId="31DC8754" w14:textId="77777777" w:rsidR="00010238" w:rsidRDefault="000844B1" w:rsidP="00372E9F">
      <w:pPr>
        <w:spacing w:line="480" w:lineRule="auto"/>
        <w:jc w:val="center"/>
        <w:rPr>
          <w:rFonts w:ascii="Arial" w:hAnsi="Arial" w:cs="Arial"/>
          <w:b/>
          <w:sz w:val="24"/>
        </w:rPr>
      </w:pPr>
      <w:r w:rsidRPr="00C64DF1">
        <w:rPr>
          <w:rStyle w:val="src"/>
          <w:rFonts w:ascii="Arial" w:hAnsi="Arial" w:cs="Arial"/>
          <w:color w:val="333333"/>
          <w:sz w:val="20"/>
          <w:szCs w:val="20"/>
        </w:rPr>
        <w:t>Table</w:t>
      </w:r>
      <w:r>
        <w:rPr>
          <w:rStyle w:val="src"/>
          <w:rFonts w:ascii="Arial" w:hAnsi="Arial" w:cs="Arial"/>
          <w:color w:val="333333"/>
          <w:sz w:val="20"/>
          <w:szCs w:val="20"/>
        </w:rPr>
        <w:t xml:space="preserve"> </w:t>
      </w:r>
      <w:r w:rsidRPr="00C64DF1">
        <w:rPr>
          <w:rStyle w:val="src"/>
          <w:rFonts w:ascii="Arial" w:hAnsi="Arial" w:cs="Arial"/>
          <w:color w:val="333333"/>
          <w:sz w:val="20"/>
          <w:szCs w:val="20"/>
        </w:rPr>
        <w:t xml:space="preserve">2: </w:t>
      </w:r>
      <w:r>
        <w:rPr>
          <w:rStyle w:val="src"/>
          <w:rFonts w:ascii="Arial" w:hAnsi="Arial" w:cs="Arial"/>
          <w:color w:val="333333"/>
          <w:sz w:val="20"/>
          <w:szCs w:val="20"/>
        </w:rPr>
        <w:t>O</w:t>
      </w:r>
      <w:r w:rsidRPr="00C64DF1">
        <w:rPr>
          <w:rStyle w:val="src"/>
          <w:rFonts w:ascii="Arial" w:hAnsi="Arial" w:cs="Arial"/>
          <w:color w:val="333333"/>
          <w:sz w:val="20"/>
          <w:szCs w:val="20"/>
        </w:rPr>
        <w:t xml:space="preserve">verview of three </w:t>
      </w:r>
      <w:r>
        <w:rPr>
          <w:rStyle w:val="src"/>
          <w:rFonts w:ascii="Arial" w:hAnsi="Arial" w:cs="Arial"/>
          <w:color w:val="333333"/>
          <w:sz w:val="20"/>
          <w:szCs w:val="20"/>
        </w:rPr>
        <w:t xml:space="preserve">experimental </w:t>
      </w:r>
      <w:r w:rsidRPr="00C64DF1">
        <w:rPr>
          <w:rStyle w:val="src"/>
          <w:rFonts w:ascii="Arial" w:hAnsi="Arial" w:cs="Arial"/>
          <w:color w:val="333333"/>
          <w:sz w:val="20"/>
          <w:szCs w:val="20"/>
        </w:rPr>
        <w:t>conditions</w:t>
      </w:r>
      <w:r>
        <w:rPr>
          <w:rStyle w:val="src"/>
          <w:rFonts w:ascii="Arial" w:hAnsi="Arial" w:cs="Arial"/>
          <w:color w:val="333333"/>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1604"/>
        <w:gridCol w:w="1430"/>
        <w:gridCol w:w="987"/>
        <w:gridCol w:w="1360"/>
        <w:gridCol w:w="1577"/>
      </w:tblGrid>
      <w:tr w:rsidR="000844B1" w:rsidRPr="00C64DF1" w14:paraId="13693E8E" w14:textId="77777777" w:rsidTr="00372E9F">
        <w:trPr>
          <w:trHeight w:val="238"/>
        </w:trPr>
        <w:tc>
          <w:tcPr>
            <w:tcW w:w="0" w:type="auto"/>
            <w:vMerge w:val="restart"/>
            <w:vAlign w:val="center"/>
            <w:hideMark/>
          </w:tcPr>
          <w:p w14:paraId="74407C40" w14:textId="77777777" w:rsidR="000844B1" w:rsidRPr="00C64DF1" w:rsidRDefault="000844B1" w:rsidP="00173611">
            <w:pPr>
              <w:widowControl/>
              <w:jc w:val="left"/>
              <w:rPr>
                <w:rFonts w:ascii="Arial" w:eastAsia="DengXian" w:hAnsi="Arial" w:cs="Arial"/>
                <w:color w:val="000000"/>
                <w:kern w:val="0"/>
                <w:sz w:val="18"/>
              </w:rPr>
            </w:pPr>
          </w:p>
        </w:tc>
        <w:tc>
          <w:tcPr>
            <w:tcW w:w="0" w:type="auto"/>
            <w:gridSpan w:val="2"/>
          </w:tcPr>
          <w:p w14:paraId="68EBA22D" w14:textId="77777777" w:rsidR="000844B1" w:rsidRDefault="000844B1" w:rsidP="00173611">
            <w:pPr>
              <w:widowControl/>
              <w:jc w:val="center"/>
              <w:rPr>
                <w:rFonts w:ascii="Arial" w:eastAsia="DengXian" w:hAnsi="Arial" w:cs="Arial"/>
                <w:color w:val="000000"/>
                <w:kern w:val="0"/>
                <w:sz w:val="18"/>
              </w:rPr>
            </w:pPr>
            <w:r>
              <w:rPr>
                <w:rFonts w:ascii="Arial" w:eastAsia="DengXian" w:hAnsi="Arial" w:cs="Arial"/>
                <w:color w:val="000000"/>
                <w:kern w:val="0"/>
                <w:sz w:val="18"/>
              </w:rPr>
              <w:t>Physical materials</w:t>
            </w:r>
          </w:p>
        </w:tc>
        <w:tc>
          <w:tcPr>
            <w:tcW w:w="0" w:type="auto"/>
            <w:gridSpan w:val="3"/>
            <w:shd w:val="clear" w:color="auto" w:fill="auto"/>
            <w:noWrap/>
            <w:vAlign w:val="center"/>
            <w:hideMark/>
          </w:tcPr>
          <w:p w14:paraId="32B98D29" w14:textId="77777777" w:rsidR="000844B1" w:rsidRPr="00C64DF1" w:rsidRDefault="000844B1" w:rsidP="00173611">
            <w:pPr>
              <w:widowControl/>
              <w:jc w:val="center"/>
              <w:rPr>
                <w:rFonts w:ascii="Arial" w:eastAsia="DengXian" w:hAnsi="Arial" w:cs="Arial"/>
                <w:color w:val="000000"/>
                <w:kern w:val="0"/>
                <w:sz w:val="18"/>
              </w:rPr>
            </w:pPr>
            <w:r>
              <w:rPr>
                <w:rFonts w:ascii="Arial" w:eastAsia="DengXian" w:hAnsi="Arial" w:cs="Arial"/>
                <w:color w:val="000000"/>
                <w:kern w:val="0"/>
                <w:sz w:val="18"/>
              </w:rPr>
              <w:t>Digital presentations</w:t>
            </w:r>
          </w:p>
        </w:tc>
      </w:tr>
      <w:tr w:rsidR="000844B1" w:rsidRPr="00C64DF1" w14:paraId="12573BD5" w14:textId="77777777" w:rsidTr="00372E9F">
        <w:trPr>
          <w:trHeight w:val="718"/>
        </w:trPr>
        <w:tc>
          <w:tcPr>
            <w:tcW w:w="0" w:type="auto"/>
            <w:vMerge/>
            <w:vAlign w:val="center"/>
            <w:hideMark/>
          </w:tcPr>
          <w:p w14:paraId="47918D33" w14:textId="77777777" w:rsidR="000844B1" w:rsidRPr="00C64DF1" w:rsidRDefault="000844B1" w:rsidP="00173611">
            <w:pPr>
              <w:widowControl/>
              <w:jc w:val="left"/>
              <w:rPr>
                <w:rFonts w:ascii="Arial" w:eastAsia="DengXian" w:hAnsi="Arial" w:cs="Arial"/>
                <w:color w:val="000000"/>
                <w:kern w:val="0"/>
                <w:sz w:val="18"/>
              </w:rPr>
            </w:pPr>
          </w:p>
        </w:tc>
        <w:tc>
          <w:tcPr>
            <w:tcW w:w="0" w:type="auto"/>
            <w:vAlign w:val="center"/>
          </w:tcPr>
          <w:p w14:paraId="35E2BF89" w14:textId="77777777" w:rsidR="000844B1" w:rsidRDefault="000844B1" w:rsidP="00372E9F">
            <w:pPr>
              <w:widowControl/>
              <w:jc w:val="center"/>
              <w:rPr>
                <w:rFonts w:ascii="Arial" w:eastAsia="DengXian" w:hAnsi="Arial" w:cs="Arial"/>
                <w:color w:val="000000"/>
                <w:kern w:val="0"/>
                <w:sz w:val="18"/>
              </w:rPr>
            </w:pPr>
            <w:r>
              <w:rPr>
                <w:rFonts w:ascii="Arial" w:eastAsia="DengXian" w:hAnsi="Arial" w:cs="Arial"/>
                <w:color w:val="000000"/>
                <w:kern w:val="0"/>
                <w:sz w:val="18"/>
              </w:rPr>
              <w:t>Image, Name, Material</w:t>
            </w:r>
          </w:p>
        </w:tc>
        <w:tc>
          <w:tcPr>
            <w:tcW w:w="0" w:type="auto"/>
            <w:shd w:val="clear" w:color="auto" w:fill="auto"/>
            <w:vAlign w:val="center"/>
            <w:hideMark/>
          </w:tcPr>
          <w:p w14:paraId="56DAB4B9" w14:textId="77777777" w:rsidR="000844B1" w:rsidRPr="00C64DF1" w:rsidRDefault="000844B1" w:rsidP="00372E9F">
            <w:pPr>
              <w:widowControl/>
              <w:jc w:val="center"/>
              <w:rPr>
                <w:rFonts w:ascii="Arial" w:eastAsia="DengXian" w:hAnsi="Arial" w:cs="Arial"/>
                <w:color w:val="000000"/>
                <w:kern w:val="0"/>
                <w:sz w:val="18"/>
              </w:rPr>
            </w:pPr>
            <w:r>
              <w:rPr>
                <w:rFonts w:ascii="Arial" w:eastAsia="DengXian" w:hAnsi="Arial" w:cs="Arial"/>
                <w:color w:val="000000"/>
                <w:kern w:val="0"/>
                <w:sz w:val="18"/>
              </w:rPr>
              <w:t>Text descriptions</w:t>
            </w:r>
          </w:p>
        </w:tc>
        <w:tc>
          <w:tcPr>
            <w:tcW w:w="0" w:type="auto"/>
            <w:shd w:val="clear" w:color="auto" w:fill="auto"/>
            <w:noWrap/>
            <w:vAlign w:val="center"/>
            <w:hideMark/>
          </w:tcPr>
          <w:p w14:paraId="1F5401C3"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3D model</w:t>
            </w:r>
          </w:p>
        </w:tc>
        <w:tc>
          <w:tcPr>
            <w:tcW w:w="0" w:type="auto"/>
            <w:shd w:val="clear" w:color="auto" w:fill="auto"/>
            <w:vAlign w:val="center"/>
            <w:hideMark/>
          </w:tcPr>
          <w:p w14:paraId="74D46689" w14:textId="77777777" w:rsidR="000844B1" w:rsidRPr="00C64DF1" w:rsidRDefault="000844B1" w:rsidP="0057359A">
            <w:pPr>
              <w:widowControl/>
              <w:jc w:val="center"/>
              <w:rPr>
                <w:rFonts w:ascii="Arial" w:eastAsia="DengXian" w:hAnsi="Arial" w:cs="Arial"/>
                <w:color w:val="000000"/>
                <w:kern w:val="0"/>
                <w:sz w:val="18"/>
              </w:rPr>
            </w:pPr>
            <w:r>
              <w:rPr>
                <w:rFonts w:ascii="Arial" w:eastAsia="DengXian" w:hAnsi="Arial" w:cs="Arial"/>
                <w:color w:val="000000"/>
                <w:kern w:val="0"/>
                <w:sz w:val="18"/>
              </w:rPr>
              <w:t>Size information</w:t>
            </w:r>
          </w:p>
        </w:tc>
        <w:tc>
          <w:tcPr>
            <w:tcW w:w="0" w:type="auto"/>
            <w:shd w:val="clear" w:color="auto" w:fill="auto"/>
            <w:noWrap/>
            <w:vAlign w:val="center"/>
            <w:hideMark/>
          </w:tcPr>
          <w:p w14:paraId="136E87AA" w14:textId="77777777" w:rsidR="000844B1" w:rsidRPr="00C64DF1" w:rsidRDefault="000844B1" w:rsidP="0057359A">
            <w:pPr>
              <w:widowControl/>
              <w:jc w:val="center"/>
              <w:rPr>
                <w:rFonts w:ascii="Arial" w:eastAsia="DengXian" w:hAnsi="Arial" w:cs="Arial"/>
                <w:color w:val="000000"/>
                <w:kern w:val="0"/>
                <w:sz w:val="18"/>
              </w:rPr>
            </w:pPr>
            <w:r>
              <w:rPr>
                <w:rFonts w:ascii="Arial" w:eastAsia="DengXian" w:hAnsi="Arial" w:cs="Arial"/>
                <w:color w:val="000000"/>
                <w:kern w:val="0"/>
                <w:sz w:val="18"/>
              </w:rPr>
              <w:t>Text descriptions</w:t>
            </w:r>
          </w:p>
        </w:tc>
      </w:tr>
      <w:tr w:rsidR="000844B1" w:rsidRPr="00C64DF1" w14:paraId="1262BAB7" w14:textId="77777777" w:rsidTr="00372E9F">
        <w:trPr>
          <w:trHeight w:val="477"/>
        </w:trPr>
        <w:tc>
          <w:tcPr>
            <w:tcW w:w="0" w:type="auto"/>
            <w:shd w:val="clear" w:color="auto" w:fill="auto"/>
            <w:noWrap/>
            <w:vAlign w:val="center"/>
            <w:hideMark/>
          </w:tcPr>
          <w:p w14:paraId="379F2143"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Leaflet</w:t>
            </w:r>
          </w:p>
        </w:tc>
        <w:tc>
          <w:tcPr>
            <w:tcW w:w="0" w:type="auto"/>
            <w:vAlign w:val="center"/>
          </w:tcPr>
          <w:p w14:paraId="6ECBDABC" w14:textId="77777777" w:rsidR="000844B1" w:rsidRPr="00C64DF1" w:rsidRDefault="000844B1" w:rsidP="000844B1">
            <w:pPr>
              <w:widowControl/>
              <w:jc w:val="center"/>
              <w:rPr>
                <w:rFonts w:ascii="Arial" w:eastAsia="DengXian" w:hAnsi="Arial" w:cs="Arial"/>
                <w:b/>
                <w:color w:val="000000"/>
                <w:kern w:val="0"/>
                <w:sz w:val="18"/>
              </w:rPr>
            </w:pPr>
            <w:r w:rsidRPr="00C64DF1">
              <w:rPr>
                <w:rFonts w:ascii="Arial" w:eastAsia="DengXian" w:hAnsi="Arial" w:cs="Arial"/>
                <w:b/>
                <w:color w:val="000000"/>
                <w:kern w:val="0"/>
                <w:sz w:val="18"/>
              </w:rPr>
              <w:t>√</w:t>
            </w:r>
          </w:p>
        </w:tc>
        <w:tc>
          <w:tcPr>
            <w:tcW w:w="0" w:type="auto"/>
            <w:shd w:val="clear" w:color="auto" w:fill="auto"/>
            <w:noWrap/>
            <w:vAlign w:val="center"/>
            <w:hideMark/>
          </w:tcPr>
          <w:p w14:paraId="1D933E82" w14:textId="77777777" w:rsidR="000844B1" w:rsidRPr="00C64DF1" w:rsidRDefault="000844B1" w:rsidP="000844B1">
            <w:pPr>
              <w:widowControl/>
              <w:jc w:val="center"/>
              <w:rPr>
                <w:rFonts w:ascii="Arial" w:eastAsia="DengXian" w:hAnsi="Arial" w:cs="Arial"/>
                <w:b/>
                <w:color w:val="000000"/>
                <w:kern w:val="0"/>
                <w:sz w:val="18"/>
              </w:rPr>
            </w:pPr>
            <w:r w:rsidRPr="00C64DF1">
              <w:rPr>
                <w:rFonts w:ascii="Arial" w:eastAsia="DengXian" w:hAnsi="Arial" w:cs="Arial"/>
                <w:b/>
                <w:color w:val="000000"/>
                <w:kern w:val="0"/>
                <w:sz w:val="18"/>
              </w:rPr>
              <w:t>√</w:t>
            </w:r>
          </w:p>
        </w:tc>
        <w:tc>
          <w:tcPr>
            <w:tcW w:w="0" w:type="auto"/>
            <w:shd w:val="clear" w:color="auto" w:fill="auto"/>
            <w:noWrap/>
            <w:vAlign w:val="center"/>
            <w:hideMark/>
          </w:tcPr>
          <w:p w14:paraId="34D1BD65"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X</w:t>
            </w:r>
          </w:p>
        </w:tc>
        <w:tc>
          <w:tcPr>
            <w:tcW w:w="0" w:type="auto"/>
            <w:shd w:val="clear" w:color="auto" w:fill="auto"/>
            <w:noWrap/>
            <w:vAlign w:val="center"/>
            <w:hideMark/>
          </w:tcPr>
          <w:p w14:paraId="6D5BA00F"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X</w:t>
            </w:r>
          </w:p>
        </w:tc>
        <w:tc>
          <w:tcPr>
            <w:tcW w:w="0" w:type="auto"/>
            <w:shd w:val="clear" w:color="auto" w:fill="auto"/>
            <w:noWrap/>
            <w:vAlign w:val="center"/>
            <w:hideMark/>
          </w:tcPr>
          <w:p w14:paraId="6F184D84"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X</w:t>
            </w:r>
          </w:p>
        </w:tc>
      </w:tr>
      <w:tr w:rsidR="000844B1" w:rsidRPr="00C64DF1" w14:paraId="15760675" w14:textId="77777777" w:rsidTr="00372E9F">
        <w:trPr>
          <w:trHeight w:val="238"/>
        </w:trPr>
        <w:tc>
          <w:tcPr>
            <w:tcW w:w="0" w:type="auto"/>
            <w:shd w:val="clear" w:color="auto" w:fill="auto"/>
            <w:noWrap/>
            <w:vAlign w:val="center"/>
            <w:hideMark/>
          </w:tcPr>
          <w:p w14:paraId="70A1B866"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Postcard</w:t>
            </w:r>
          </w:p>
        </w:tc>
        <w:tc>
          <w:tcPr>
            <w:tcW w:w="0" w:type="auto"/>
            <w:vAlign w:val="center"/>
          </w:tcPr>
          <w:p w14:paraId="072C0A8F" w14:textId="77777777" w:rsidR="000844B1" w:rsidRPr="00C64DF1" w:rsidRDefault="000844B1" w:rsidP="000844B1">
            <w:pPr>
              <w:widowControl/>
              <w:jc w:val="center"/>
              <w:rPr>
                <w:rFonts w:ascii="Arial" w:eastAsia="DengXian" w:hAnsi="Arial" w:cs="Arial"/>
                <w:b/>
                <w:color w:val="000000"/>
                <w:kern w:val="0"/>
                <w:sz w:val="18"/>
              </w:rPr>
            </w:pPr>
            <w:r w:rsidRPr="00C64DF1">
              <w:rPr>
                <w:rFonts w:ascii="Arial" w:eastAsia="DengXian" w:hAnsi="Arial" w:cs="Arial"/>
                <w:b/>
                <w:color w:val="000000"/>
                <w:kern w:val="0"/>
                <w:sz w:val="18"/>
              </w:rPr>
              <w:t>√</w:t>
            </w:r>
          </w:p>
        </w:tc>
        <w:tc>
          <w:tcPr>
            <w:tcW w:w="0" w:type="auto"/>
            <w:shd w:val="clear" w:color="auto" w:fill="auto"/>
            <w:noWrap/>
            <w:vAlign w:val="center"/>
            <w:hideMark/>
          </w:tcPr>
          <w:p w14:paraId="3F9DB9D6" w14:textId="77777777" w:rsidR="000844B1" w:rsidRPr="00C64DF1" w:rsidRDefault="000844B1" w:rsidP="000844B1">
            <w:pPr>
              <w:widowControl/>
              <w:jc w:val="center"/>
              <w:rPr>
                <w:rFonts w:ascii="Arial" w:eastAsia="DengXian" w:hAnsi="Arial" w:cs="Arial"/>
                <w:b/>
                <w:color w:val="000000"/>
                <w:kern w:val="0"/>
                <w:sz w:val="18"/>
              </w:rPr>
            </w:pPr>
            <w:r w:rsidRPr="00C64DF1">
              <w:rPr>
                <w:rFonts w:ascii="Arial" w:eastAsia="DengXian" w:hAnsi="Arial" w:cs="Arial"/>
                <w:b/>
                <w:color w:val="000000"/>
                <w:kern w:val="0"/>
                <w:sz w:val="18"/>
              </w:rPr>
              <w:t>√</w:t>
            </w:r>
          </w:p>
        </w:tc>
        <w:tc>
          <w:tcPr>
            <w:tcW w:w="0" w:type="auto"/>
            <w:shd w:val="clear" w:color="auto" w:fill="auto"/>
            <w:noWrap/>
            <w:vAlign w:val="center"/>
            <w:hideMark/>
          </w:tcPr>
          <w:p w14:paraId="20EF0ED3"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w:t>
            </w:r>
          </w:p>
        </w:tc>
        <w:tc>
          <w:tcPr>
            <w:tcW w:w="0" w:type="auto"/>
            <w:shd w:val="clear" w:color="auto" w:fill="auto"/>
            <w:noWrap/>
            <w:vAlign w:val="center"/>
            <w:hideMark/>
          </w:tcPr>
          <w:p w14:paraId="0E188474"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w:t>
            </w:r>
          </w:p>
        </w:tc>
        <w:tc>
          <w:tcPr>
            <w:tcW w:w="0" w:type="auto"/>
            <w:shd w:val="clear" w:color="auto" w:fill="auto"/>
            <w:noWrap/>
            <w:vAlign w:val="center"/>
            <w:hideMark/>
          </w:tcPr>
          <w:p w14:paraId="5D9E1AC6"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X</w:t>
            </w:r>
          </w:p>
        </w:tc>
      </w:tr>
      <w:tr w:rsidR="000844B1" w:rsidRPr="00C64DF1" w14:paraId="72349EDD" w14:textId="77777777" w:rsidTr="00372E9F">
        <w:trPr>
          <w:trHeight w:val="238"/>
        </w:trPr>
        <w:tc>
          <w:tcPr>
            <w:tcW w:w="0" w:type="auto"/>
            <w:shd w:val="clear" w:color="auto" w:fill="auto"/>
            <w:noWrap/>
            <w:vAlign w:val="center"/>
            <w:hideMark/>
          </w:tcPr>
          <w:p w14:paraId="6BE278E3"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CubeMuseum</w:t>
            </w:r>
          </w:p>
        </w:tc>
        <w:tc>
          <w:tcPr>
            <w:tcW w:w="0" w:type="auto"/>
            <w:vAlign w:val="center"/>
          </w:tcPr>
          <w:p w14:paraId="6A449A1E" w14:textId="77777777" w:rsidR="000844B1" w:rsidRPr="00C64DF1" w:rsidRDefault="000844B1" w:rsidP="000844B1">
            <w:pPr>
              <w:widowControl/>
              <w:jc w:val="center"/>
              <w:rPr>
                <w:rFonts w:ascii="Arial" w:eastAsia="DengXian" w:hAnsi="Arial" w:cs="Arial"/>
                <w:b/>
                <w:color w:val="000000"/>
                <w:kern w:val="0"/>
                <w:sz w:val="18"/>
              </w:rPr>
            </w:pPr>
            <w:r w:rsidRPr="00C64DF1">
              <w:rPr>
                <w:rFonts w:ascii="Arial" w:eastAsia="DengXian" w:hAnsi="Arial" w:cs="Arial"/>
                <w:b/>
                <w:color w:val="000000"/>
                <w:kern w:val="0"/>
                <w:sz w:val="18"/>
              </w:rPr>
              <w:t>√</w:t>
            </w:r>
          </w:p>
        </w:tc>
        <w:tc>
          <w:tcPr>
            <w:tcW w:w="0" w:type="auto"/>
            <w:shd w:val="clear" w:color="auto" w:fill="auto"/>
            <w:noWrap/>
            <w:vAlign w:val="center"/>
            <w:hideMark/>
          </w:tcPr>
          <w:p w14:paraId="64D96243"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X</w:t>
            </w:r>
          </w:p>
        </w:tc>
        <w:tc>
          <w:tcPr>
            <w:tcW w:w="0" w:type="auto"/>
            <w:shd w:val="clear" w:color="auto" w:fill="auto"/>
            <w:noWrap/>
            <w:vAlign w:val="center"/>
            <w:hideMark/>
          </w:tcPr>
          <w:p w14:paraId="029B9DBA"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w:t>
            </w:r>
          </w:p>
        </w:tc>
        <w:tc>
          <w:tcPr>
            <w:tcW w:w="0" w:type="auto"/>
            <w:shd w:val="clear" w:color="auto" w:fill="auto"/>
            <w:noWrap/>
            <w:vAlign w:val="center"/>
            <w:hideMark/>
          </w:tcPr>
          <w:p w14:paraId="26FEA5F0"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w:t>
            </w:r>
          </w:p>
        </w:tc>
        <w:tc>
          <w:tcPr>
            <w:tcW w:w="0" w:type="auto"/>
            <w:shd w:val="clear" w:color="auto" w:fill="auto"/>
            <w:noWrap/>
            <w:vAlign w:val="center"/>
            <w:hideMark/>
          </w:tcPr>
          <w:p w14:paraId="1230B8F7" w14:textId="77777777" w:rsidR="000844B1" w:rsidRPr="00C64DF1" w:rsidRDefault="000844B1" w:rsidP="000844B1">
            <w:pPr>
              <w:widowControl/>
              <w:jc w:val="center"/>
              <w:rPr>
                <w:rFonts w:ascii="Arial" w:eastAsia="DengXian" w:hAnsi="Arial" w:cs="Arial"/>
                <w:color w:val="000000"/>
                <w:kern w:val="0"/>
                <w:sz w:val="18"/>
              </w:rPr>
            </w:pPr>
            <w:r w:rsidRPr="00C64DF1">
              <w:rPr>
                <w:rFonts w:ascii="Arial" w:eastAsia="DengXian" w:hAnsi="Arial" w:cs="Arial"/>
                <w:color w:val="000000"/>
                <w:kern w:val="0"/>
                <w:sz w:val="18"/>
              </w:rPr>
              <w:t>√</w:t>
            </w:r>
          </w:p>
        </w:tc>
      </w:tr>
    </w:tbl>
    <w:p w14:paraId="67BF7AE5" w14:textId="77777777" w:rsidR="00EA4B3B" w:rsidRPr="00C64DF1" w:rsidRDefault="00EA4B3B" w:rsidP="00010238">
      <w:pPr>
        <w:spacing w:line="480" w:lineRule="auto"/>
        <w:rPr>
          <w:rFonts w:ascii="Arial" w:hAnsi="Arial" w:cs="Arial"/>
          <w:b/>
          <w:sz w:val="24"/>
        </w:rPr>
      </w:pPr>
    </w:p>
    <w:p w14:paraId="37DA91B6" w14:textId="77777777" w:rsidR="00010238" w:rsidRPr="00C64DF1" w:rsidRDefault="00010238" w:rsidP="00010238">
      <w:pPr>
        <w:spacing w:line="480" w:lineRule="auto"/>
        <w:rPr>
          <w:rFonts w:ascii="Arial" w:hAnsi="Arial" w:cs="Arial"/>
          <w:b/>
          <w:sz w:val="24"/>
        </w:rPr>
      </w:pPr>
      <w:r w:rsidRPr="00C64DF1">
        <w:rPr>
          <w:rFonts w:ascii="Arial" w:hAnsi="Arial" w:cs="Arial"/>
          <w:b/>
          <w:sz w:val="24"/>
        </w:rPr>
        <w:t>Participants</w:t>
      </w:r>
    </w:p>
    <w:p w14:paraId="5714C9E2" w14:textId="69A15BB9" w:rsidR="00010238" w:rsidRPr="00C64DF1" w:rsidRDefault="00010238" w:rsidP="00010238">
      <w:pPr>
        <w:rPr>
          <w:rFonts w:ascii="Arial" w:hAnsi="Arial" w:cs="Arial"/>
        </w:rPr>
      </w:pPr>
      <w:r w:rsidRPr="00C64DF1">
        <w:rPr>
          <w:rFonts w:ascii="Arial" w:hAnsi="Arial" w:cs="Arial"/>
        </w:rPr>
        <w:t xml:space="preserve">24 participants (12 males, 12 females) </w:t>
      </w:r>
      <w:r w:rsidR="0057359A">
        <w:rPr>
          <w:rFonts w:ascii="Arial" w:hAnsi="Arial" w:cs="Arial"/>
        </w:rPr>
        <w:t>took</w:t>
      </w:r>
      <w:r w:rsidRPr="00C64DF1">
        <w:rPr>
          <w:rFonts w:ascii="Arial" w:hAnsi="Arial" w:cs="Arial"/>
        </w:rPr>
        <w:t xml:space="preserve"> part in the experiment (age M = 22.04, SD = 2.074). </w:t>
      </w:r>
      <w:r w:rsidR="0057359A">
        <w:rPr>
          <w:rFonts w:ascii="Arial" w:hAnsi="Arial" w:cs="Arial"/>
        </w:rPr>
        <w:t xml:space="preserve">Most participants are university students </w:t>
      </w:r>
      <w:r w:rsidRPr="00C64DF1">
        <w:rPr>
          <w:rFonts w:ascii="Arial" w:hAnsi="Arial" w:cs="Arial"/>
        </w:rPr>
        <w:t xml:space="preserve">recruited through media posts. </w:t>
      </w:r>
      <w:r w:rsidR="0057359A">
        <w:rPr>
          <w:rFonts w:ascii="Arial" w:hAnsi="Arial" w:cs="Arial"/>
        </w:rPr>
        <w:t>Demographic information of participants are presented</w:t>
      </w:r>
      <w:r w:rsidRPr="00C64DF1">
        <w:rPr>
          <w:rFonts w:ascii="Arial" w:hAnsi="Arial" w:cs="Arial"/>
        </w:rPr>
        <w:t xml:space="preserve"> in Figure 5.</w:t>
      </w:r>
    </w:p>
    <w:p w14:paraId="5391C9FA" w14:textId="77777777" w:rsidR="00010238" w:rsidRPr="00C64DF1" w:rsidRDefault="00010238" w:rsidP="00010238">
      <w:pPr>
        <w:autoSpaceDE w:val="0"/>
        <w:autoSpaceDN w:val="0"/>
        <w:adjustRightInd w:val="0"/>
        <w:rPr>
          <w:rFonts w:ascii="Arial" w:hAnsi="Arial" w:cs="Arial"/>
          <w:kern w:val="0"/>
          <w:sz w:val="20"/>
          <w:szCs w:val="20"/>
        </w:rPr>
      </w:pPr>
      <w:r w:rsidRPr="00C64DF1">
        <w:rPr>
          <w:rFonts w:ascii="Arial" w:hAnsi="Arial" w:cs="Arial"/>
          <w:noProof/>
          <w:kern w:val="0"/>
          <w:sz w:val="20"/>
          <w:szCs w:val="20"/>
        </w:rPr>
        <w:drawing>
          <wp:inline distT="0" distB="0" distL="0" distR="0" wp14:anchorId="55DB82B4" wp14:editId="61322342">
            <wp:extent cx="5271770" cy="3034030"/>
            <wp:effectExtent l="0" t="0" r="5080" b="0"/>
            <wp:docPr id="5" name="Picture 5" descr="dem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3034030"/>
                    </a:xfrm>
                    <a:prstGeom prst="rect">
                      <a:avLst/>
                    </a:prstGeom>
                    <a:noFill/>
                    <a:ln>
                      <a:noFill/>
                    </a:ln>
                  </pic:spPr>
                </pic:pic>
              </a:graphicData>
            </a:graphic>
          </wp:inline>
        </w:drawing>
      </w:r>
    </w:p>
    <w:p w14:paraId="1AFE64B9" w14:textId="4F7B77D2" w:rsidR="00010238" w:rsidRPr="00C64DF1" w:rsidRDefault="00010238" w:rsidP="00010238">
      <w:pPr>
        <w:autoSpaceDE w:val="0"/>
        <w:autoSpaceDN w:val="0"/>
        <w:adjustRightInd w:val="0"/>
        <w:jc w:val="left"/>
        <w:rPr>
          <w:rStyle w:val="src"/>
          <w:rFonts w:ascii="Arial" w:hAnsi="Arial" w:cs="Arial"/>
          <w:color w:val="333333"/>
          <w:sz w:val="18"/>
        </w:rPr>
      </w:pPr>
      <w:r w:rsidRPr="00C64DF1">
        <w:rPr>
          <w:rStyle w:val="src"/>
          <w:rFonts w:ascii="Arial" w:hAnsi="Arial" w:cs="Arial"/>
          <w:color w:val="333333"/>
          <w:sz w:val="18"/>
        </w:rPr>
        <w:t xml:space="preserve">Figure 5. </w:t>
      </w:r>
      <w:r w:rsidR="0057359A">
        <w:rPr>
          <w:rStyle w:val="src"/>
          <w:rFonts w:ascii="Arial" w:hAnsi="Arial" w:cs="Arial"/>
          <w:color w:val="333333"/>
          <w:sz w:val="18"/>
        </w:rPr>
        <w:t>Participant demographic information</w:t>
      </w:r>
      <w:r w:rsidRPr="00C64DF1">
        <w:rPr>
          <w:rStyle w:val="src"/>
          <w:rFonts w:ascii="Arial" w:hAnsi="Arial" w:cs="Arial"/>
          <w:color w:val="333333"/>
          <w:sz w:val="18"/>
        </w:rPr>
        <w:t xml:space="preserve"> of (a) nation</w:t>
      </w:r>
      <w:r w:rsidR="0057359A">
        <w:rPr>
          <w:rStyle w:val="src"/>
          <w:rFonts w:ascii="Arial" w:hAnsi="Arial" w:cs="Arial"/>
          <w:color w:val="333333"/>
          <w:sz w:val="18"/>
        </w:rPr>
        <w:t>ality</w:t>
      </w:r>
      <w:r w:rsidRPr="00C64DF1">
        <w:rPr>
          <w:rStyle w:val="src"/>
          <w:rFonts w:ascii="Arial" w:hAnsi="Arial" w:cs="Arial"/>
          <w:color w:val="333333"/>
          <w:sz w:val="18"/>
        </w:rPr>
        <w:t xml:space="preserve">, (b) </w:t>
      </w:r>
      <w:r w:rsidR="0057359A">
        <w:rPr>
          <w:rStyle w:val="src"/>
          <w:rFonts w:ascii="Arial" w:hAnsi="Arial" w:cs="Arial"/>
          <w:color w:val="333333"/>
          <w:sz w:val="18"/>
        </w:rPr>
        <w:t>museum experience</w:t>
      </w:r>
      <w:r w:rsidRPr="00C64DF1">
        <w:rPr>
          <w:rStyle w:val="src"/>
          <w:rFonts w:ascii="Arial" w:hAnsi="Arial" w:cs="Arial"/>
          <w:color w:val="333333"/>
          <w:sz w:val="18"/>
        </w:rPr>
        <w:t>,</w:t>
      </w:r>
      <w:r w:rsidR="0057359A">
        <w:rPr>
          <w:rStyle w:val="src"/>
          <w:rFonts w:ascii="Arial" w:hAnsi="Arial" w:cs="Arial"/>
          <w:color w:val="333333"/>
          <w:sz w:val="18"/>
        </w:rPr>
        <w:t xml:space="preserve"> and</w:t>
      </w:r>
      <w:r w:rsidRPr="00C64DF1">
        <w:rPr>
          <w:rStyle w:val="src"/>
          <w:rFonts w:ascii="Arial" w:hAnsi="Arial" w:cs="Arial"/>
          <w:color w:val="333333"/>
          <w:sz w:val="18"/>
        </w:rPr>
        <w:t xml:space="preserve"> (c) </w:t>
      </w:r>
      <w:r w:rsidR="0057359A">
        <w:rPr>
          <w:rStyle w:val="src"/>
          <w:rFonts w:ascii="Arial" w:hAnsi="Arial" w:cs="Arial"/>
          <w:color w:val="333333"/>
          <w:sz w:val="18"/>
        </w:rPr>
        <w:t xml:space="preserve">prior </w:t>
      </w:r>
      <w:r w:rsidR="0057359A">
        <w:rPr>
          <w:rStyle w:val="src"/>
          <w:rFonts w:ascii="Arial" w:hAnsi="Arial" w:cs="Arial"/>
          <w:color w:val="333333"/>
          <w:sz w:val="18"/>
        </w:rPr>
        <w:lastRenderedPageBreak/>
        <w:t xml:space="preserve">experience with </w:t>
      </w:r>
      <w:r w:rsidRPr="00C64DF1">
        <w:rPr>
          <w:rStyle w:val="src"/>
          <w:rFonts w:ascii="Arial" w:hAnsi="Arial" w:cs="Arial"/>
          <w:color w:val="333333"/>
          <w:sz w:val="18"/>
        </w:rPr>
        <w:t xml:space="preserve">AR </w:t>
      </w:r>
      <w:r w:rsidR="0057359A">
        <w:rPr>
          <w:rStyle w:val="src"/>
          <w:rFonts w:ascii="Arial" w:hAnsi="Arial" w:cs="Arial"/>
          <w:color w:val="333333"/>
          <w:sz w:val="18"/>
        </w:rPr>
        <w:t>and 3</w:t>
      </w:r>
      <w:r w:rsidR="0057359A">
        <w:rPr>
          <w:rStyle w:val="src"/>
          <w:rFonts w:ascii="Arial" w:hAnsi="Arial" w:cs="Arial" w:hint="eastAsia"/>
          <w:color w:val="333333"/>
          <w:sz w:val="18"/>
        </w:rPr>
        <w:t>D</w:t>
      </w:r>
      <w:r w:rsidR="0057359A">
        <w:rPr>
          <w:rStyle w:val="src"/>
          <w:rFonts w:ascii="Arial" w:hAnsi="Arial" w:cs="Arial"/>
          <w:color w:val="333333"/>
          <w:sz w:val="18"/>
        </w:rPr>
        <w:t xml:space="preserve"> graphics</w:t>
      </w:r>
      <w:r w:rsidRPr="00C64DF1">
        <w:rPr>
          <w:rStyle w:val="src"/>
          <w:rFonts w:ascii="Arial" w:hAnsi="Arial" w:cs="Arial"/>
          <w:color w:val="333333"/>
          <w:sz w:val="18"/>
        </w:rPr>
        <w:t>.</w:t>
      </w:r>
    </w:p>
    <w:p w14:paraId="2C6ACC13" w14:textId="77777777" w:rsidR="00010238" w:rsidRPr="00C64DF1" w:rsidRDefault="00010238" w:rsidP="00010238">
      <w:pPr>
        <w:autoSpaceDE w:val="0"/>
        <w:autoSpaceDN w:val="0"/>
        <w:adjustRightInd w:val="0"/>
        <w:jc w:val="left"/>
        <w:rPr>
          <w:rStyle w:val="src"/>
          <w:rFonts w:ascii="Arial" w:hAnsi="Arial" w:cs="Arial"/>
          <w:color w:val="333333"/>
          <w:sz w:val="18"/>
        </w:rPr>
      </w:pPr>
    </w:p>
    <w:p w14:paraId="14C10BC1" w14:textId="77777777" w:rsidR="00010238" w:rsidRPr="00C64DF1" w:rsidRDefault="00010238" w:rsidP="00010238">
      <w:pPr>
        <w:spacing w:line="480" w:lineRule="auto"/>
        <w:rPr>
          <w:rFonts w:ascii="Arial" w:hAnsi="Arial" w:cs="Arial"/>
          <w:b/>
          <w:sz w:val="24"/>
        </w:rPr>
      </w:pPr>
      <w:r w:rsidRPr="00C64DF1">
        <w:rPr>
          <w:rFonts w:ascii="Arial" w:hAnsi="Arial" w:cs="Arial"/>
          <w:b/>
          <w:sz w:val="24"/>
        </w:rPr>
        <w:t>Measures</w:t>
      </w:r>
    </w:p>
    <w:p w14:paraId="4CECBA63" w14:textId="0C1075FF" w:rsidR="00010238" w:rsidRPr="00C64DF1" w:rsidRDefault="00897596" w:rsidP="00010238">
      <w:pPr>
        <w:rPr>
          <w:rFonts w:ascii="Arial" w:hAnsi="Arial" w:cs="Arial"/>
          <w:color w:val="333333"/>
          <w:szCs w:val="20"/>
        </w:rPr>
      </w:pPr>
      <w:r>
        <w:rPr>
          <w:rStyle w:val="src"/>
          <w:rFonts w:ascii="Arial" w:hAnsi="Arial" w:cs="Arial"/>
          <w:color w:val="333333"/>
          <w:szCs w:val="20"/>
        </w:rPr>
        <w:t>W</w:t>
      </w:r>
      <w:r w:rsidR="00010238" w:rsidRPr="00C64DF1">
        <w:rPr>
          <w:rStyle w:val="src"/>
          <w:rFonts w:ascii="Arial" w:hAnsi="Arial" w:cs="Arial"/>
          <w:color w:val="333333"/>
          <w:szCs w:val="20"/>
        </w:rPr>
        <w:t xml:space="preserve">e collected both quantitative and qualitative data to evaluate </w:t>
      </w:r>
      <w:r>
        <w:rPr>
          <w:rStyle w:val="src"/>
          <w:rFonts w:ascii="Arial" w:hAnsi="Arial" w:cs="Arial"/>
          <w:color w:val="333333"/>
          <w:szCs w:val="20"/>
        </w:rPr>
        <w:t>users’</w:t>
      </w:r>
      <w:r w:rsidRPr="00C64DF1">
        <w:rPr>
          <w:rStyle w:val="src"/>
          <w:rFonts w:ascii="Arial" w:hAnsi="Arial" w:cs="Arial"/>
          <w:color w:val="333333"/>
          <w:szCs w:val="20"/>
        </w:rPr>
        <w:t xml:space="preserve"> </w:t>
      </w:r>
      <w:r w:rsidR="00010238" w:rsidRPr="00C64DF1">
        <w:rPr>
          <w:rStyle w:val="src"/>
          <w:rFonts w:ascii="Arial" w:hAnsi="Arial" w:cs="Arial"/>
          <w:color w:val="333333"/>
          <w:szCs w:val="20"/>
        </w:rPr>
        <w:t xml:space="preserve">intrinsic motivation, engagement and learning outcome. </w:t>
      </w:r>
      <w:r>
        <w:rPr>
          <w:rStyle w:val="src"/>
          <w:rFonts w:ascii="Arial" w:hAnsi="Arial" w:cs="Arial"/>
          <w:color w:val="333333"/>
          <w:szCs w:val="20"/>
        </w:rPr>
        <w:t xml:space="preserve">Our measures include the </w:t>
      </w:r>
      <w:r w:rsidRPr="00C64DF1">
        <w:rPr>
          <w:rStyle w:val="src"/>
          <w:rFonts w:ascii="Arial" w:hAnsi="Arial" w:cs="Arial"/>
          <w:color w:val="333333"/>
          <w:szCs w:val="20"/>
        </w:rPr>
        <w:t>Intrinsic Motivation Instrument Questionnaire (IMI)</w:t>
      </w:r>
      <w:r>
        <w:rPr>
          <w:rStyle w:val="src"/>
          <w:rFonts w:ascii="Arial" w:hAnsi="Arial" w:cs="Arial"/>
          <w:color w:val="333333"/>
          <w:szCs w:val="20"/>
        </w:rPr>
        <w:t xml:space="preserve">, </w:t>
      </w:r>
      <w:r w:rsidRPr="00C64DF1">
        <w:rPr>
          <w:rStyle w:val="src"/>
          <w:rFonts w:ascii="Arial" w:hAnsi="Arial" w:cs="Arial"/>
          <w:color w:val="333333"/>
          <w:szCs w:val="20"/>
        </w:rPr>
        <w:t>User Engagement Scale Questionnaire</w:t>
      </w:r>
      <w:r>
        <w:rPr>
          <w:rStyle w:val="src"/>
          <w:rFonts w:ascii="Arial" w:hAnsi="Arial" w:cs="Arial"/>
          <w:color w:val="333333"/>
          <w:szCs w:val="20"/>
        </w:rPr>
        <w:t xml:space="preserve"> (UES), and Artifact Information Test (AIT) that consists of object-specific questions. In addition</w:t>
      </w:r>
      <w:r w:rsidR="00010238" w:rsidRPr="00C64DF1">
        <w:rPr>
          <w:rStyle w:val="src"/>
          <w:rFonts w:ascii="Arial" w:hAnsi="Arial" w:cs="Arial"/>
          <w:color w:val="333333"/>
          <w:szCs w:val="20"/>
        </w:rPr>
        <w:t xml:space="preserve">, we </w:t>
      </w:r>
      <w:r>
        <w:rPr>
          <w:rStyle w:val="src"/>
          <w:rFonts w:ascii="Arial" w:hAnsi="Arial" w:cs="Arial"/>
          <w:color w:val="333333"/>
          <w:szCs w:val="20"/>
        </w:rPr>
        <w:t>conducted semi-structured interview with participants to discuss</w:t>
      </w:r>
      <w:r w:rsidR="00010238" w:rsidRPr="00C64DF1">
        <w:rPr>
          <w:rStyle w:val="src"/>
          <w:rFonts w:ascii="Arial" w:hAnsi="Arial" w:cs="Arial"/>
          <w:color w:val="333333"/>
          <w:szCs w:val="20"/>
        </w:rPr>
        <w:t xml:space="preserve"> the advantages and disadvantages of </w:t>
      </w:r>
      <w:r>
        <w:rPr>
          <w:rStyle w:val="src"/>
          <w:rFonts w:ascii="Arial" w:hAnsi="Arial" w:cs="Arial"/>
          <w:color w:val="333333"/>
          <w:szCs w:val="20"/>
        </w:rPr>
        <w:t>the three</w:t>
      </w:r>
      <w:r w:rsidRPr="00C64DF1">
        <w:rPr>
          <w:rStyle w:val="src"/>
          <w:rFonts w:ascii="Arial" w:hAnsi="Arial" w:cs="Arial"/>
          <w:color w:val="333333"/>
          <w:szCs w:val="20"/>
        </w:rPr>
        <w:t xml:space="preserve"> </w:t>
      </w:r>
      <w:r w:rsidR="00010238" w:rsidRPr="00C64DF1">
        <w:rPr>
          <w:rStyle w:val="src"/>
          <w:rFonts w:ascii="Arial" w:hAnsi="Arial" w:cs="Arial"/>
          <w:color w:val="333333"/>
          <w:szCs w:val="20"/>
        </w:rPr>
        <w:t>interaction interfaces.</w:t>
      </w:r>
    </w:p>
    <w:p w14:paraId="30B7488C" w14:textId="6E8B7766" w:rsidR="00010238" w:rsidRPr="00C64DF1" w:rsidRDefault="00010238" w:rsidP="00010238">
      <w:pPr>
        <w:widowControl/>
        <w:spacing w:line="360" w:lineRule="auto"/>
        <w:contextualSpacing/>
        <w:rPr>
          <w:rStyle w:val="translated-span"/>
          <w:rFonts w:ascii="Arial" w:hAnsi="Arial" w:cs="Arial"/>
          <w:b/>
          <w:i/>
          <w:sz w:val="22"/>
          <w:szCs w:val="24"/>
        </w:rPr>
      </w:pPr>
      <w:r w:rsidRPr="00C64DF1">
        <w:rPr>
          <w:rStyle w:val="translated-span"/>
          <w:rFonts w:ascii="Arial" w:hAnsi="Arial" w:cs="Arial"/>
          <w:b/>
          <w:i/>
          <w:szCs w:val="24"/>
        </w:rPr>
        <w:t>Post-Experiment Questionnaire</w:t>
      </w:r>
    </w:p>
    <w:p w14:paraId="026701DF" w14:textId="2E06BDF7" w:rsidR="00010238" w:rsidRPr="00C64DF1" w:rsidRDefault="00010238" w:rsidP="00010238">
      <w:pPr>
        <w:widowControl/>
        <w:contextualSpacing/>
        <w:rPr>
          <w:rStyle w:val="src"/>
          <w:rFonts w:ascii="Arial" w:hAnsi="Arial" w:cs="Arial"/>
          <w:color w:val="333333"/>
          <w:szCs w:val="20"/>
        </w:rPr>
      </w:pPr>
      <w:r w:rsidRPr="00C64DF1">
        <w:rPr>
          <w:rStyle w:val="src"/>
          <w:rFonts w:ascii="Arial" w:hAnsi="Arial" w:cs="Arial"/>
          <w:color w:val="333333"/>
          <w:szCs w:val="20"/>
        </w:rPr>
        <w:t xml:space="preserve">We measured participants’ intrinsic motivation and engagement with a series of </w:t>
      </w:r>
      <w:del w:id="121" w:author="Yue Li" w:date="2021-08-31T10:08:00Z">
        <w:r w:rsidRPr="00C64DF1" w:rsidDel="00372E9F">
          <w:rPr>
            <w:rStyle w:val="src"/>
            <w:rFonts w:ascii="Arial" w:hAnsi="Arial" w:cs="Arial"/>
            <w:color w:val="333333"/>
            <w:szCs w:val="20"/>
          </w:rPr>
          <w:delText>questionsbased</w:delText>
        </w:r>
      </w:del>
      <w:ins w:id="122" w:author="Yue Li" w:date="2021-08-31T10:08:00Z">
        <w:r w:rsidR="00372E9F" w:rsidRPr="00C64DF1">
          <w:rPr>
            <w:rStyle w:val="src"/>
            <w:rFonts w:ascii="Arial" w:hAnsi="Arial" w:cs="Arial"/>
            <w:color w:val="333333"/>
            <w:szCs w:val="20"/>
          </w:rPr>
          <w:t>questions based</w:t>
        </w:r>
      </w:ins>
      <w:r w:rsidRPr="00C64DF1">
        <w:rPr>
          <w:rStyle w:val="src"/>
          <w:rFonts w:ascii="Arial" w:hAnsi="Arial" w:cs="Arial"/>
          <w:color w:val="333333"/>
          <w:szCs w:val="20"/>
        </w:rPr>
        <w:t xml:space="preserve"> on the Intrinsic Motivation Instrument Questionnaire (IMI) and User Engagement Scale Questionnaire (UES) respectively</w:t>
      </w:r>
      <w:r w:rsidR="00897596">
        <w:rPr>
          <w:rStyle w:val="src"/>
          <w:rFonts w:ascii="Arial" w:hAnsi="Arial" w:cs="Arial"/>
          <w:color w:val="333333"/>
          <w:szCs w:val="20"/>
        </w:rPr>
        <w:t xml:space="preserve"> </w:t>
      </w:r>
      <w:r w:rsidRPr="00C64DF1">
        <w:rPr>
          <w:rStyle w:val="src"/>
          <w:rFonts w:ascii="Arial" w:hAnsi="Arial" w:cs="Arial"/>
          <w:color w:val="333333"/>
          <w:szCs w:val="20"/>
        </w:rPr>
        <w:fldChar w:fldCharType="begin" w:fldLock="1"/>
      </w:r>
      <w:r w:rsidRPr="00C64DF1">
        <w:rPr>
          <w:rStyle w:val="src"/>
          <w:rFonts w:ascii="Arial" w:hAnsi="Arial" w:cs="Arial"/>
          <w:color w:val="333333"/>
          <w:szCs w:val="20"/>
        </w:rPr>
        <w:instrText>ADDIN CSL_CITATION {"citationItems":[{"id":"ITEM-1","itemData":{"DOI":"10.1006/ceps.1999.1020","ISSN":"0361476X","PMID":"10620381","abstract":"Intrinsic and extrinsic types of motivation have been widely studied, and the distinction between them has shed important light on both developmental and educational practices. In this review we revisit the classic definitions of intrinsic and extrinsic motivation in light of contemporary research and theory. Intrinsic motivation remains an important construct, reflecting the natural human propensity to learn and assimilate. However, extrinsic motivation is argued to vary considerably in its relative autonomy and thus can either reflect external control or true self-regulation. The relations of both classes of motives to basic human needs for autonomy, competence and relatedness are discussed. © 2000 Academic Press.","author":[{"dropping-particle":"","family":"Ryan","given":"Richard M.","non-dropping-particle":"","parse-names":false,"suffix":""},{"dropping-particle":"","family":"Deci","given":"Edward L.","non-dropping-particle":"","parse-names":false,"suffix":""}],"container-title":"Contemporary Educational Psychology","id":"ITEM-1","issue":"1","issued":{"date-parts":[["2000"]]},"page":"54-67","title":"Intrinsic and Extrinsic Motivations: Classic Definitions and New Directions","type":"article-journal","volume":"25"},"uris":["http://www.mendeley.com/documents/?uuid=afe73dc0-bc1d-445a-b12a-a586c1a07e97"]},{"id":"ITEM-2","itemData":{"ISSN":"0856-1818","abstract":"Human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Psychologist","id":"ITEM-2","issue":"1","issued":{"date-parts":[["2000"]]},"page":"68-78","title":"Self-determination theory and the facilitation of intrinsic motivation, social development, and well-being","type":"article-journal","volume":"55"},"uris":["http://www.mendeley.com/documents/?uuid=cef34b29-5245-4df3-a7ce-867438bb2d6e"]},{"id":"ITEM-3","itemData":{"DOI":"10.1016/j.ijhcs.2018.01.004","ISSN":"10959300","abstract":"User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studies.","author":[{"dropping-particle":"","family":"O'Brien","given":"Heather L.","non-dropping-particle":"","parse-names":false,"suffix":""},{"dropping-particle":"","family":"Cairns","given":"Paul","non-dropping-particle":"","parse-names":false,"suffix":""},{"dropping-particle":"","family":"Hall","given":"Mark","non-dropping-particle":"","parse-names":false,"suffix":""}],"container-title":"International Journal of Human Computer Studies","id":"ITEM-3","issue":"December 2017","issued":{"date-parts":[["2018"]]},"page":"28-39","publisher":"Elsevier Ltd","title":"A practical approach to measuring user engagement with the refined user engagement scale (UES) and new UES short form","type":"article-journal","volume":"112"},"uris":["http://www.mendeley.com/documents/?uuid=0d038bd4-8b6d-4a0d-8c07-a8c1b7430509"]},{"id":"ITEM-4","itemData":{"DOI":"10.1016/j.compedu.2008.06.004","ISSN":"03601315","abstract":"The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reserved.","author":[{"dropping-particle":"","family":"Papastergiou","given":"Marina","non-dropping-particle":"","parse-names":false,"suffix":""}],"container-title":"Computers and Education","id":"ITEM-4","issue":"1","issued":{"date-parts":[["2009"]]},"page":"1-12","publisher":"Elsevier Ltd","title":"Digital Game-Based Learning in high school Computer Science education: Impact on educational effectiveness and student motivation","type":"article-journal","volume":"52"},"uris":["http://www.mendeley.com/documents/?uuid=b3872c36-5940-4d03-b708-acf9d4dc8b12"]}],"mendeley":{"formattedCitation":"[24]–[27]","plainTextFormattedCitation":"[24]–[27]","previouslyFormattedCitation":"[24]–[27]"},"properties":{"noteIndex":0},"schema":"https://github.com/citation-style-language/schema/raw/master/csl-citation.json"}</w:instrText>
      </w:r>
      <w:r w:rsidRPr="00C64DF1">
        <w:rPr>
          <w:rStyle w:val="src"/>
          <w:rFonts w:ascii="Arial" w:hAnsi="Arial" w:cs="Arial"/>
          <w:color w:val="333333"/>
          <w:szCs w:val="20"/>
        </w:rPr>
        <w:fldChar w:fldCharType="separate"/>
      </w:r>
      <w:r w:rsidRPr="00C64DF1">
        <w:rPr>
          <w:rStyle w:val="src"/>
          <w:rFonts w:ascii="Arial" w:hAnsi="Arial" w:cs="Arial"/>
          <w:noProof/>
          <w:color w:val="333333"/>
          <w:szCs w:val="20"/>
        </w:rPr>
        <w:t>[24]–[27]</w:t>
      </w:r>
      <w:r w:rsidRPr="00C64DF1">
        <w:rPr>
          <w:rStyle w:val="src"/>
          <w:rFonts w:ascii="Arial" w:hAnsi="Arial" w:cs="Arial"/>
          <w:color w:val="333333"/>
          <w:szCs w:val="20"/>
        </w:rPr>
        <w:fldChar w:fldCharType="end"/>
      </w:r>
      <w:r w:rsidR="00897596">
        <w:rPr>
          <w:rStyle w:val="src"/>
          <w:rFonts w:ascii="Arial" w:hAnsi="Arial" w:cs="Arial"/>
          <w:color w:val="333333"/>
          <w:szCs w:val="20"/>
        </w:rPr>
        <w:t>.</w:t>
      </w:r>
      <w:r w:rsidRPr="00C64DF1">
        <w:rPr>
          <w:rStyle w:val="src"/>
          <w:rFonts w:ascii="Arial" w:hAnsi="Arial" w:cs="Arial"/>
          <w:color w:val="333333"/>
          <w:szCs w:val="20"/>
        </w:rPr>
        <w:t xml:space="preserve"> </w:t>
      </w:r>
      <w:r w:rsidR="00897596">
        <w:rPr>
          <w:rStyle w:val="src"/>
          <w:rFonts w:ascii="Arial" w:hAnsi="Arial" w:cs="Arial"/>
          <w:color w:val="333333"/>
          <w:szCs w:val="20"/>
        </w:rPr>
        <w:t>B</w:t>
      </w:r>
      <w:r w:rsidR="00897596" w:rsidRPr="00C64DF1">
        <w:rPr>
          <w:rStyle w:val="src"/>
          <w:rFonts w:ascii="Arial" w:hAnsi="Arial" w:cs="Arial"/>
          <w:color w:val="333333"/>
          <w:szCs w:val="20"/>
        </w:rPr>
        <w:t xml:space="preserve">oth </w:t>
      </w:r>
      <w:r w:rsidR="00897596">
        <w:rPr>
          <w:rStyle w:val="src"/>
          <w:rFonts w:ascii="Arial" w:hAnsi="Arial" w:cs="Arial"/>
          <w:color w:val="333333"/>
          <w:szCs w:val="20"/>
        </w:rPr>
        <w:t xml:space="preserve">measures </w:t>
      </w:r>
      <w:r w:rsidRPr="00C64DF1">
        <w:rPr>
          <w:rStyle w:val="src"/>
          <w:rFonts w:ascii="Arial" w:hAnsi="Arial" w:cs="Arial"/>
          <w:color w:val="333333"/>
          <w:szCs w:val="20"/>
        </w:rPr>
        <w:t>consist of four dimensions or factors</w:t>
      </w:r>
      <w:r w:rsidR="00897596">
        <w:rPr>
          <w:rStyle w:val="src"/>
          <w:rFonts w:ascii="Arial" w:hAnsi="Arial" w:cs="Arial"/>
          <w:color w:val="333333"/>
          <w:szCs w:val="20"/>
        </w:rPr>
        <w:t xml:space="preserve">, of which the descriptions are summarized in </w:t>
      </w:r>
      <w:r w:rsidRPr="00C64DF1">
        <w:rPr>
          <w:rStyle w:val="src"/>
          <w:rFonts w:ascii="Arial" w:hAnsi="Arial" w:cs="Arial"/>
          <w:color w:val="333333"/>
          <w:szCs w:val="20"/>
        </w:rPr>
        <w:t xml:space="preserve">Table 3 and 4. </w:t>
      </w:r>
      <w:r w:rsidR="00897596">
        <w:rPr>
          <w:rStyle w:val="src"/>
          <w:rFonts w:ascii="Arial" w:hAnsi="Arial" w:cs="Arial"/>
          <w:color w:val="333333"/>
          <w:szCs w:val="20"/>
        </w:rPr>
        <w:t>We followed the original questionnaire structure and asked participants to rate the IMI on a 7-point Likert scale, and the UES on a 5-point Likert scale</w:t>
      </w:r>
      <w:r w:rsidRPr="00C64DF1">
        <w:rPr>
          <w:rStyle w:val="src"/>
          <w:rFonts w:ascii="Arial" w:hAnsi="Arial" w:cs="Arial"/>
          <w:color w:val="333333"/>
          <w:szCs w:val="20"/>
        </w:rPr>
        <w:t>.</w:t>
      </w:r>
    </w:p>
    <w:p w14:paraId="44BF87C7" w14:textId="77777777" w:rsidR="00010238" w:rsidRPr="00C64DF1" w:rsidRDefault="00010238" w:rsidP="00010238">
      <w:pPr>
        <w:widowControl/>
        <w:contextualSpacing/>
        <w:jc w:val="center"/>
        <w:rPr>
          <w:rStyle w:val="src"/>
          <w:rFonts w:ascii="Arial" w:hAnsi="Arial" w:cs="Arial"/>
          <w:sz w:val="18"/>
          <w:szCs w:val="20"/>
        </w:rPr>
      </w:pPr>
      <w:r w:rsidRPr="00C64DF1">
        <w:rPr>
          <w:rStyle w:val="src"/>
          <w:rFonts w:ascii="Arial" w:hAnsi="Arial" w:cs="Arial"/>
          <w:sz w:val="18"/>
          <w:szCs w:val="20"/>
        </w:rPr>
        <w:t>Table 3. The factors of IMI with descriptions.</w:t>
      </w:r>
    </w:p>
    <w:tbl>
      <w:tblPr>
        <w:tblpPr w:leftFromText="180" w:rightFromText="180" w:horzAnchor="page" w:tblpXSpec="center" w:tblpY="205"/>
        <w:tblW w:w="9349" w:type="dxa"/>
        <w:tblLook w:val="04A0" w:firstRow="1" w:lastRow="0" w:firstColumn="1" w:lastColumn="0" w:noHBand="0" w:noVBand="1"/>
      </w:tblPr>
      <w:tblGrid>
        <w:gridCol w:w="3261"/>
        <w:gridCol w:w="6088"/>
      </w:tblGrid>
      <w:tr w:rsidR="00010238" w:rsidRPr="00C64DF1" w14:paraId="0AC12699" w14:textId="77777777" w:rsidTr="00286C6D">
        <w:trPr>
          <w:trHeight w:val="123"/>
        </w:trPr>
        <w:tc>
          <w:tcPr>
            <w:tcW w:w="3261" w:type="dxa"/>
            <w:tcBorders>
              <w:top w:val="single" w:sz="8" w:space="0" w:color="000000"/>
              <w:left w:val="nil"/>
              <w:bottom w:val="single" w:sz="8" w:space="0" w:color="000000"/>
              <w:right w:val="nil"/>
            </w:tcBorders>
            <w:shd w:val="clear" w:color="auto" w:fill="auto"/>
            <w:vAlign w:val="center"/>
            <w:hideMark/>
          </w:tcPr>
          <w:p w14:paraId="02C8A6E1" w14:textId="77777777" w:rsidR="00010238" w:rsidRPr="00C64DF1" w:rsidRDefault="00010238" w:rsidP="00286C6D">
            <w:pPr>
              <w:widowControl/>
              <w:ind w:firstLineChars="100" w:firstLine="200"/>
              <w:jc w:val="center"/>
              <w:rPr>
                <w:rFonts w:ascii="Arial" w:eastAsia="DengXian" w:hAnsi="Arial" w:cs="Arial"/>
                <w:b/>
                <w:bCs/>
                <w:color w:val="000000"/>
                <w:kern w:val="0"/>
                <w:sz w:val="20"/>
              </w:rPr>
            </w:pPr>
            <w:r w:rsidRPr="00C64DF1">
              <w:rPr>
                <w:rFonts w:ascii="Arial" w:eastAsia="DengXian" w:hAnsi="Arial" w:cs="Arial"/>
                <w:b/>
                <w:bCs/>
                <w:color w:val="000000"/>
                <w:kern w:val="0"/>
                <w:sz w:val="20"/>
              </w:rPr>
              <w:t>Factor</w:t>
            </w:r>
          </w:p>
        </w:tc>
        <w:tc>
          <w:tcPr>
            <w:tcW w:w="6088" w:type="dxa"/>
            <w:tcBorders>
              <w:top w:val="single" w:sz="8" w:space="0" w:color="000000"/>
              <w:left w:val="nil"/>
              <w:bottom w:val="single" w:sz="8" w:space="0" w:color="000000"/>
              <w:right w:val="nil"/>
            </w:tcBorders>
            <w:shd w:val="clear" w:color="auto" w:fill="auto"/>
            <w:vAlign w:val="center"/>
            <w:hideMark/>
          </w:tcPr>
          <w:p w14:paraId="66B6B817" w14:textId="77777777" w:rsidR="00010238" w:rsidRPr="00C64DF1" w:rsidRDefault="00010238" w:rsidP="00286C6D">
            <w:pPr>
              <w:widowControl/>
              <w:jc w:val="left"/>
              <w:rPr>
                <w:rFonts w:ascii="Arial" w:eastAsia="DengXian" w:hAnsi="Arial" w:cs="Arial"/>
                <w:b/>
                <w:bCs/>
                <w:color w:val="000000"/>
                <w:kern w:val="0"/>
                <w:sz w:val="20"/>
              </w:rPr>
            </w:pPr>
            <w:commentRangeStart w:id="123"/>
            <w:r w:rsidRPr="00C64DF1">
              <w:rPr>
                <w:rFonts w:ascii="Arial" w:eastAsia="DengXian" w:hAnsi="Arial" w:cs="Arial"/>
                <w:b/>
                <w:bCs/>
                <w:color w:val="000000"/>
                <w:kern w:val="0"/>
                <w:sz w:val="20"/>
              </w:rPr>
              <w:t>Description</w:t>
            </w:r>
            <w:commentRangeEnd w:id="123"/>
            <w:r w:rsidR="00173611">
              <w:rPr>
                <w:rStyle w:val="a6"/>
              </w:rPr>
              <w:commentReference w:id="123"/>
            </w:r>
          </w:p>
        </w:tc>
      </w:tr>
      <w:tr w:rsidR="00010238" w:rsidRPr="00C64DF1" w14:paraId="456B0380" w14:textId="77777777" w:rsidTr="00286C6D">
        <w:trPr>
          <w:trHeight w:val="527"/>
        </w:trPr>
        <w:tc>
          <w:tcPr>
            <w:tcW w:w="3261" w:type="dxa"/>
            <w:tcBorders>
              <w:top w:val="nil"/>
              <w:left w:val="nil"/>
              <w:bottom w:val="nil"/>
              <w:right w:val="nil"/>
            </w:tcBorders>
            <w:shd w:val="clear" w:color="auto" w:fill="auto"/>
            <w:vAlign w:val="center"/>
            <w:hideMark/>
          </w:tcPr>
          <w:p w14:paraId="2EF276B4" w14:textId="77777777" w:rsidR="00010238" w:rsidRPr="00C64DF1" w:rsidRDefault="00010238" w:rsidP="00286C6D">
            <w:pPr>
              <w:widowControl/>
              <w:ind w:firstLineChars="100" w:firstLine="200"/>
              <w:jc w:val="left"/>
              <w:rPr>
                <w:rFonts w:ascii="Arial" w:eastAsia="DengXian" w:hAnsi="Arial" w:cs="Arial"/>
                <w:bCs/>
                <w:color w:val="000000"/>
                <w:kern w:val="0"/>
                <w:sz w:val="20"/>
              </w:rPr>
            </w:pPr>
            <w:bookmarkStart w:id="124" w:name="_Hlk80867141"/>
            <w:r w:rsidRPr="00C64DF1">
              <w:rPr>
                <w:rFonts w:ascii="Arial" w:eastAsia="DengXian" w:hAnsi="Arial" w:cs="Arial"/>
                <w:bCs/>
                <w:color w:val="000000"/>
                <w:kern w:val="0"/>
                <w:sz w:val="20"/>
              </w:rPr>
              <w:t>Interest and Enjoyment (IE)</w:t>
            </w:r>
          </w:p>
        </w:tc>
        <w:tc>
          <w:tcPr>
            <w:tcW w:w="6088" w:type="dxa"/>
            <w:tcBorders>
              <w:top w:val="nil"/>
              <w:left w:val="nil"/>
              <w:bottom w:val="nil"/>
              <w:right w:val="nil"/>
            </w:tcBorders>
            <w:shd w:val="clear" w:color="auto" w:fill="auto"/>
            <w:vAlign w:val="center"/>
            <w:hideMark/>
          </w:tcPr>
          <w:p w14:paraId="26C096EF" w14:textId="77777777" w:rsidR="00010238" w:rsidRPr="00C64DF1" w:rsidRDefault="00010238" w:rsidP="00286C6D">
            <w:pPr>
              <w:widowControl/>
              <w:jc w:val="left"/>
              <w:rPr>
                <w:rFonts w:ascii="Arial" w:eastAsia="DengXian" w:hAnsi="Arial" w:cs="Arial"/>
                <w:bCs/>
                <w:color w:val="000000"/>
                <w:kern w:val="0"/>
                <w:sz w:val="20"/>
              </w:rPr>
            </w:pPr>
            <w:r w:rsidRPr="00C64DF1">
              <w:rPr>
                <w:rFonts w:ascii="Arial" w:eastAsia="DengXian" w:hAnsi="Arial" w:cs="Arial"/>
                <w:bCs/>
                <w:color w:val="000000"/>
                <w:kern w:val="0"/>
                <w:sz w:val="20"/>
              </w:rPr>
              <w:t>Self-report measure of</w:t>
            </w:r>
            <w:r w:rsidRPr="00C64DF1">
              <w:rPr>
                <w:rStyle w:val="10"/>
                <w:rFonts w:ascii="Arial" w:hAnsi="Arial" w:cs="Arial"/>
                <w:color w:val="333333"/>
                <w:sz w:val="20"/>
                <w:szCs w:val="20"/>
              </w:rPr>
              <w:t xml:space="preserve"> </w:t>
            </w:r>
            <w:r w:rsidRPr="00C64DF1">
              <w:rPr>
                <w:rStyle w:val="src"/>
                <w:rFonts w:ascii="Arial" w:hAnsi="Arial" w:cs="Arial"/>
                <w:color w:val="333333"/>
                <w:sz w:val="20"/>
                <w:szCs w:val="20"/>
              </w:rPr>
              <w:t>Intrinsic Motivation</w:t>
            </w:r>
          </w:p>
        </w:tc>
      </w:tr>
      <w:tr w:rsidR="00010238" w:rsidRPr="00C64DF1" w14:paraId="014C725A" w14:textId="77777777" w:rsidTr="00286C6D">
        <w:trPr>
          <w:trHeight w:val="407"/>
        </w:trPr>
        <w:tc>
          <w:tcPr>
            <w:tcW w:w="3261" w:type="dxa"/>
            <w:tcBorders>
              <w:top w:val="nil"/>
              <w:left w:val="nil"/>
              <w:bottom w:val="nil"/>
              <w:right w:val="nil"/>
            </w:tcBorders>
            <w:shd w:val="clear" w:color="auto" w:fill="auto"/>
            <w:vAlign w:val="center"/>
            <w:hideMark/>
          </w:tcPr>
          <w:p w14:paraId="35721394" w14:textId="77777777" w:rsidR="00010238" w:rsidRPr="00C64DF1" w:rsidRDefault="00010238" w:rsidP="00286C6D">
            <w:pPr>
              <w:widowControl/>
              <w:ind w:firstLineChars="100" w:firstLine="200"/>
              <w:jc w:val="left"/>
              <w:rPr>
                <w:rFonts w:ascii="Arial" w:eastAsia="DengXian" w:hAnsi="Arial" w:cs="Arial"/>
                <w:bCs/>
                <w:color w:val="000000"/>
                <w:kern w:val="0"/>
                <w:sz w:val="20"/>
              </w:rPr>
            </w:pPr>
            <w:bookmarkStart w:id="125" w:name="_Hlk80867235"/>
            <w:bookmarkStart w:id="126" w:name="_Hlk80920695"/>
            <w:bookmarkEnd w:id="124"/>
            <w:r w:rsidRPr="00C64DF1">
              <w:rPr>
                <w:rFonts w:ascii="Arial" w:eastAsia="DengXian" w:hAnsi="Arial" w:cs="Arial"/>
                <w:bCs/>
                <w:color w:val="000000"/>
                <w:kern w:val="0"/>
                <w:sz w:val="20"/>
              </w:rPr>
              <w:t>Perceived Competence (PCO)</w:t>
            </w:r>
          </w:p>
        </w:tc>
        <w:tc>
          <w:tcPr>
            <w:tcW w:w="6088" w:type="dxa"/>
            <w:tcBorders>
              <w:top w:val="nil"/>
              <w:left w:val="nil"/>
              <w:bottom w:val="nil"/>
              <w:right w:val="nil"/>
            </w:tcBorders>
            <w:shd w:val="clear" w:color="auto" w:fill="auto"/>
            <w:vAlign w:val="center"/>
            <w:hideMark/>
          </w:tcPr>
          <w:p w14:paraId="7465D294" w14:textId="77777777" w:rsidR="00010238" w:rsidRPr="00C64DF1" w:rsidRDefault="00010238" w:rsidP="00286C6D">
            <w:pPr>
              <w:widowControl/>
              <w:jc w:val="left"/>
              <w:rPr>
                <w:rFonts w:ascii="Arial" w:eastAsia="DengXian" w:hAnsi="Arial" w:cs="Arial"/>
                <w:bCs/>
                <w:color w:val="000000"/>
                <w:kern w:val="0"/>
                <w:sz w:val="20"/>
              </w:rPr>
            </w:pPr>
            <w:r w:rsidRPr="00C64DF1">
              <w:rPr>
                <w:rFonts w:ascii="Arial" w:eastAsia="DengXian" w:hAnsi="Arial" w:cs="Arial"/>
                <w:bCs/>
                <w:color w:val="000000"/>
                <w:kern w:val="0"/>
                <w:sz w:val="20"/>
              </w:rPr>
              <w:t>Positive predictor of</w:t>
            </w:r>
            <w:r w:rsidRPr="00C64DF1">
              <w:rPr>
                <w:rStyle w:val="10"/>
                <w:rFonts w:ascii="Arial" w:hAnsi="Arial" w:cs="Arial"/>
                <w:color w:val="333333"/>
                <w:sz w:val="20"/>
                <w:szCs w:val="20"/>
              </w:rPr>
              <w:t xml:space="preserve"> </w:t>
            </w:r>
            <w:r w:rsidRPr="00C64DF1">
              <w:rPr>
                <w:rStyle w:val="src"/>
                <w:rFonts w:ascii="Arial" w:hAnsi="Arial" w:cs="Arial"/>
                <w:color w:val="333333"/>
                <w:sz w:val="20"/>
                <w:szCs w:val="20"/>
              </w:rPr>
              <w:t>Intrinsic Motivation</w:t>
            </w:r>
          </w:p>
        </w:tc>
      </w:tr>
      <w:bookmarkEnd w:id="125"/>
      <w:tr w:rsidR="00010238" w:rsidRPr="00C64DF1" w14:paraId="2471DFC7" w14:textId="77777777" w:rsidTr="00286C6D">
        <w:trPr>
          <w:trHeight w:val="381"/>
        </w:trPr>
        <w:tc>
          <w:tcPr>
            <w:tcW w:w="3261" w:type="dxa"/>
            <w:tcBorders>
              <w:top w:val="nil"/>
              <w:left w:val="nil"/>
              <w:bottom w:val="nil"/>
              <w:right w:val="nil"/>
            </w:tcBorders>
            <w:shd w:val="clear" w:color="auto" w:fill="auto"/>
            <w:vAlign w:val="center"/>
            <w:hideMark/>
          </w:tcPr>
          <w:p w14:paraId="6CCBA076" w14:textId="77777777" w:rsidR="00010238" w:rsidRPr="00C64DF1" w:rsidRDefault="00010238" w:rsidP="00286C6D">
            <w:pPr>
              <w:widowControl/>
              <w:ind w:firstLineChars="100" w:firstLine="200"/>
              <w:jc w:val="left"/>
              <w:rPr>
                <w:rFonts w:ascii="Arial" w:eastAsia="DengXian" w:hAnsi="Arial" w:cs="Arial"/>
                <w:bCs/>
                <w:color w:val="000000"/>
                <w:kern w:val="0"/>
                <w:sz w:val="20"/>
              </w:rPr>
            </w:pPr>
            <w:r w:rsidRPr="00C64DF1">
              <w:rPr>
                <w:rFonts w:ascii="Arial" w:eastAsia="DengXian" w:hAnsi="Arial" w:cs="Arial"/>
                <w:bCs/>
                <w:color w:val="000000"/>
                <w:kern w:val="0"/>
                <w:sz w:val="20"/>
              </w:rPr>
              <w:t>Perceived Choice (PCH)</w:t>
            </w:r>
          </w:p>
        </w:tc>
        <w:tc>
          <w:tcPr>
            <w:tcW w:w="6088" w:type="dxa"/>
            <w:tcBorders>
              <w:top w:val="nil"/>
              <w:left w:val="nil"/>
              <w:bottom w:val="nil"/>
              <w:right w:val="nil"/>
            </w:tcBorders>
            <w:shd w:val="clear" w:color="auto" w:fill="auto"/>
            <w:vAlign w:val="center"/>
            <w:hideMark/>
          </w:tcPr>
          <w:p w14:paraId="5AD7D0CB" w14:textId="77777777" w:rsidR="00010238" w:rsidRPr="00C64DF1" w:rsidRDefault="00010238" w:rsidP="00286C6D">
            <w:pPr>
              <w:widowControl/>
              <w:jc w:val="left"/>
              <w:rPr>
                <w:rFonts w:ascii="Arial" w:eastAsia="DengXian" w:hAnsi="Arial" w:cs="Arial"/>
                <w:bCs/>
                <w:color w:val="000000"/>
                <w:kern w:val="0"/>
                <w:sz w:val="20"/>
              </w:rPr>
            </w:pPr>
            <w:r w:rsidRPr="00C64DF1">
              <w:rPr>
                <w:rFonts w:ascii="Arial" w:eastAsia="DengXian" w:hAnsi="Arial" w:cs="Arial"/>
                <w:bCs/>
                <w:color w:val="000000"/>
                <w:kern w:val="0"/>
                <w:sz w:val="20"/>
              </w:rPr>
              <w:t>Positive predictor of</w:t>
            </w:r>
            <w:r w:rsidRPr="00C64DF1">
              <w:rPr>
                <w:rStyle w:val="10"/>
                <w:rFonts w:ascii="Arial" w:hAnsi="Arial" w:cs="Arial"/>
                <w:color w:val="333333"/>
                <w:sz w:val="20"/>
                <w:szCs w:val="20"/>
              </w:rPr>
              <w:t xml:space="preserve"> </w:t>
            </w:r>
            <w:r w:rsidRPr="00C64DF1">
              <w:rPr>
                <w:rStyle w:val="src"/>
                <w:rFonts w:ascii="Arial" w:hAnsi="Arial" w:cs="Arial"/>
                <w:color w:val="333333"/>
                <w:sz w:val="20"/>
                <w:szCs w:val="20"/>
              </w:rPr>
              <w:t>Intrinsic Motivation</w:t>
            </w:r>
          </w:p>
        </w:tc>
      </w:tr>
      <w:tr w:rsidR="00010238" w:rsidRPr="00C64DF1" w14:paraId="4E70331B" w14:textId="77777777" w:rsidTr="00286C6D">
        <w:trPr>
          <w:trHeight w:val="418"/>
        </w:trPr>
        <w:tc>
          <w:tcPr>
            <w:tcW w:w="3261" w:type="dxa"/>
            <w:tcBorders>
              <w:top w:val="nil"/>
              <w:left w:val="nil"/>
              <w:bottom w:val="single" w:sz="8" w:space="0" w:color="000000"/>
              <w:right w:val="nil"/>
            </w:tcBorders>
            <w:shd w:val="clear" w:color="auto" w:fill="auto"/>
            <w:vAlign w:val="center"/>
            <w:hideMark/>
          </w:tcPr>
          <w:p w14:paraId="3FA29B93" w14:textId="77777777" w:rsidR="00010238" w:rsidRPr="00C64DF1" w:rsidRDefault="00010238" w:rsidP="00286C6D">
            <w:pPr>
              <w:widowControl/>
              <w:ind w:firstLineChars="100" w:firstLine="200"/>
              <w:jc w:val="left"/>
              <w:rPr>
                <w:rFonts w:ascii="Arial" w:eastAsia="DengXian" w:hAnsi="Arial" w:cs="Arial"/>
                <w:bCs/>
                <w:color w:val="000000"/>
                <w:kern w:val="0"/>
                <w:sz w:val="20"/>
              </w:rPr>
            </w:pPr>
            <w:r w:rsidRPr="00C64DF1">
              <w:rPr>
                <w:rFonts w:ascii="Arial" w:eastAsia="DengXian" w:hAnsi="Arial" w:cs="Arial"/>
                <w:bCs/>
                <w:color w:val="000000"/>
                <w:kern w:val="0"/>
                <w:sz w:val="20"/>
              </w:rPr>
              <w:t>Pressure and Tension (PT)</w:t>
            </w:r>
          </w:p>
        </w:tc>
        <w:tc>
          <w:tcPr>
            <w:tcW w:w="6088" w:type="dxa"/>
            <w:tcBorders>
              <w:top w:val="nil"/>
              <w:left w:val="nil"/>
              <w:bottom w:val="single" w:sz="8" w:space="0" w:color="000000"/>
              <w:right w:val="nil"/>
            </w:tcBorders>
            <w:shd w:val="clear" w:color="auto" w:fill="auto"/>
            <w:vAlign w:val="center"/>
            <w:hideMark/>
          </w:tcPr>
          <w:p w14:paraId="5C373EC7" w14:textId="77777777" w:rsidR="00010238" w:rsidRPr="00C64DF1" w:rsidRDefault="00010238" w:rsidP="00286C6D">
            <w:pPr>
              <w:widowControl/>
              <w:jc w:val="left"/>
              <w:rPr>
                <w:rFonts w:ascii="Arial" w:eastAsia="DengXian" w:hAnsi="Arial" w:cs="Arial"/>
                <w:bCs/>
                <w:color w:val="000000"/>
                <w:kern w:val="0"/>
                <w:sz w:val="20"/>
              </w:rPr>
            </w:pPr>
            <w:r w:rsidRPr="00C64DF1">
              <w:rPr>
                <w:rFonts w:ascii="Arial" w:eastAsia="DengXian" w:hAnsi="Arial" w:cs="Arial"/>
                <w:bCs/>
                <w:color w:val="000000"/>
                <w:kern w:val="0"/>
                <w:sz w:val="20"/>
              </w:rPr>
              <w:t>Negative predictor of</w:t>
            </w:r>
            <w:r w:rsidRPr="00C64DF1">
              <w:rPr>
                <w:rStyle w:val="10"/>
                <w:rFonts w:ascii="Arial" w:hAnsi="Arial" w:cs="Arial"/>
                <w:color w:val="333333"/>
                <w:sz w:val="20"/>
                <w:szCs w:val="20"/>
              </w:rPr>
              <w:t xml:space="preserve"> </w:t>
            </w:r>
            <w:r w:rsidRPr="00C64DF1">
              <w:rPr>
                <w:rStyle w:val="src"/>
                <w:rFonts w:ascii="Arial" w:hAnsi="Arial" w:cs="Arial"/>
                <w:color w:val="333333"/>
                <w:sz w:val="20"/>
                <w:szCs w:val="20"/>
              </w:rPr>
              <w:t>Intrinsic Motivation</w:t>
            </w:r>
          </w:p>
        </w:tc>
      </w:tr>
      <w:bookmarkEnd w:id="126"/>
    </w:tbl>
    <w:p w14:paraId="41657258" w14:textId="77777777" w:rsidR="00010238" w:rsidRPr="00C64DF1" w:rsidRDefault="00010238" w:rsidP="00010238">
      <w:pPr>
        <w:widowControl/>
        <w:contextualSpacing/>
        <w:jc w:val="center"/>
        <w:rPr>
          <w:rStyle w:val="src"/>
          <w:rFonts w:ascii="Arial" w:hAnsi="Arial" w:cs="Arial"/>
          <w:color w:val="333333"/>
          <w:sz w:val="18"/>
          <w:szCs w:val="20"/>
        </w:rPr>
      </w:pPr>
    </w:p>
    <w:p w14:paraId="6BE06425" w14:textId="77777777" w:rsidR="00010238" w:rsidRPr="00C64DF1" w:rsidRDefault="00010238" w:rsidP="00010238">
      <w:pPr>
        <w:widowControl/>
        <w:contextualSpacing/>
        <w:jc w:val="center"/>
        <w:rPr>
          <w:rStyle w:val="src"/>
          <w:rFonts w:ascii="Arial" w:hAnsi="Arial" w:cs="Arial"/>
          <w:color w:val="333333"/>
          <w:sz w:val="18"/>
          <w:szCs w:val="20"/>
        </w:rPr>
      </w:pPr>
      <w:r w:rsidRPr="00C64DF1">
        <w:rPr>
          <w:rStyle w:val="src"/>
          <w:rFonts w:ascii="Arial" w:hAnsi="Arial" w:cs="Arial"/>
          <w:color w:val="333333"/>
          <w:sz w:val="18"/>
          <w:szCs w:val="20"/>
        </w:rPr>
        <w:t>Table 4. The factors of UES with definitions.</w:t>
      </w:r>
    </w:p>
    <w:tbl>
      <w:tblPr>
        <w:tblW w:w="9355" w:type="dxa"/>
        <w:jc w:val="center"/>
        <w:tblLook w:val="04A0" w:firstRow="1" w:lastRow="0" w:firstColumn="1" w:lastColumn="0" w:noHBand="0" w:noVBand="1"/>
      </w:tblPr>
      <w:tblGrid>
        <w:gridCol w:w="2952"/>
        <w:gridCol w:w="6403"/>
      </w:tblGrid>
      <w:tr w:rsidR="00010238" w:rsidRPr="00C64DF1" w14:paraId="425B9C23" w14:textId="77777777" w:rsidTr="00286C6D">
        <w:trPr>
          <w:trHeight w:val="125"/>
          <w:jc w:val="center"/>
        </w:trPr>
        <w:tc>
          <w:tcPr>
            <w:tcW w:w="2952" w:type="dxa"/>
            <w:tcBorders>
              <w:top w:val="single" w:sz="8" w:space="0" w:color="000000"/>
              <w:left w:val="nil"/>
              <w:bottom w:val="single" w:sz="8" w:space="0" w:color="000000"/>
              <w:right w:val="nil"/>
            </w:tcBorders>
            <w:shd w:val="clear" w:color="auto" w:fill="auto"/>
            <w:vAlign w:val="center"/>
            <w:hideMark/>
          </w:tcPr>
          <w:p w14:paraId="1A6ED8E7" w14:textId="77777777" w:rsidR="00010238" w:rsidRPr="00C64DF1" w:rsidRDefault="00010238" w:rsidP="00286C6D">
            <w:pPr>
              <w:widowControl/>
              <w:ind w:firstLineChars="100" w:firstLine="200"/>
              <w:jc w:val="left"/>
              <w:rPr>
                <w:rFonts w:ascii="Arial" w:eastAsia="DengXian" w:hAnsi="Arial" w:cs="Arial"/>
                <w:b/>
                <w:bCs/>
                <w:color w:val="000000"/>
                <w:kern w:val="0"/>
                <w:sz w:val="20"/>
              </w:rPr>
            </w:pPr>
            <w:commentRangeStart w:id="127"/>
            <w:r w:rsidRPr="00C64DF1">
              <w:rPr>
                <w:rFonts w:ascii="Arial" w:eastAsia="DengXian" w:hAnsi="Arial" w:cs="Arial"/>
                <w:b/>
                <w:bCs/>
                <w:color w:val="000000"/>
                <w:kern w:val="0"/>
                <w:sz w:val="20"/>
              </w:rPr>
              <w:t>Factor</w:t>
            </w:r>
            <w:commentRangeEnd w:id="127"/>
            <w:r w:rsidR="00173611">
              <w:rPr>
                <w:rStyle w:val="a6"/>
              </w:rPr>
              <w:commentReference w:id="127"/>
            </w:r>
          </w:p>
        </w:tc>
        <w:tc>
          <w:tcPr>
            <w:tcW w:w="6403" w:type="dxa"/>
            <w:tcBorders>
              <w:top w:val="single" w:sz="8" w:space="0" w:color="000000"/>
              <w:left w:val="nil"/>
              <w:bottom w:val="single" w:sz="8" w:space="0" w:color="000000"/>
              <w:right w:val="nil"/>
            </w:tcBorders>
            <w:shd w:val="clear" w:color="auto" w:fill="auto"/>
            <w:vAlign w:val="center"/>
            <w:hideMark/>
          </w:tcPr>
          <w:p w14:paraId="2983DA54" w14:textId="77777777" w:rsidR="00010238" w:rsidRPr="00C64DF1" w:rsidRDefault="00010238" w:rsidP="00286C6D">
            <w:pPr>
              <w:widowControl/>
              <w:jc w:val="left"/>
              <w:rPr>
                <w:rFonts w:ascii="Arial" w:eastAsia="DengXian" w:hAnsi="Arial" w:cs="Arial"/>
                <w:b/>
                <w:bCs/>
                <w:color w:val="000000"/>
                <w:kern w:val="0"/>
                <w:sz w:val="20"/>
              </w:rPr>
            </w:pPr>
            <w:r w:rsidRPr="00C64DF1">
              <w:rPr>
                <w:rFonts w:ascii="Arial" w:eastAsia="DengXian" w:hAnsi="Arial" w:cs="Arial"/>
                <w:b/>
                <w:bCs/>
                <w:color w:val="000000"/>
                <w:kern w:val="0"/>
                <w:sz w:val="20"/>
              </w:rPr>
              <w:t>Definition</w:t>
            </w:r>
          </w:p>
        </w:tc>
      </w:tr>
      <w:tr w:rsidR="00010238" w:rsidRPr="00C64DF1" w14:paraId="3C117E8C" w14:textId="77777777" w:rsidTr="00286C6D">
        <w:trPr>
          <w:trHeight w:val="325"/>
          <w:jc w:val="center"/>
        </w:trPr>
        <w:tc>
          <w:tcPr>
            <w:tcW w:w="2952" w:type="dxa"/>
            <w:tcBorders>
              <w:top w:val="nil"/>
              <w:left w:val="nil"/>
              <w:bottom w:val="nil"/>
              <w:right w:val="nil"/>
            </w:tcBorders>
            <w:shd w:val="clear" w:color="auto" w:fill="auto"/>
            <w:vAlign w:val="center"/>
            <w:hideMark/>
          </w:tcPr>
          <w:p w14:paraId="4F81B977" w14:textId="77777777" w:rsidR="00010238" w:rsidRPr="00C64DF1" w:rsidRDefault="00010238" w:rsidP="00286C6D">
            <w:pPr>
              <w:widowControl/>
              <w:ind w:firstLineChars="100" w:firstLine="200"/>
              <w:jc w:val="left"/>
              <w:rPr>
                <w:rFonts w:ascii="Arial" w:eastAsia="DengXian" w:hAnsi="Arial" w:cs="Arial"/>
                <w:bCs/>
                <w:color w:val="000000"/>
                <w:kern w:val="0"/>
                <w:sz w:val="20"/>
              </w:rPr>
            </w:pPr>
            <w:r w:rsidRPr="00C64DF1">
              <w:rPr>
                <w:rFonts w:ascii="Arial" w:eastAsia="DengXian" w:hAnsi="Arial" w:cs="Arial"/>
                <w:bCs/>
                <w:color w:val="000000"/>
                <w:kern w:val="0"/>
                <w:sz w:val="20"/>
              </w:rPr>
              <w:t>Aesthetic Appeal (AE)</w:t>
            </w:r>
          </w:p>
        </w:tc>
        <w:tc>
          <w:tcPr>
            <w:tcW w:w="6403" w:type="dxa"/>
            <w:tcBorders>
              <w:top w:val="nil"/>
              <w:left w:val="nil"/>
              <w:bottom w:val="nil"/>
              <w:right w:val="nil"/>
            </w:tcBorders>
            <w:shd w:val="clear" w:color="auto" w:fill="auto"/>
            <w:vAlign w:val="center"/>
            <w:hideMark/>
          </w:tcPr>
          <w:p w14:paraId="3EB4E066" w14:textId="77777777" w:rsidR="00010238" w:rsidRPr="00C64DF1" w:rsidRDefault="00010238" w:rsidP="00286C6D">
            <w:pPr>
              <w:widowControl/>
              <w:jc w:val="left"/>
              <w:rPr>
                <w:rFonts w:ascii="Arial" w:eastAsia="DengXian" w:hAnsi="Arial" w:cs="Arial"/>
                <w:bCs/>
                <w:color w:val="000000"/>
                <w:kern w:val="0"/>
                <w:sz w:val="20"/>
              </w:rPr>
            </w:pPr>
            <w:r w:rsidRPr="00C64DF1">
              <w:rPr>
                <w:rFonts w:ascii="Arial" w:eastAsia="DengXian" w:hAnsi="Arial" w:cs="Arial"/>
                <w:bCs/>
                <w:color w:val="000000"/>
                <w:kern w:val="0"/>
                <w:sz w:val="20"/>
              </w:rPr>
              <w:t>The users' perception of the visual appearance of a computer application interface</w:t>
            </w:r>
          </w:p>
        </w:tc>
      </w:tr>
      <w:tr w:rsidR="00010238" w:rsidRPr="00C64DF1" w14:paraId="103C8651" w14:textId="77777777" w:rsidTr="00286C6D">
        <w:trPr>
          <w:trHeight w:val="242"/>
          <w:jc w:val="center"/>
        </w:trPr>
        <w:tc>
          <w:tcPr>
            <w:tcW w:w="2952" w:type="dxa"/>
            <w:tcBorders>
              <w:top w:val="nil"/>
              <w:left w:val="nil"/>
              <w:bottom w:val="nil"/>
              <w:right w:val="nil"/>
            </w:tcBorders>
            <w:shd w:val="clear" w:color="auto" w:fill="auto"/>
            <w:vAlign w:val="center"/>
            <w:hideMark/>
          </w:tcPr>
          <w:p w14:paraId="0630A45E" w14:textId="77777777" w:rsidR="00010238" w:rsidRPr="00C64DF1" w:rsidRDefault="00010238" w:rsidP="00286C6D">
            <w:pPr>
              <w:widowControl/>
              <w:ind w:firstLineChars="100" w:firstLine="200"/>
              <w:jc w:val="left"/>
              <w:rPr>
                <w:rFonts w:ascii="Arial" w:eastAsia="DengXian" w:hAnsi="Arial" w:cs="Arial"/>
                <w:bCs/>
                <w:color w:val="000000"/>
                <w:kern w:val="0"/>
                <w:sz w:val="20"/>
              </w:rPr>
            </w:pPr>
            <w:r w:rsidRPr="00C64DF1">
              <w:rPr>
                <w:rFonts w:ascii="Arial" w:eastAsia="DengXian" w:hAnsi="Arial" w:cs="Arial"/>
                <w:bCs/>
                <w:color w:val="000000"/>
                <w:kern w:val="0"/>
                <w:sz w:val="20"/>
              </w:rPr>
              <w:t>Focused Attention (FA)</w:t>
            </w:r>
          </w:p>
        </w:tc>
        <w:tc>
          <w:tcPr>
            <w:tcW w:w="6403" w:type="dxa"/>
            <w:tcBorders>
              <w:top w:val="nil"/>
              <w:left w:val="nil"/>
              <w:bottom w:val="nil"/>
              <w:right w:val="nil"/>
            </w:tcBorders>
            <w:shd w:val="clear" w:color="auto" w:fill="auto"/>
            <w:vAlign w:val="center"/>
            <w:hideMark/>
          </w:tcPr>
          <w:p w14:paraId="131E6605" w14:textId="77777777" w:rsidR="00010238" w:rsidRPr="00C64DF1" w:rsidRDefault="00010238" w:rsidP="00286C6D">
            <w:pPr>
              <w:widowControl/>
              <w:jc w:val="left"/>
              <w:rPr>
                <w:rFonts w:ascii="Arial" w:eastAsia="DengXian" w:hAnsi="Arial" w:cs="Arial"/>
                <w:bCs/>
                <w:color w:val="000000"/>
                <w:kern w:val="0"/>
                <w:sz w:val="20"/>
              </w:rPr>
            </w:pPr>
            <w:r w:rsidRPr="00C64DF1">
              <w:rPr>
                <w:rFonts w:ascii="Arial" w:eastAsia="DengXian" w:hAnsi="Arial" w:cs="Arial"/>
                <w:bCs/>
                <w:color w:val="000000"/>
                <w:kern w:val="0"/>
                <w:sz w:val="20"/>
              </w:rPr>
              <w:t xml:space="preserve">The concentration of mental activity </w:t>
            </w:r>
            <w:r w:rsidRPr="00C64DF1">
              <w:rPr>
                <w:rFonts w:ascii="Arial" w:eastAsia="DengXian" w:hAnsi="Arial" w:cs="Arial"/>
                <w:color w:val="000000"/>
                <w:kern w:val="0"/>
                <w:sz w:val="20"/>
              </w:rPr>
              <w:fldChar w:fldCharType="begin" w:fldLock="1"/>
            </w:r>
            <w:r w:rsidRPr="00C64DF1">
              <w:rPr>
                <w:rFonts w:ascii="Arial" w:eastAsia="DengXian" w:hAnsi="Arial" w:cs="Arial"/>
                <w:color w:val="000000"/>
                <w:kern w:val="0"/>
                <w:sz w:val="20"/>
              </w:rPr>
              <w:instrText>ADDIN CSL_CITATION {"citationItems":[{"id":"ITEM-1","itemData":{"author":[{"dropping-particle":"","family":"Matlin","given":"Margaret","non-dropping-particle":"","parse-names":false,"suffix":""},{"dropping-particle":"","family":"Gullickson","given":"Terri","non-dropping-particle":"","parse-names":false,"suffix":""}],"container-title":"Psyccritiques","id":"ITEM-1","issue":"7","issued":{"date-parts":[["1995"]]},"title":"Cognition Without Reason: A Farewell to the Cognitive Revolution","type":"article-journal","volume":"40"},"uris":["http://www.mendeley.com/documents/?uuid=3a3fd568-e04f-4030-a3a0-f37ebcc74bcd"]}],"mendeley":{"formattedCitation":"[28]","plainTextFormattedCitation":"[28]","previouslyFormattedCitation":"[28]"},"properties":{"noteIndex":0},"schema":"https://github.com/citation-style-language/schema/raw/master/csl-citation.json"}</w:instrText>
            </w:r>
            <w:r w:rsidRPr="00C64DF1">
              <w:rPr>
                <w:rFonts w:ascii="Arial" w:eastAsia="DengXian" w:hAnsi="Arial" w:cs="Arial"/>
                <w:color w:val="000000"/>
                <w:kern w:val="0"/>
                <w:sz w:val="20"/>
              </w:rPr>
              <w:fldChar w:fldCharType="separate"/>
            </w:r>
            <w:r w:rsidRPr="00C64DF1">
              <w:rPr>
                <w:rFonts w:ascii="Arial" w:eastAsia="DengXian" w:hAnsi="Arial" w:cs="Arial"/>
                <w:noProof/>
                <w:color w:val="000000"/>
                <w:kern w:val="0"/>
                <w:sz w:val="20"/>
              </w:rPr>
              <w:t>[28]</w:t>
            </w:r>
            <w:r w:rsidRPr="00C64DF1">
              <w:rPr>
                <w:rFonts w:ascii="Arial" w:eastAsia="DengXian" w:hAnsi="Arial" w:cs="Arial"/>
                <w:color w:val="000000"/>
                <w:kern w:val="0"/>
                <w:sz w:val="20"/>
              </w:rPr>
              <w:fldChar w:fldCharType="end"/>
            </w:r>
            <w:r w:rsidRPr="00C64DF1">
              <w:rPr>
                <w:rFonts w:ascii="Arial" w:eastAsia="DengXian" w:hAnsi="Arial" w:cs="Arial"/>
                <w:bCs/>
                <w:color w:val="000000"/>
                <w:kern w:val="0"/>
                <w:sz w:val="20"/>
              </w:rPr>
              <w:t xml:space="preserve">; contained some elements of Flow, specifically focused concentration, absorption, and temporal dissociation </w:t>
            </w:r>
            <w:r w:rsidRPr="00C64DF1">
              <w:rPr>
                <w:rFonts w:ascii="Arial" w:eastAsia="DengXian" w:hAnsi="Arial" w:cs="Arial"/>
                <w:bCs/>
                <w:color w:val="000000"/>
                <w:kern w:val="0"/>
                <w:sz w:val="20"/>
              </w:rPr>
              <w:fldChar w:fldCharType="begin" w:fldLock="1"/>
            </w:r>
            <w:r w:rsidRPr="00C64DF1">
              <w:rPr>
                <w:rFonts w:ascii="Arial" w:eastAsia="DengXian" w:hAnsi="Arial" w:cs="Arial"/>
                <w:bCs/>
                <w:color w:val="000000"/>
                <w:kern w:val="0"/>
                <w:sz w:val="20"/>
              </w:rPr>
              <w:instrText>ADDIN CSL_CITATION {"citationItems":[{"id":"ITEM-1","itemData":{"author":[{"dropping-particle":"","family":"Csikszentmihalyi","given":"Mihaly","non-dropping-particle":"","parse-names":false,"suffix":""},{"dropping-particle":"","family":"Csikzentmihaly","given":"Mihaly","non-dropping-particle":"","parse-names":false,"suffix":""}],"id":"ITEM-1","issued":{"date-parts":[["1990"]]},"publisher":"Harper \\&amp; Row New York","title":"Flow: The psychology of optimal experience","type":"book","volume":"1990"},"uris":["http://www.mendeley.com/documents/?uuid=d22a922f-2f91-4321-b3ac-ce855f44650a"]}],"mendeley":{"formattedCitation":"[29]","plainTextFormattedCitation":"[29]","previouslyFormattedCitation":"[29]"},"properties":{"noteIndex":0},"schema":"https://github.com/citation-style-language/schema/raw/master/csl-citation.json"}</w:instrText>
            </w:r>
            <w:r w:rsidRPr="00C64DF1">
              <w:rPr>
                <w:rFonts w:ascii="Arial" w:eastAsia="DengXian" w:hAnsi="Arial" w:cs="Arial"/>
                <w:bCs/>
                <w:color w:val="000000"/>
                <w:kern w:val="0"/>
                <w:sz w:val="20"/>
              </w:rPr>
              <w:fldChar w:fldCharType="separate"/>
            </w:r>
            <w:r w:rsidRPr="00C64DF1">
              <w:rPr>
                <w:rFonts w:ascii="Arial" w:eastAsia="DengXian" w:hAnsi="Arial" w:cs="Arial"/>
                <w:bCs/>
                <w:noProof/>
                <w:color w:val="000000"/>
                <w:kern w:val="0"/>
                <w:sz w:val="20"/>
              </w:rPr>
              <w:t>[29]</w:t>
            </w:r>
            <w:r w:rsidRPr="00C64DF1">
              <w:rPr>
                <w:rFonts w:ascii="Arial" w:eastAsia="DengXian" w:hAnsi="Arial" w:cs="Arial"/>
                <w:bCs/>
                <w:color w:val="000000"/>
                <w:kern w:val="0"/>
                <w:sz w:val="20"/>
              </w:rPr>
              <w:fldChar w:fldCharType="end"/>
            </w:r>
            <w:r w:rsidRPr="00C64DF1">
              <w:rPr>
                <w:rFonts w:ascii="Arial" w:eastAsia="DengXian" w:hAnsi="Arial" w:cs="Arial"/>
                <w:bCs/>
                <w:color w:val="000000"/>
                <w:kern w:val="0"/>
                <w:sz w:val="20"/>
              </w:rPr>
              <w:t xml:space="preserve">. </w:t>
            </w:r>
          </w:p>
        </w:tc>
      </w:tr>
      <w:tr w:rsidR="00010238" w:rsidRPr="00C64DF1" w14:paraId="5E2857A6" w14:textId="77777777" w:rsidTr="00286C6D">
        <w:trPr>
          <w:trHeight w:val="388"/>
          <w:jc w:val="center"/>
        </w:trPr>
        <w:tc>
          <w:tcPr>
            <w:tcW w:w="2952" w:type="dxa"/>
            <w:tcBorders>
              <w:top w:val="nil"/>
              <w:left w:val="nil"/>
              <w:bottom w:val="nil"/>
              <w:right w:val="nil"/>
            </w:tcBorders>
            <w:shd w:val="clear" w:color="auto" w:fill="auto"/>
            <w:vAlign w:val="center"/>
            <w:hideMark/>
          </w:tcPr>
          <w:p w14:paraId="7CF98340" w14:textId="77777777" w:rsidR="00010238" w:rsidRPr="00C64DF1" w:rsidRDefault="00010238" w:rsidP="00286C6D">
            <w:pPr>
              <w:widowControl/>
              <w:ind w:firstLineChars="100" w:firstLine="200"/>
              <w:jc w:val="left"/>
              <w:rPr>
                <w:rFonts w:ascii="Arial" w:eastAsia="DengXian" w:hAnsi="Arial" w:cs="Arial"/>
                <w:bCs/>
                <w:color w:val="000000"/>
                <w:kern w:val="0"/>
                <w:sz w:val="20"/>
              </w:rPr>
            </w:pPr>
            <w:r w:rsidRPr="00C64DF1">
              <w:rPr>
                <w:rFonts w:ascii="Arial" w:eastAsia="DengXian" w:hAnsi="Arial" w:cs="Arial"/>
                <w:bCs/>
                <w:color w:val="000000"/>
                <w:kern w:val="0"/>
                <w:sz w:val="20"/>
              </w:rPr>
              <w:t>Reward Factor (RW)</w:t>
            </w:r>
          </w:p>
        </w:tc>
        <w:tc>
          <w:tcPr>
            <w:tcW w:w="6403" w:type="dxa"/>
            <w:tcBorders>
              <w:top w:val="nil"/>
              <w:left w:val="nil"/>
              <w:bottom w:val="nil"/>
              <w:right w:val="nil"/>
            </w:tcBorders>
            <w:shd w:val="clear" w:color="auto" w:fill="auto"/>
            <w:vAlign w:val="center"/>
            <w:hideMark/>
          </w:tcPr>
          <w:p w14:paraId="0B2D2670" w14:textId="77777777" w:rsidR="00010238" w:rsidRPr="00C64DF1" w:rsidRDefault="00010238" w:rsidP="00286C6D">
            <w:pPr>
              <w:widowControl/>
              <w:jc w:val="left"/>
              <w:rPr>
                <w:rFonts w:ascii="Arial" w:eastAsia="DengXian" w:hAnsi="Arial" w:cs="Arial"/>
                <w:bCs/>
                <w:color w:val="000000"/>
                <w:kern w:val="0"/>
                <w:sz w:val="20"/>
              </w:rPr>
            </w:pPr>
            <w:r w:rsidRPr="00C64DF1">
              <w:rPr>
                <w:rFonts w:ascii="Arial" w:eastAsia="DengXian" w:hAnsi="Arial" w:cs="Arial"/>
                <w:bCs/>
                <w:color w:val="000000"/>
                <w:kern w:val="0"/>
                <w:sz w:val="20"/>
              </w:rPr>
              <w:t xml:space="preserve">Reward factor, labeled RW, which is a single set of items made up of the EN, NO and FI components in the original UES </w:t>
            </w:r>
            <w:r w:rsidRPr="00C64DF1">
              <w:rPr>
                <w:rFonts w:ascii="Arial" w:eastAsia="DengXian" w:hAnsi="Arial" w:cs="Arial"/>
                <w:bCs/>
                <w:color w:val="000000"/>
                <w:kern w:val="0"/>
                <w:sz w:val="20"/>
              </w:rPr>
              <w:fldChar w:fldCharType="begin" w:fldLock="1"/>
            </w:r>
            <w:r w:rsidRPr="00C64DF1">
              <w:rPr>
                <w:rFonts w:ascii="Arial" w:eastAsia="DengXian" w:hAnsi="Arial" w:cs="Arial"/>
                <w:bCs/>
                <w:color w:val="000000"/>
                <w:kern w:val="0"/>
                <w:sz w:val="20"/>
              </w:rPr>
              <w:instrText>ADDIN CSL_CITATION {"citationItems":[{"id":"ITEM-1","itemData":{"DOI":"10.1016/j.ijhcs.2018.01.004","ISSN":"10959300","abstract":"User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studies.","author":[{"dropping-particle":"","family":"O'Brien","given":"Heather L.","non-dropping-particle":"","parse-names":false,"suffix":""},{"dropping-particle":"","family":"Cairns","given":"Paul","non-dropping-particle":"","parse-names":false,"suffix":""},{"dropping-particle":"","family":"Hall","given":"Mark","non-dropping-particle":"","parse-names":false,"suffix":""}],"container-title":"International Journal of Human Computer Studies","id":"ITEM-1","issue":"December 2017","issued":{"date-parts":[["2018"]]},"page":"28-39","publisher":"Elsevier Ltd","title":"A practical approach to measuring user engagement with the refined user engagement scale (UES) and new UES short form","type":"article-journal","volume":"112"},"uris":["http://www.mendeley.com/documents/?uuid=0d038bd4-8b6d-4a0d-8c07-a8c1b7430509"]}],"mendeley":{"formattedCitation":"[26]","plainTextFormattedCitation":"[26]","previouslyFormattedCitation":"[26]"},"properties":{"noteIndex":0},"schema":"https://github.com/citation-style-language/schema/raw/master/csl-citation.json"}</w:instrText>
            </w:r>
            <w:r w:rsidRPr="00C64DF1">
              <w:rPr>
                <w:rFonts w:ascii="Arial" w:eastAsia="DengXian" w:hAnsi="Arial" w:cs="Arial"/>
                <w:bCs/>
                <w:color w:val="000000"/>
                <w:kern w:val="0"/>
                <w:sz w:val="20"/>
              </w:rPr>
              <w:fldChar w:fldCharType="separate"/>
            </w:r>
            <w:r w:rsidRPr="00C64DF1">
              <w:rPr>
                <w:rFonts w:ascii="Arial" w:eastAsia="DengXian" w:hAnsi="Arial" w:cs="Arial"/>
                <w:bCs/>
                <w:noProof/>
                <w:color w:val="000000"/>
                <w:kern w:val="0"/>
                <w:sz w:val="20"/>
              </w:rPr>
              <w:t>[26]</w:t>
            </w:r>
            <w:r w:rsidRPr="00C64DF1">
              <w:rPr>
                <w:rFonts w:ascii="Arial" w:eastAsia="DengXian" w:hAnsi="Arial" w:cs="Arial"/>
                <w:bCs/>
                <w:color w:val="000000"/>
                <w:kern w:val="0"/>
                <w:sz w:val="20"/>
              </w:rPr>
              <w:fldChar w:fldCharType="end"/>
            </w:r>
            <w:r w:rsidRPr="00C64DF1">
              <w:rPr>
                <w:rFonts w:ascii="Arial" w:eastAsia="DengXian" w:hAnsi="Arial" w:cs="Arial"/>
                <w:bCs/>
                <w:color w:val="000000"/>
                <w:kern w:val="0"/>
                <w:sz w:val="20"/>
              </w:rPr>
              <w:t xml:space="preserve">. </w:t>
            </w:r>
            <w:commentRangeStart w:id="128"/>
            <w:r w:rsidRPr="00C64DF1">
              <w:rPr>
                <w:rFonts w:ascii="Arial" w:eastAsia="DengXian" w:hAnsi="Arial" w:cs="Arial"/>
                <w:bCs/>
                <w:color w:val="000000"/>
                <w:kern w:val="0"/>
                <w:sz w:val="20"/>
              </w:rPr>
              <w:t>（</w:t>
            </w:r>
            <w:bookmarkStart w:id="129" w:name="OLE_LINK12"/>
            <w:bookmarkStart w:id="130" w:name="OLE_LINK13"/>
            <w:r w:rsidRPr="00C64DF1">
              <w:rPr>
                <w:rFonts w:ascii="Arial" w:eastAsia="DengXian" w:hAnsi="Arial" w:cs="Arial"/>
                <w:bCs/>
                <w:color w:val="000000"/>
                <w:kern w:val="0"/>
                <w:sz w:val="20"/>
              </w:rPr>
              <w:t xml:space="preserve">O’Brien, H. L., Cairns, P., &amp; Hall, M. (2018). </w:t>
            </w:r>
            <w:bookmarkEnd w:id="129"/>
            <w:bookmarkEnd w:id="130"/>
            <w:commentRangeEnd w:id="128"/>
            <w:r w:rsidR="00173611">
              <w:rPr>
                <w:rStyle w:val="a6"/>
              </w:rPr>
              <w:commentReference w:id="128"/>
            </w:r>
          </w:p>
        </w:tc>
      </w:tr>
      <w:tr w:rsidR="00010238" w:rsidRPr="00C64DF1" w14:paraId="112DE2EC" w14:textId="77777777" w:rsidTr="00286C6D">
        <w:trPr>
          <w:trHeight w:val="246"/>
          <w:jc w:val="center"/>
        </w:trPr>
        <w:tc>
          <w:tcPr>
            <w:tcW w:w="2952" w:type="dxa"/>
            <w:tcBorders>
              <w:top w:val="nil"/>
              <w:left w:val="nil"/>
              <w:bottom w:val="single" w:sz="8" w:space="0" w:color="000000"/>
              <w:right w:val="nil"/>
            </w:tcBorders>
            <w:shd w:val="clear" w:color="auto" w:fill="auto"/>
            <w:vAlign w:val="center"/>
            <w:hideMark/>
          </w:tcPr>
          <w:p w14:paraId="4CB767A7" w14:textId="77777777" w:rsidR="00010238" w:rsidRPr="00C64DF1" w:rsidRDefault="00010238" w:rsidP="00286C6D">
            <w:pPr>
              <w:widowControl/>
              <w:ind w:firstLineChars="100" w:firstLine="200"/>
              <w:jc w:val="left"/>
              <w:rPr>
                <w:rFonts w:ascii="Arial" w:eastAsia="DengXian" w:hAnsi="Arial" w:cs="Arial"/>
                <w:bCs/>
                <w:color w:val="000000"/>
                <w:kern w:val="0"/>
                <w:sz w:val="20"/>
              </w:rPr>
            </w:pPr>
            <w:r w:rsidRPr="00C64DF1">
              <w:rPr>
                <w:rFonts w:ascii="Arial" w:eastAsia="DengXian" w:hAnsi="Arial" w:cs="Arial"/>
                <w:bCs/>
                <w:color w:val="000000"/>
                <w:kern w:val="0"/>
                <w:sz w:val="20"/>
              </w:rPr>
              <w:t>Perceived Usability (PU)</w:t>
            </w:r>
          </w:p>
        </w:tc>
        <w:tc>
          <w:tcPr>
            <w:tcW w:w="6403" w:type="dxa"/>
            <w:tcBorders>
              <w:top w:val="nil"/>
              <w:left w:val="nil"/>
              <w:bottom w:val="single" w:sz="8" w:space="0" w:color="000000"/>
              <w:right w:val="nil"/>
            </w:tcBorders>
            <w:shd w:val="clear" w:color="auto" w:fill="auto"/>
            <w:vAlign w:val="center"/>
            <w:hideMark/>
          </w:tcPr>
          <w:p w14:paraId="33103E2C" w14:textId="77777777" w:rsidR="00010238" w:rsidRPr="00C64DF1" w:rsidRDefault="00010238" w:rsidP="00286C6D">
            <w:pPr>
              <w:widowControl/>
              <w:jc w:val="left"/>
              <w:rPr>
                <w:rFonts w:ascii="Arial" w:eastAsia="DengXian" w:hAnsi="Arial" w:cs="Arial"/>
                <w:bCs/>
                <w:color w:val="000000"/>
                <w:kern w:val="0"/>
                <w:sz w:val="20"/>
              </w:rPr>
            </w:pPr>
            <w:bookmarkStart w:id="131" w:name="OLE_LINK37"/>
            <w:bookmarkStart w:id="132" w:name="OLE_LINK38"/>
            <w:r w:rsidRPr="00C64DF1">
              <w:rPr>
                <w:rFonts w:ascii="Arial" w:eastAsia="DengXian" w:hAnsi="Arial" w:cs="Arial"/>
                <w:bCs/>
                <w:color w:val="000000"/>
                <w:kern w:val="0"/>
                <w:sz w:val="20"/>
              </w:rPr>
              <w:t>Users' effective (e.g., frustration) and cognitive (e.g., effort) responses to the system</w:t>
            </w:r>
            <w:bookmarkEnd w:id="131"/>
            <w:bookmarkEnd w:id="132"/>
          </w:p>
        </w:tc>
      </w:tr>
    </w:tbl>
    <w:p w14:paraId="28672F68"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Artifact Information Test</w:t>
      </w:r>
    </w:p>
    <w:p w14:paraId="1992810D" w14:textId="6C8FC6C8" w:rsidR="00010238" w:rsidRPr="00C64DF1" w:rsidRDefault="00897596" w:rsidP="00010238">
      <w:pPr>
        <w:rPr>
          <w:rStyle w:val="src"/>
          <w:rFonts w:ascii="Arial" w:hAnsi="Arial" w:cs="Arial"/>
          <w:color w:val="333333"/>
          <w:szCs w:val="20"/>
        </w:rPr>
      </w:pPr>
      <w:bookmarkStart w:id="133" w:name="OLE_LINK6"/>
      <w:bookmarkStart w:id="134" w:name="OLE_LINK7"/>
      <w:r>
        <w:rPr>
          <w:rStyle w:val="src"/>
          <w:rFonts w:ascii="Arial" w:hAnsi="Arial" w:cs="Arial"/>
          <w:color w:val="333333"/>
          <w:szCs w:val="20"/>
        </w:rPr>
        <w:t>In order to study the learning outcome, w</w:t>
      </w:r>
      <w:r w:rsidR="00010238" w:rsidRPr="00C64DF1">
        <w:rPr>
          <w:rStyle w:val="src"/>
          <w:rFonts w:ascii="Arial" w:hAnsi="Arial" w:cs="Arial"/>
          <w:color w:val="333333"/>
          <w:szCs w:val="20"/>
        </w:rPr>
        <w:t xml:space="preserve">e adopt </w:t>
      </w:r>
      <w:r>
        <w:rPr>
          <w:rStyle w:val="src"/>
          <w:rFonts w:ascii="Arial" w:hAnsi="Arial" w:cs="Arial"/>
          <w:color w:val="333333"/>
          <w:szCs w:val="20"/>
        </w:rPr>
        <w:t>a</w:t>
      </w:r>
      <w:r w:rsidRPr="00C64DF1">
        <w:rPr>
          <w:rStyle w:val="src"/>
          <w:rFonts w:ascii="Arial" w:hAnsi="Arial" w:cs="Arial"/>
          <w:color w:val="333333"/>
          <w:szCs w:val="20"/>
        </w:rPr>
        <w:t xml:space="preserve"> </w:t>
      </w:r>
      <w:r w:rsidR="00010238" w:rsidRPr="00C64DF1">
        <w:rPr>
          <w:rStyle w:val="src"/>
          <w:rFonts w:ascii="Arial" w:hAnsi="Arial" w:cs="Arial"/>
          <w:color w:val="333333"/>
          <w:szCs w:val="20"/>
        </w:rPr>
        <w:t>pretest and posttest experimental design</w:t>
      </w:r>
      <w:r>
        <w:rPr>
          <w:rStyle w:val="src"/>
          <w:rFonts w:ascii="Arial" w:hAnsi="Arial" w:cs="Arial"/>
          <w:color w:val="333333"/>
          <w:szCs w:val="20"/>
        </w:rPr>
        <w:t xml:space="preserve"> </w:t>
      </w:r>
      <w:r w:rsidR="00010238" w:rsidRPr="00C64DF1">
        <w:rPr>
          <w:rStyle w:val="src"/>
          <w:rFonts w:ascii="Arial" w:hAnsi="Arial" w:cs="Arial"/>
          <w:color w:val="333333"/>
          <w:szCs w:val="20"/>
        </w:rPr>
        <w:fldChar w:fldCharType="begin" w:fldLock="1"/>
      </w:r>
      <w:r w:rsidR="00010238" w:rsidRPr="00C64DF1">
        <w:rPr>
          <w:rStyle w:val="src"/>
          <w:rFonts w:ascii="Arial" w:hAnsi="Arial" w:cs="Arial"/>
          <w:color w:val="333333"/>
          <w:szCs w:val="20"/>
        </w:rPr>
        <w:instrText>ADDIN CSL_CITATION {"citationItems":[{"id":"ITEM-1","itemData":{"DOI":"10.1016/j.ijhcs.2012.01.007","ISSN":"10715819","abstract":"Adaptive digital educational games (DEGs) providing players with relevant interventions can enhance gameplay experience. This advance in game design, however, renders the user experience (UX) evaluation of DEGs even more challenging. To tackle this challenge, we developed a four-dimension evaluation framework (i.e.; gaming experience, learning experience, adaptivity, and usability) and applied it to an empirical study with a DEG on teaching geography. Mixed-method approaches were adopted to collect data with 16 boys aged 10-11. Specifically, a so-called Dyadic User Experience Tests (DUxT) was employed; participants were paired up to assume different roles during gameplay. Learning efficacy was evaluated with a pre-post intervention measurement using a domain-specific questionnaire. Learning experience, gaming experiences and usability were evaluated with intensive in situ observations and interviews guided by a multidimensional scheme; content analysis of these transcribed audio data was supplemented by video analysis. Effectiveness of adaptivity algorithms was planned to be evaluated with automatic logfiles, which, unfortunately, could not be realised due to some technical problem. Nonetheless, the user-based data could offer some insights into this issue. Furthermore, we attempted to bridge the existing gap in UX research - the lack of theoretical frameworks in understanding user experience - by adopting Engeströms (1987) extended framework of Activity Theory (AT) that provides contextual information essential for understanding contradictions and breakdowns observed in the interactions between the game players. The dyadic gameplay setting allows us to explore the issue of group UX. Implications for further applications of the AT framework in the UX research, especially the interplay between evaluation and redesign (i.e.; downstream utility of UX evaluation methods), are discussed. © 2012 Elsevier Ltd.","author":[{"dropping-particle":"","family":"Law","given":"Effie Lai Chong","non-dropping-particle":"","parse-names":false,"suffix":""},{"dropping-particle":"","family":"Sun","given":"Xu","non-dropping-particle":"","parse-names":false,"suffix":""}],"container-title":"International Journal of Human Computer Studies","id":"ITEM-1","issue":"7","issued":{"date-parts":[["2012"]]},"page":"478-497","publisher":"Elsevier","title":"Evaluating user experience of adaptive digital educational games with Activity Theory","type":"article-journal","volume":"70"},"uris":["http://www.mendeley.com/documents/?uuid=6b04f4f4-e22a-4680-b279-77d676387597"]}],"mendeley":{"formattedCitation":"[30]","plainTextFormattedCitation":"[30]","previouslyFormattedCitation":"[30]"},"properties":{"noteIndex":0},"schema":"https://github.com/citation-style-language/schema/raw/master/csl-citation.json"}</w:instrText>
      </w:r>
      <w:r w:rsidR="00010238" w:rsidRPr="00C64DF1">
        <w:rPr>
          <w:rStyle w:val="src"/>
          <w:rFonts w:ascii="Arial" w:hAnsi="Arial" w:cs="Arial"/>
          <w:color w:val="333333"/>
          <w:szCs w:val="20"/>
        </w:rPr>
        <w:fldChar w:fldCharType="separate"/>
      </w:r>
      <w:r w:rsidR="00010238" w:rsidRPr="00C64DF1">
        <w:rPr>
          <w:rStyle w:val="src"/>
          <w:rFonts w:ascii="Arial" w:hAnsi="Arial" w:cs="Arial"/>
          <w:noProof/>
          <w:color w:val="333333"/>
          <w:szCs w:val="20"/>
        </w:rPr>
        <w:t>[30]</w:t>
      </w:r>
      <w:r w:rsidR="00010238" w:rsidRPr="00C64DF1">
        <w:rPr>
          <w:rStyle w:val="src"/>
          <w:rFonts w:ascii="Arial" w:hAnsi="Arial" w:cs="Arial"/>
          <w:color w:val="333333"/>
          <w:szCs w:val="20"/>
        </w:rPr>
        <w:fldChar w:fldCharType="end"/>
      </w:r>
      <w:r w:rsidR="00010238" w:rsidRPr="00C64DF1">
        <w:rPr>
          <w:rStyle w:val="src"/>
          <w:rFonts w:ascii="Arial" w:hAnsi="Arial" w:cs="Arial"/>
          <w:color w:val="333333"/>
          <w:szCs w:val="20"/>
        </w:rPr>
        <w:t xml:space="preserve"> </w:t>
      </w:r>
      <w:r>
        <w:rPr>
          <w:rStyle w:val="src"/>
          <w:rFonts w:ascii="Arial" w:hAnsi="Arial" w:cs="Arial"/>
          <w:color w:val="333333"/>
          <w:szCs w:val="20"/>
        </w:rPr>
        <w:t xml:space="preserve">and asked participants to provide answers to </w:t>
      </w:r>
      <w:r w:rsidR="00010238" w:rsidRPr="00C64DF1">
        <w:rPr>
          <w:rStyle w:val="src"/>
          <w:rFonts w:ascii="Arial" w:hAnsi="Arial" w:cs="Arial"/>
          <w:color w:val="333333"/>
          <w:szCs w:val="20"/>
        </w:rPr>
        <w:t xml:space="preserve">the Artifact Information Test (AIT). </w:t>
      </w:r>
      <w:r w:rsidR="002933E5">
        <w:rPr>
          <w:rStyle w:val="src"/>
          <w:rFonts w:ascii="Arial" w:hAnsi="Arial" w:cs="Arial"/>
          <w:color w:val="333333"/>
          <w:szCs w:val="20"/>
        </w:rPr>
        <w:t xml:space="preserve">By comparing </w:t>
      </w:r>
      <w:r w:rsidR="002F1509">
        <w:rPr>
          <w:rStyle w:val="src"/>
          <w:rFonts w:ascii="Arial" w:hAnsi="Arial" w:cs="Arial"/>
          <w:color w:val="333333"/>
          <w:szCs w:val="20"/>
        </w:rPr>
        <w:t>participants’</w:t>
      </w:r>
      <w:r w:rsidR="002933E5">
        <w:rPr>
          <w:rStyle w:val="src"/>
          <w:rFonts w:ascii="Arial" w:hAnsi="Arial" w:cs="Arial"/>
          <w:color w:val="333333"/>
          <w:szCs w:val="20"/>
        </w:rPr>
        <w:t xml:space="preserve"> responses in the pretest and posttest, it allows us</w:t>
      </w:r>
      <w:r w:rsidR="00010238" w:rsidRPr="00C64DF1">
        <w:rPr>
          <w:rStyle w:val="src"/>
          <w:rFonts w:ascii="Arial" w:hAnsi="Arial" w:cs="Arial"/>
          <w:color w:val="333333"/>
          <w:szCs w:val="20"/>
        </w:rPr>
        <w:t xml:space="preserve"> to determine </w:t>
      </w:r>
      <w:r w:rsidR="002933E5">
        <w:rPr>
          <w:rStyle w:val="src"/>
          <w:rFonts w:ascii="Arial" w:hAnsi="Arial" w:cs="Arial"/>
          <w:color w:val="333333"/>
          <w:szCs w:val="20"/>
        </w:rPr>
        <w:t>how well</w:t>
      </w:r>
      <w:r w:rsidR="00010238" w:rsidRPr="00C64DF1">
        <w:rPr>
          <w:rStyle w:val="src"/>
          <w:rFonts w:ascii="Arial" w:hAnsi="Arial" w:cs="Arial"/>
          <w:color w:val="333333"/>
          <w:szCs w:val="20"/>
        </w:rPr>
        <w:t xml:space="preserve"> </w:t>
      </w:r>
      <w:del w:id="135" w:author="Yue Li" w:date="2021-08-31T10:08:00Z">
        <w:r w:rsidR="00010238" w:rsidRPr="00C64DF1" w:rsidDel="00372E9F">
          <w:rPr>
            <w:rStyle w:val="src"/>
            <w:rFonts w:ascii="Arial" w:hAnsi="Arial" w:cs="Arial"/>
            <w:color w:val="333333"/>
            <w:szCs w:val="20"/>
          </w:rPr>
          <w:delText xml:space="preserve">can </w:delText>
        </w:r>
        <w:r w:rsidR="002933E5" w:rsidDel="00372E9F">
          <w:rPr>
            <w:rStyle w:val="src"/>
            <w:rFonts w:ascii="Arial" w:hAnsi="Arial" w:cs="Arial"/>
            <w:color w:val="333333"/>
            <w:szCs w:val="20"/>
          </w:rPr>
          <w:delText>each interaction interface</w:delText>
        </w:r>
      </w:del>
      <w:ins w:id="136" w:author="Yue Li" w:date="2021-08-31T10:08:00Z">
        <w:r w:rsidR="00372E9F" w:rsidRPr="00C64DF1">
          <w:rPr>
            <w:rStyle w:val="src"/>
            <w:rFonts w:ascii="Arial" w:hAnsi="Arial" w:cs="Arial"/>
            <w:color w:val="333333"/>
            <w:szCs w:val="20"/>
          </w:rPr>
          <w:t>each interaction interface can</w:t>
        </w:r>
      </w:ins>
      <w:r w:rsidR="002933E5">
        <w:rPr>
          <w:rStyle w:val="src"/>
          <w:rFonts w:ascii="Arial" w:hAnsi="Arial" w:cs="Arial"/>
          <w:color w:val="333333"/>
          <w:szCs w:val="20"/>
        </w:rPr>
        <w:t xml:space="preserve"> </w:t>
      </w:r>
      <w:r w:rsidR="00010238" w:rsidRPr="00C64DF1">
        <w:rPr>
          <w:rStyle w:val="src"/>
          <w:rFonts w:ascii="Arial" w:hAnsi="Arial" w:cs="Arial"/>
          <w:color w:val="333333"/>
          <w:szCs w:val="20"/>
        </w:rPr>
        <w:t xml:space="preserve">improve participants’ </w:t>
      </w:r>
      <w:r w:rsidR="002933E5">
        <w:rPr>
          <w:rStyle w:val="src"/>
          <w:rFonts w:ascii="Arial" w:hAnsi="Arial" w:cs="Arial"/>
          <w:color w:val="333333"/>
          <w:szCs w:val="20"/>
        </w:rPr>
        <w:t>understanding</w:t>
      </w:r>
      <w:r w:rsidR="002933E5" w:rsidRPr="00C64DF1">
        <w:rPr>
          <w:rStyle w:val="src"/>
          <w:rFonts w:ascii="Arial" w:hAnsi="Arial" w:cs="Arial"/>
          <w:color w:val="333333"/>
          <w:szCs w:val="20"/>
        </w:rPr>
        <w:t xml:space="preserve"> </w:t>
      </w:r>
      <w:r w:rsidR="00010238" w:rsidRPr="00C64DF1">
        <w:rPr>
          <w:rStyle w:val="src"/>
          <w:rFonts w:ascii="Arial" w:hAnsi="Arial" w:cs="Arial"/>
          <w:color w:val="333333"/>
          <w:szCs w:val="20"/>
        </w:rPr>
        <w:t xml:space="preserve">of the </w:t>
      </w:r>
      <w:r w:rsidR="002933E5">
        <w:rPr>
          <w:rStyle w:val="src"/>
          <w:rFonts w:ascii="Arial" w:hAnsi="Arial" w:cs="Arial"/>
          <w:color w:val="333333"/>
          <w:szCs w:val="20"/>
        </w:rPr>
        <w:t xml:space="preserve">cultural </w:t>
      </w:r>
      <w:r w:rsidR="00010238" w:rsidRPr="00C64DF1">
        <w:rPr>
          <w:rStyle w:val="src"/>
          <w:rFonts w:ascii="Arial" w:hAnsi="Arial" w:cs="Arial"/>
          <w:color w:val="333333"/>
          <w:szCs w:val="20"/>
        </w:rPr>
        <w:t xml:space="preserve">artifacts. </w:t>
      </w:r>
      <w:r w:rsidR="002933E5">
        <w:rPr>
          <w:rStyle w:val="src"/>
          <w:rFonts w:ascii="Arial" w:hAnsi="Arial" w:cs="Arial"/>
          <w:color w:val="333333"/>
          <w:szCs w:val="20"/>
        </w:rPr>
        <w:t>Specifically, our</w:t>
      </w:r>
      <w:r w:rsidR="00010238" w:rsidRPr="00C64DF1">
        <w:rPr>
          <w:rStyle w:val="src"/>
          <w:rFonts w:ascii="Arial" w:hAnsi="Arial" w:cs="Arial"/>
          <w:color w:val="333333"/>
          <w:szCs w:val="20"/>
        </w:rPr>
        <w:t xml:space="preserve"> design</w:t>
      </w:r>
      <w:r w:rsidR="002933E5">
        <w:rPr>
          <w:rStyle w:val="src"/>
          <w:rFonts w:ascii="Arial" w:hAnsi="Arial" w:cs="Arial"/>
          <w:color w:val="333333"/>
          <w:szCs w:val="20"/>
        </w:rPr>
        <w:t xml:space="preserve"> of the AIT allows us to measure users’ learning of cultural artifacts from six dimensions,</w:t>
      </w:r>
      <w:r w:rsidR="00010238" w:rsidRPr="00C64DF1">
        <w:rPr>
          <w:rStyle w:val="src"/>
          <w:rFonts w:ascii="Arial" w:hAnsi="Arial" w:cs="Arial"/>
          <w:color w:val="333333"/>
          <w:szCs w:val="20"/>
        </w:rPr>
        <w:t xml:space="preserve"> including</w:t>
      </w:r>
      <w:r w:rsidR="00010238" w:rsidRPr="00C64DF1">
        <w:rPr>
          <w:rStyle w:val="apple-converted-space"/>
          <w:rFonts w:ascii="Arial" w:hAnsi="Arial" w:cs="Arial"/>
          <w:color w:val="333333"/>
          <w:szCs w:val="20"/>
        </w:rPr>
        <w:t> </w:t>
      </w:r>
      <w:r w:rsidR="00010238" w:rsidRPr="00C64DF1">
        <w:rPr>
          <w:rStyle w:val="src"/>
          <w:rFonts w:ascii="Arial" w:hAnsi="Arial" w:cs="Arial"/>
          <w:color w:val="333333"/>
          <w:szCs w:val="20"/>
        </w:rPr>
        <w:t>history, location, material, size,</w:t>
      </w:r>
      <w:r w:rsidR="00010238" w:rsidRPr="00C64DF1">
        <w:rPr>
          <w:rStyle w:val="10"/>
          <w:rFonts w:ascii="Arial" w:hAnsi="Arial" w:cs="Arial"/>
          <w:color w:val="333333"/>
          <w:szCs w:val="20"/>
        </w:rPr>
        <w:t xml:space="preserve"> </w:t>
      </w:r>
      <w:r w:rsidR="00010238" w:rsidRPr="00C64DF1">
        <w:rPr>
          <w:rStyle w:val="src"/>
          <w:rFonts w:ascii="Arial" w:hAnsi="Arial" w:cs="Arial"/>
          <w:color w:val="333333"/>
          <w:szCs w:val="20"/>
        </w:rPr>
        <w:t>feature and description</w:t>
      </w:r>
      <w:r w:rsidR="002933E5">
        <w:rPr>
          <w:rStyle w:val="src"/>
          <w:rFonts w:ascii="Arial" w:hAnsi="Arial" w:cs="Arial"/>
          <w:color w:val="333333"/>
          <w:szCs w:val="20"/>
        </w:rPr>
        <w:t>. Table X provides an example question for each dimension. The full list of AIT questions can be found in A</w:t>
      </w:r>
      <w:r w:rsidR="00010238" w:rsidRPr="00C64DF1">
        <w:rPr>
          <w:rStyle w:val="src"/>
          <w:rFonts w:ascii="Arial" w:hAnsi="Arial" w:cs="Arial"/>
          <w:color w:val="333333"/>
          <w:szCs w:val="20"/>
        </w:rPr>
        <w:t>ppendix</w:t>
      </w:r>
      <w:r w:rsidR="002933E5">
        <w:rPr>
          <w:rStyle w:val="src"/>
          <w:rFonts w:ascii="Arial" w:hAnsi="Arial" w:cs="Arial"/>
          <w:color w:val="333333"/>
          <w:szCs w:val="20"/>
        </w:rPr>
        <w:t xml:space="preserve"> X</w:t>
      </w:r>
      <w:r w:rsidR="00010238" w:rsidRPr="00C64DF1">
        <w:rPr>
          <w:rStyle w:val="src"/>
          <w:rFonts w:ascii="Arial" w:hAnsi="Arial" w:cs="Arial"/>
          <w:color w:val="333333"/>
          <w:szCs w:val="20"/>
        </w:rPr>
        <w:t xml:space="preserve">. </w:t>
      </w:r>
      <w:r w:rsidR="002933E5">
        <w:rPr>
          <w:rStyle w:val="src"/>
          <w:rFonts w:ascii="Arial" w:hAnsi="Arial" w:cs="Arial"/>
          <w:color w:val="333333"/>
          <w:szCs w:val="20"/>
        </w:rPr>
        <w:t xml:space="preserve">We used multiple choice questions in the test. Each </w:t>
      </w:r>
      <w:r w:rsidR="002933E5">
        <w:rPr>
          <w:rStyle w:val="src"/>
          <w:rFonts w:ascii="Arial" w:hAnsi="Arial" w:cs="Arial"/>
          <w:color w:val="333333"/>
          <w:szCs w:val="20"/>
        </w:rPr>
        <w:lastRenderedPageBreak/>
        <w:t xml:space="preserve">question has one correct answer, three distractors, and an “I don’t know” option. </w:t>
      </w:r>
      <w:r w:rsidR="00DF72D6">
        <w:rPr>
          <w:rStyle w:val="src"/>
          <w:rFonts w:ascii="Arial" w:hAnsi="Arial" w:cs="Arial"/>
          <w:color w:val="333333"/>
          <w:szCs w:val="20"/>
        </w:rPr>
        <w:t xml:space="preserve"> We prepared 3 questions for each object, resulting in 12 questions for each condition and 36 questions in total.</w:t>
      </w:r>
    </w:p>
    <w:bookmarkEnd w:id="133"/>
    <w:bookmarkEnd w:id="134"/>
    <w:p w14:paraId="246D8227"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Interview</w:t>
      </w:r>
    </w:p>
    <w:p w14:paraId="1826CF03" w14:textId="59A73A4B" w:rsidR="00010238" w:rsidRPr="00C64DF1" w:rsidRDefault="000F11BA" w:rsidP="00010238">
      <w:pPr>
        <w:rPr>
          <w:rStyle w:val="src"/>
          <w:rFonts w:ascii="Arial" w:hAnsi="Arial" w:cs="Arial"/>
          <w:color w:val="333333"/>
          <w:szCs w:val="20"/>
        </w:rPr>
      </w:pPr>
      <w:r>
        <w:rPr>
          <w:rStyle w:val="src"/>
          <w:rFonts w:ascii="Arial" w:hAnsi="Arial" w:cs="Arial"/>
          <w:color w:val="333333"/>
          <w:szCs w:val="20"/>
        </w:rPr>
        <w:t xml:space="preserve">We constructed a semi-structure interview outline with three parts: 1) participants’ subjective preferences of the three interaction interfaces, 2) open discussions on the strengths and weaknesses, and 3) potentials for gifting experiences. </w:t>
      </w:r>
      <w:commentRangeStart w:id="137"/>
      <w:r w:rsidR="00010238" w:rsidRPr="00C64DF1">
        <w:rPr>
          <w:rStyle w:val="src"/>
          <w:rFonts w:ascii="Arial" w:hAnsi="Arial" w:cs="Arial"/>
          <w:color w:val="333333"/>
          <w:szCs w:val="20"/>
        </w:rPr>
        <w:t xml:space="preserve">The </w:t>
      </w:r>
      <w:r>
        <w:rPr>
          <w:rStyle w:val="src"/>
          <w:rFonts w:ascii="Arial" w:hAnsi="Arial" w:cs="Arial"/>
          <w:color w:val="333333"/>
          <w:szCs w:val="20"/>
        </w:rPr>
        <w:t xml:space="preserve">first two parts of the </w:t>
      </w:r>
      <w:r w:rsidR="00010238" w:rsidRPr="00C64DF1">
        <w:rPr>
          <w:rStyle w:val="src"/>
          <w:rFonts w:ascii="Arial" w:hAnsi="Arial" w:cs="Arial"/>
          <w:color w:val="333333"/>
          <w:szCs w:val="20"/>
        </w:rPr>
        <w:t xml:space="preserve">interview questions are inspired by Pollalis et al ’s research </w:t>
      </w:r>
      <w:r w:rsidR="00010238" w:rsidRPr="00C64DF1">
        <w:rPr>
          <w:rStyle w:val="src"/>
          <w:rFonts w:ascii="Arial" w:hAnsi="Arial" w:cs="Arial"/>
          <w:color w:val="333333"/>
          <w:szCs w:val="20"/>
        </w:rPr>
        <w:fldChar w:fldCharType="begin" w:fldLock="1"/>
      </w:r>
      <w:r w:rsidR="00010238" w:rsidRPr="00C64DF1">
        <w:rPr>
          <w:rStyle w:val="src"/>
          <w:rFonts w:ascii="Arial" w:hAnsi="Arial" w:cs="Arial"/>
          <w:color w:val="333333"/>
          <w:szCs w:val="20"/>
        </w:rPr>
        <w:instrText>ADDIN CSL_CITATION {"citationItems":[{"id":"ITEM-1","itemData":{"DOI":"10.1145/3173225.3173260","ISBN":"9781450355681","abstract":"Technological advances offer new methods of representing physical objects in tangible and virtual forms. This study compares learning outcomes from 61 students as they interact with ancient Egyptian sculptures using three increasingly popular educational technologies: HoloLens AR headset, 3D model viewing website (SketchFab), and plastic extrusion 3D prints. We explored how differences in interaction styles affect the learning process, quantitative and qualitative learning outcomes, and critical analysis.","author":[{"dropping-particle":"","family":"Pollalis","given":"Christina","non-dropping-particle":"","parse-names":false,"suffix":""},{"dropping-particle":"","family":"Minor","given":"Elizabeth Joanna","non-dropping-particle":"","parse-names":false,"suffix":""},{"dropping-particle":"","family":"Westendorf","given":"Lauren","non-dropping-particle":"","parse-names":false,"suffix":""},{"dropping-particle":"","family":"Fahnbulleh","given":"Whitney","non-dropping-particle":"","parse-names":false,"suffix":""},{"dropping-particle":"","family":"Virgilio","given":"Isabella","non-dropping-particle":"","parse-names":false,"suffix":""},{"dropping-particle":"","family":"Kun","given":"Andrew L.","non-dropping-particle":"","parse-names":false,"suffix":""},{"dropping-particle":"","family":"Shaer","given":"Orit","non-dropping-particle":"","parse-names":false,"suffix":""}],"container-title":"TEI 2018 - Proceedings of the 12th International Conference on Tangible, Embedded, and Embodied Interaction","id":"ITEM-1","issued":{"date-parts":[["2018"]]},"page":"626-637","title":"Evaluating learning with tangible and virtual representations of archaeological artifacts","type":"article-journal","volume":"2018-Janua"},"uris":["http://www.mendeley.com/documents/?uuid=6124fc17-5a38-4476-98e1-af8d1d2a1961"]}],"mendeley":{"formattedCitation":"[8]","plainTextFormattedCitation":"[8]","previouslyFormattedCitation":"[8]"},"properties":{"noteIndex":0},"schema":"https://github.com/citation-style-language/schema/raw/master/csl-citation.json"}</w:instrText>
      </w:r>
      <w:r w:rsidR="00010238" w:rsidRPr="00C64DF1">
        <w:rPr>
          <w:rStyle w:val="src"/>
          <w:rFonts w:ascii="Arial" w:hAnsi="Arial" w:cs="Arial"/>
          <w:color w:val="333333"/>
          <w:szCs w:val="20"/>
        </w:rPr>
        <w:fldChar w:fldCharType="separate"/>
      </w:r>
      <w:r w:rsidR="00010238" w:rsidRPr="00C64DF1">
        <w:rPr>
          <w:rStyle w:val="src"/>
          <w:rFonts w:ascii="Arial" w:hAnsi="Arial" w:cs="Arial"/>
          <w:noProof/>
          <w:color w:val="333333"/>
          <w:szCs w:val="20"/>
        </w:rPr>
        <w:t>[8]</w:t>
      </w:r>
      <w:r w:rsidR="00010238" w:rsidRPr="00C64DF1">
        <w:rPr>
          <w:rStyle w:val="src"/>
          <w:rFonts w:ascii="Arial" w:hAnsi="Arial" w:cs="Arial"/>
          <w:color w:val="333333"/>
          <w:szCs w:val="20"/>
        </w:rPr>
        <w:fldChar w:fldCharType="end"/>
      </w:r>
      <w:r w:rsidR="00010238" w:rsidRPr="00C64DF1">
        <w:rPr>
          <w:rStyle w:val="src"/>
          <w:rFonts w:ascii="Arial" w:hAnsi="Arial" w:cs="Arial"/>
          <w:color w:val="333333"/>
          <w:szCs w:val="20"/>
        </w:rPr>
        <w:t xml:space="preserve">. </w:t>
      </w:r>
      <w:commentRangeEnd w:id="137"/>
      <w:r>
        <w:rPr>
          <w:rStyle w:val="a6"/>
        </w:rPr>
        <w:commentReference w:id="137"/>
      </w:r>
      <w:r>
        <w:rPr>
          <w:rStyle w:val="src"/>
          <w:rFonts w:ascii="Arial" w:hAnsi="Arial" w:cs="Arial"/>
          <w:color w:val="333333"/>
          <w:szCs w:val="20"/>
        </w:rPr>
        <w:t>We</w:t>
      </w:r>
      <w:r w:rsidRPr="00C64DF1">
        <w:rPr>
          <w:rStyle w:val="src"/>
          <w:rFonts w:ascii="Arial" w:hAnsi="Arial" w:cs="Arial"/>
          <w:color w:val="333333"/>
          <w:szCs w:val="20"/>
        </w:rPr>
        <w:t xml:space="preserve"> </w:t>
      </w:r>
      <w:r w:rsidR="00010238" w:rsidRPr="00C64DF1">
        <w:rPr>
          <w:rStyle w:val="src"/>
          <w:rFonts w:ascii="Arial" w:hAnsi="Arial" w:cs="Arial"/>
          <w:color w:val="333333"/>
          <w:szCs w:val="20"/>
        </w:rPr>
        <w:t xml:space="preserve">aim to explore </w:t>
      </w:r>
      <w:r w:rsidRPr="00C64DF1">
        <w:rPr>
          <w:rStyle w:val="src"/>
          <w:rFonts w:ascii="Arial" w:hAnsi="Arial" w:cs="Arial"/>
          <w:color w:val="333333"/>
          <w:szCs w:val="20"/>
        </w:rPr>
        <w:t>participants</w:t>
      </w:r>
      <w:r>
        <w:rPr>
          <w:rStyle w:val="src"/>
          <w:rFonts w:ascii="Arial" w:hAnsi="Arial" w:cs="Arial"/>
          <w:color w:val="333333"/>
          <w:szCs w:val="20"/>
        </w:rPr>
        <w:t>’ subjective</w:t>
      </w:r>
      <w:r w:rsidRPr="00C64DF1">
        <w:rPr>
          <w:rStyle w:val="src"/>
          <w:rFonts w:ascii="Arial" w:hAnsi="Arial" w:cs="Arial"/>
          <w:color w:val="333333"/>
          <w:szCs w:val="20"/>
        </w:rPr>
        <w:t xml:space="preserve"> </w:t>
      </w:r>
      <w:r w:rsidR="00010238" w:rsidRPr="00C64DF1">
        <w:rPr>
          <w:rStyle w:val="src"/>
          <w:rFonts w:ascii="Arial" w:hAnsi="Arial" w:cs="Arial"/>
          <w:color w:val="333333"/>
          <w:szCs w:val="20"/>
        </w:rPr>
        <w:t>perspective</w:t>
      </w:r>
      <w:r>
        <w:rPr>
          <w:rStyle w:val="src"/>
          <w:rFonts w:ascii="Arial" w:hAnsi="Arial" w:cs="Arial"/>
          <w:color w:val="333333"/>
          <w:szCs w:val="20"/>
        </w:rPr>
        <w:t>s</w:t>
      </w:r>
      <w:r w:rsidR="00010238" w:rsidRPr="00C64DF1">
        <w:rPr>
          <w:rStyle w:val="src"/>
          <w:rFonts w:ascii="Arial" w:hAnsi="Arial" w:cs="Arial"/>
          <w:color w:val="333333"/>
          <w:szCs w:val="20"/>
        </w:rPr>
        <w:t xml:space="preserve"> and acceptance of</w:t>
      </w:r>
      <w:r>
        <w:rPr>
          <w:rStyle w:val="src"/>
          <w:rFonts w:ascii="Arial" w:hAnsi="Arial" w:cs="Arial"/>
          <w:color w:val="333333"/>
          <w:szCs w:val="20"/>
        </w:rPr>
        <w:t xml:space="preserve"> the interfaces</w:t>
      </w:r>
      <w:r w:rsidR="00010238" w:rsidRPr="00C64DF1">
        <w:rPr>
          <w:rStyle w:val="src"/>
          <w:rFonts w:ascii="Arial" w:hAnsi="Arial" w:cs="Arial"/>
          <w:color w:val="333333"/>
          <w:szCs w:val="20"/>
        </w:rPr>
        <w:t xml:space="preserve">, </w:t>
      </w:r>
      <w:r>
        <w:rPr>
          <w:rStyle w:val="src"/>
          <w:rFonts w:ascii="Arial" w:hAnsi="Arial" w:cs="Arial"/>
          <w:color w:val="333333"/>
          <w:szCs w:val="20"/>
        </w:rPr>
        <w:t xml:space="preserve">and encourage them to </w:t>
      </w:r>
      <w:r w:rsidR="00010238" w:rsidRPr="00C64DF1">
        <w:rPr>
          <w:rStyle w:val="src"/>
          <w:rFonts w:ascii="Arial" w:hAnsi="Arial" w:cs="Arial"/>
          <w:color w:val="333333"/>
          <w:szCs w:val="20"/>
        </w:rPr>
        <w:t xml:space="preserve">discuss the strengths and weaknesses of </w:t>
      </w:r>
      <w:r>
        <w:rPr>
          <w:rStyle w:val="src"/>
          <w:rFonts w:ascii="Arial" w:hAnsi="Arial" w:cs="Arial"/>
          <w:color w:val="333333"/>
          <w:szCs w:val="20"/>
        </w:rPr>
        <w:t>each</w:t>
      </w:r>
      <w:r w:rsidRPr="00C64DF1">
        <w:rPr>
          <w:rStyle w:val="src"/>
          <w:rFonts w:ascii="Arial" w:hAnsi="Arial" w:cs="Arial"/>
          <w:color w:val="333333"/>
          <w:szCs w:val="20"/>
        </w:rPr>
        <w:t xml:space="preserve"> </w:t>
      </w:r>
      <w:r w:rsidR="00010238" w:rsidRPr="00C64DF1">
        <w:rPr>
          <w:rStyle w:val="src"/>
          <w:rFonts w:ascii="Arial" w:hAnsi="Arial" w:cs="Arial"/>
          <w:color w:val="333333"/>
          <w:szCs w:val="20"/>
        </w:rPr>
        <w:t xml:space="preserve">interactive interface. In addition, participants were </w:t>
      </w:r>
      <w:r>
        <w:rPr>
          <w:rStyle w:val="src"/>
          <w:rFonts w:ascii="Arial" w:hAnsi="Arial" w:cs="Arial"/>
          <w:color w:val="333333"/>
          <w:szCs w:val="20"/>
        </w:rPr>
        <w:t>asked about</w:t>
      </w:r>
      <w:r w:rsidR="00010238" w:rsidRPr="00C64DF1">
        <w:rPr>
          <w:rStyle w:val="src"/>
          <w:rFonts w:ascii="Arial" w:hAnsi="Arial" w:cs="Arial"/>
          <w:color w:val="333333"/>
          <w:szCs w:val="20"/>
        </w:rPr>
        <w:t xml:space="preserve"> their choice</w:t>
      </w:r>
      <w:r>
        <w:rPr>
          <w:rStyle w:val="src"/>
          <w:rFonts w:ascii="Arial" w:hAnsi="Arial" w:cs="Arial"/>
          <w:color w:val="333333"/>
          <w:szCs w:val="20"/>
        </w:rPr>
        <w:t>s</w:t>
      </w:r>
      <w:r w:rsidR="00010238" w:rsidRPr="00C64DF1">
        <w:rPr>
          <w:rStyle w:val="src"/>
          <w:rFonts w:ascii="Arial" w:hAnsi="Arial" w:cs="Arial"/>
          <w:color w:val="333333"/>
          <w:szCs w:val="20"/>
        </w:rPr>
        <w:t xml:space="preserve"> </w:t>
      </w:r>
      <w:r>
        <w:rPr>
          <w:rStyle w:val="src"/>
          <w:rFonts w:ascii="Arial" w:hAnsi="Arial" w:cs="Arial"/>
          <w:color w:val="333333"/>
          <w:szCs w:val="20"/>
        </w:rPr>
        <w:t xml:space="preserve">of </w:t>
      </w:r>
      <w:r w:rsidR="00010238" w:rsidRPr="00C64DF1">
        <w:rPr>
          <w:rStyle w:val="tran"/>
          <w:rFonts w:ascii="Arial" w:hAnsi="Arial" w:cs="Arial"/>
          <w:color w:val="666666"/>
          <w:szCs w:val="20"/>
          <w:shd w:val="clear" w:color="auto" w:fill="FFFFFF"/>
        </w:rPr>
        <w:t>souvenirs</w:t>
      </w:r>
      <w:r w:rsidR="00010238" w:rsidRPr="00C64DF1">
        <w:rPr>
          <w:rStyle w:val="20"/>
          <w:rFonts w:ascii="Arial" w:hAnsi="Arial" w:cs="Arial"/>
          <w:color w:val="333333"/>
          <w:szCs w:val="20"/>
        </w:rPr>
        <w:t xml:space="preserve"> </w:t>
      </w:r>
      <w:r w:rsidR="00010238" w:rsidRPr="00C64DF1">
        <w:rPr>
          <w:rStyle w:val="src"/>
          <w:rFonts w:ascii="Arial" w:hAnsi="Arial" w:cs="Arial"/>
          <w:color w:val="333333"/>
          <w:szCs w:val="20"/>
        </w:rPr>
        <w:t xml:space="preserve">among the three </w:t>
      </w:r>
      <w:r>
        <w:rPr>
          <w:rStyle w:val="src"/>
          <w:rFonts w:ascii="Arial" w:hAnsi="Arial" w:cs="Arial" w:hint="eastAsia"/>
          <w:color w:val="333333"/>
          <w:szCs w:val="20"/>
        </w:rPr>
        <w:t>options</w:t>
      </w:r>
      <w:r w:rsidR="00010238" w:rsidRPr="00C64DF1">
        <w:rPr>
          <w:rStyle w:val="src"/>
          <w:rFonts w:ascii="Arial" w:hAnsi="Arial" w:cs="Arial"/>
          <w:color w:val="333333"/>
          <w:szCs w:val="20"/>
        </w:rPr>
        <w:t xml:space="preserve">. </w:t>
      </w:r>
    </w:p>
    <w:p w14:paraId="23E06C73" w14:textId="1B5977C0" w:rsidR="00010238" w:rsidRDefault="00010238" w:rsidP="00010238">
      <w:pPr>
        <w:rPr>
          <w:rStyle w:val="src"/>
          <w:rFonts w:ascii="Arial" w:hAnsi="Arial" w:cs="Arial"/>
          <w:color w:val="333333"/>
          <w:szCs w:val="20"/>
        </w:rPr>
      </w:pPr>
    </w:p>
    <w:p w14:paraId="70D9BF5E" w14:textId="77777777" w:rsidR="00CE15AD" w:rsidRPr="00C64DF1" w:rsidRDefault="00CE15AD" w:rsidP="00CE15AD">
      <w:pPr>
        <w:spacing w:line="480" w:lineRule="auto"/>
        <w:rPr>
          <w:rFonts w:ascii="Arial" w:hAnsi="Arial" w:cs="Arial"/>
          <w:b/>
          <w:sz w:val="24"/>
        </w:rPr>
      </w:pPr>
      <w:r w:rsidRPr="00C64DF1">
        <w:rPr>
          <w:rFonts w:ascii="Arial" w:hAnsi="Arial" w:cs="Arial"/>
          <w:b/>
          <w:sz w:val="24"/>
        </w:rPr>
        <w:t>Procedure</w:t>
      </w:r>
    </w:p>
    <w:p w14:paraId="3A9C8501" w14:textId="03A41186" w:rsidR="00173611" w:rsidRDefault="00173611" w:rsidP="00CE15AD">
      <w:pPr>
        <w:rPr>
          <w:rFonts w:ascii="Arial" w:hAnsi="Arial" w:cs="Arial"/>
        </w:rPr>
      </w:pPr>
      <w:r>
        <w:rPr>
          <w:rFonts w:ascii="Arial" w:hAnsi="Arial" w:cs="Arial"/>
        </w:rPr>
        <w:t>Participants are briefed about the experiment, read the information sheet and sign the consent form at the start of each experiment. Prior to the experiment, tutorial sessions are provided for the two AR-based intera</w:t>
      </w:r>
      <w:r w:rsidR="00177F5A">
        <w:rPr>
          <w:rFonts w:ascii="Arial" w:hAnsi="Arial" w:cs="Arial"/>
        </w:rPr>
        <w:t xml:space="preserve">ction interfaces (see Figure 6), </w:t>
      </w:r>
      <w:r w:rsidR="00177F5A" w:rsidRPr="00C64DF1">
        <w:rPr>
          <w:rFonts w:ascii="Arial" w:hAnsi="Arial" w:cs="Arial"/>
        </w:rPr>
        <w:t>w</w:t>
      </w:r>
      <w:r w:rsidR="00177F5A">
        <w:rPr>
          <w:rFonts w:ascii="Arial" w:hAnsi="Arial" w:cs="Arial"/>
        </w:rPr>
        <w:t xml:space="preserve">ith </w:t>
      </w:r>
      <w:r w:rsidR="00177F5A" w:rsidRPr="00C64DF1">
        <w:rPr>
          <w:rFonts w:ascii="Arial" w:hAnsi="Arial" w:cs="Arial"/>
        </w:rPr>
        <w:t xml:space="preserve">brief oral instructions </w:t>
      </w:r>
      <w:r w:rsidR="00177F5A">
        <w:rPr>
          <w:rFonts w:ascii="Arial" w:hAnsi="Arial" w:cs="Arial"/>
        </w:rPr>
        <w:t xml:space="preserve">given </w:t>
      </w:r>
      <w:r w:rsidR="00177F5A" w:rsidRPr="00C64DF1">
        <w:rPr>
          <w:rFonts w:ascii="Arial" w:hAnsi="Arial" w:cs="Arial"/>
        </w:rPr>
        <w:t>by the researcher</w:t>
      </w:r>
      <w:r w:rsidR="00177F5A">
        <w:rPr>
          <w:rFonts w:ascii="Arial" w:hAnsi="Arial" w:cs="Arial"/>
        </w:rPr>
        <w:t>.</w:t>
      </w:r>
    </w:p>
    <w:p w14:paraId="21A75B9F" w14:textId="77777777" w:rsidR="00173611" w:rsidRPr="00C64DF1" w:rsidRDefault="00173611" w:rsidP="00173611">
      <w:pPr>
        <w:jc w:val="center"/>
        <w:rPr>
          <w:rStyle w:val="src"/>
          <w:rFonts w:ascii="Arial" w:hAnsi="Arial" w:cs="Arial"/>
          <w:color w:val="333333"/>
          <w:sz w:val="20"/>
          <w:szCs w:val="20"/>
        </w:rPr>
      </w:pPr>
      <w:r w:rsidRPr="00C64DF1">
        <w:rPr>
          <w:rFonts w:ascii="Arial" w:hAnsi="Arial" w:cs="Arial"/>
          <w:noProof/>
        </w:rPr>
        <w:drawing>
          <wp:inline distT="0" distB="0" distL="0" distR="0" wp14:anchorId="432E3181" wp14:editId="5E2DFDCC">
            <wp:extent cx="3217581" cy="94210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048" cy="986166"/>
                    </a:xfrm>
                    <a:prstGeom prst="rect">
                      <a:avLst/>
                    </a:prstGeom>
                  </pic:spPr>
                </pic:pic>
              </a:graphicData>
            </a:graphic>
          </wp:inline>
        </w:drawing>
      </w:r>
    </w:p>
    <w:p w14:paraId="2C729796" w14:textId="77777777" w:rsidR="00173611" w:rsidRPr="00C64DF1" w:rsidRDefault="00173611" w:rsidP="00173611">
      <w:pPr>
        <w:pStyle w:val="a5"/>
        <w:ind w:left="360" w:firstLineChars="0" w:firstLine="0"/>
        <w:jc w:val="center"/>
        <w:rPr>
          <w:rStyle w:val="src"/>
          <w:rFonts w:ascii="Arial" w:hAnsi="Arial" w:cs="Arial"/>
          <w:color w:val="333333"/>
          <w:sz w:val="18"/>
          <w:szCs w:val="20"/>
        </w:rPr>
      </w:pPr>
      <w:r w:rsidRPr="00C64DF1">
        <w:rPr>
          <w:rStyle w:val="src"/>
          <w:rFonts w:ascii="Arial" w:hAnsi="Arial" w:cs="Arial"/>
          <w:color w:val="333333"/>
          <w:sz w:val="18"/>
          <w:szCs w:val="20"/>
        </w:rPr>
        <w:t xml:space="preserve">Figure 6. </w:t>
      </w:r>
      <w:r w:rsidRPr="00C64DF1">
        <w:rPr>
          <w:rStyle w:val="src"/>
          <w:rFonts w:ascii="Arial" w:hAnsi="Arial" w:cs="Arial"/>
          <w:color w:val="333333"/>
          <w:sz w:val="18"/>
          <w:szCs w:val="20"/>
          <w:lang w:val="en-GB"/>
        </w:rPr>
        <w:t>User in tutorial</w:t>
      </w:r>
      <w:r>
        <w:rPr>
          <w:rStyle w:val="src"/>
          <w:rFonts w:ascii="Arial" w:hAnsi="Arial" w:cs="Arial"/>
          <w:color w:val="333333"/>
          <w:sz w:val="18"/>
          <w:szCs w:val="20"/>
          <w:lang w:val="en-GB"/>
        </w:rPr>
        <w:t>s</w:t>
      </w:r>
      <w:r w:rsidRPr="00C64DF1">
        <w:rPr>
          <w:rStyle w:val="src"/>
          <w:rFonts w:ascii="Arial" w:hAnsi="Arial" w:cs="Arial"/>
          <w:color w:val="333333"/>
          <w:sz w:val="18"/>
          <w:szCs w:val="20"/>
          <w:lang w:val="en-GB"/>
        </w:rPr>
        <w:t xml:space="preserve"> </w:t>
      </w:r>
      <w:r>
        <w:rPr>
          <w:rStyle w:val="src"/>
          <w:rFonts w:ascii="Arial" w:hAnsi="Arial" w:cs="Arial"/>
          <w:color w:val="333333"/>
          <w:sz w:val="18"/>
          <w:szCs w:val="20"/>
          <w:lang w:val="en-GB"/>
        </w:rPr>
        <w:t xml:space="preserve"> of the</w:t>
      </w:r>
      <w:r w:rsidRPr="00C64DF1">
        <w:rPr>
          <w:rStyle w:val="src"/>
          <w:rFonts w:ascii="Arial" w:hAnsi="Arial" w:cs="Arial"/>
          <w:color w:val="333333"/>
          <w:sz w:val="18"/>
          <w:szCs w:val="20"/>
          <w:lang w:val="en-GB"/>
        </w:rPr>
        <w:t>(a</w:t>
      </w:r>
      <w:r>
        <w:rPr>
          <w:rStyle w:val="src"/>
          <w:rFonts w:ascii="Arial" w:hAnsi="Arial" w:cs="Arial"/>
          <w:color w:val="333333"/>
          <w:sz w:val="18"/>
          <w:szCs w:val="20"/>
          <w:lang w:val="en-GB"/>
        </w:rPr>
        <w:t>)</w:t>
      </w:r>
      <w:r w:rsidRPr="00C64DF1">
        <w:rPr>
          <w:rStyle w:val="src"/>
          <w:rFonts w:ascii="Arial" w:hAnsi="Arial" w:cs="Arial"/>
          <w:color w:val="333333"/>
          <w:sz w:val="18"/>
          <w:szCs w:val="20"/>
          <w:lang w:val="en-GB"/>
        </w:rPr>
        <w:t xml:space="preserve"> Postcard AR</w:t>
      </w:r>
      <w:r>
        <w:rPr>
          <w:rStyle w:val="src"/>
          <w:rFonts w:ascii="Arial" w:hAnsi="Arial" w:cs="Arial"/>
          <w:color w:val="333333"/>
          <w:sz w:val="18"/>
          <w:szCs w:val="20"/>
          <w:lang w:val="en-GB"/>
        </w:rPr>
        <w:t xml:space="preserve"> and(</w:t>
      </w:r>
      <w:r w:rsidRPr="00C64DF1">
        <w:rPr>
          <w:rStyle w:val="src"/>
          <w:rFonts w:ascii="Arial" w:hAnsi="Arial" w:cs="Arial"/>
          <w:color w:val="333333"/>
          <w:sz w:val="18"/>
          <w:szCs w:val="20"/>
          <w:lang w:val="en-GB"/>
        </w:rPr>
        <w:t>b</w:t>
      </w:r>
      <w:r>
        <w:rPr>
          <w:rStyle w:val="src"/>
          <w:rFonts w:ascii="Arial" w:hAnsi="Arial" w:cs="Arial"/>
          <w:color w:val="333333"/>
          <w:sz w:val="18"/>
          <w:szCs w:val="20"/>
          <w:lang w:val="en-GB"/>
        </w:rPr>
        <w:t>)</w:t>
      </w:r>
      <w:r w:rsidRPr="00C64DF1">
        <w:rPr>
          <w:rStyle w:val="src"/>
          <w:rFonts w:ascii="Arial" w:hAnsi="Arial" w:cs="Arial"/>
          <w:color w:val="333333"/>
          <w:sz w:val="18"/>
          <w:szCs w:val="20"/>
          <w:lang w:val="en-GB"/>
        </w:rPr>
        <w:t xml:space="preserve"> CubeMuseum AR.</w:t>
      </w:r>
    </w:p>
    <w:p w14:paraId="19C2A625" w14:textId="77777777" w:rsidR="00173611" w:rsidRDefault="00173611" w:rsidP="00CE15AD">
      <w:pPr>
        <w:rPr>
          <w:rFonts w:ascii="Arial" w:hAnsi="Arial" w:cs="Arial"/>
        </w:rPr>
      </w:pPr>
    </w:p>
    <w:p w14:paraId="6C8F742E" w14:textId="3E428D22" w:rsidR="00CE15AD" w:rsidRPr="00C64DF1" w:rsidRDefault="00CE15AD" w:rsidP="00CE15AD">
      <w:pPr>
        <w:rPr>
          <w:rFonts w:ascii="Arial" w:hAnsi="Arial" w:cs="Arial"/>
        </w:rPr>
      </w:pPr>
      <w:r w:rsidRPr="00C64DF1">
        <w:rPr>
          <w:rFonts w:ascii="Arial" w:hAnsi="Arial" w:cs="Arial"/>
        </w:rPr>
        <w:t>Each participant complete</w:t>
      </w:r>
      <w:r w:rsidR="00177F5A">
        <w:rPr>
          <w:rFonts w:ascii="Arial" w:hAnsi="Arial" w:cs="Arial"/>
        </w:rPr>
        <w:t>d</w:t>
      </w:r>
      <w:r w:rsidRPr="00C64DF1">
        <w:rPr>
          <w:rFonts w:ascii="Arial" w:hAnsi="Arial" w:cs="Arial"/>
        </w:rPr>
        <w:t xml:space="preserve"> the pretest questionnaire</w:t>
      </w:r>
      <w:r w:rsidR="00173611">
        <w:rPr>
          <w:rFonts w:ascii="Arial" w:hAnsi="Arial" w:cs="Arial"/>
        </w:rPr>
        <w:t xml:space="preserve">, </w:t>
      </w:r>
      <w:r w:rsidR="002F1509">
        <w:rPr>
          <w:rFonts w:ascii="Arial" w:hAnsi="Arial" w:cs="Arial"/>
        </w:rPr>
        <w:t>including demographic</w:t>
      </w:r>
      <w:r w:rsidRPr="00C64DF1">
        <w:rPr>
          <w:rFonts w:ascii="Arial" w:hAnsi="Arial" w:cs="Arial"/>
        </w:rPr>
        <w:t xml:space="preserve"> information and </w:t>
      </w:r>
      <w:r w:rsidR="00173611">
        <w:rPr>
          <w:rFonts w:ascii="Arial" w:hAnsi="Arial" w:cs="Arial"/>
        </w:rPr>
        <w:t xml:space="preserve">the </w:t>
      </w:r>
      <w:r w:rsidRPr="00C64DF1">
        <w:rPr>
          <w:rFonts w:ascii="Arial" w:hAnsi="Arial" w:cs="Arial"/>
        </w:rPr>
        <w:t>AIT</w:t>
      </w:r>
      <w:r w:rsidR="00AC28E2">
        <w:rPr>
          <w:rFonts w:ascii="Arial" w:hAnsi="Arial" w:cs="Arial"/>
        </w:rPr>
        <w:t xml:space="preserve"> pretest</w:t>
      </w:r>
      <w:r w:rsidR="00173611">
        <w:rPr>
          <w:rFonts w:ascii="Arial" w:hAnsi="Arial" w:cs="Arial"/>
        </w:rPr>
        <w:t>.</w:t>
      </w:r>
      <w:r w:rsidR="009C354A">
        <w:rPr>
          <w:rFonts w:ascii="Arial" w:hAnsi="Arial" w:cs="Arial"/>
        </w:rPr>
        <w:t xml:space="preserve"> </w:t>
      </w:r>
      <w:r w:rsidR="009C354A">
        <w:rPr>
          <w:rStyle w:val="src"/>
          <w:rFonts w:ascii="Arial" w:hAnsi="Arial" w:cs="Arial"/>
          <w:color w:val="333333"/>
          <w:szCs w:val="20"/>
        </w:rPr>
        <w:t>Our pilot studies showed that users spent about 3 minutes on average for each condition. Thus, we reminded participants of the time at 3 minutes, but allowed them to continue if they want.</w:t>
      </w:r>
      <w:r w:rsidR="00177F5A">
        <w:rPr>
          <w:rFonts w:ascii="Arial" w:hAnsi="Arial" w:cs="Arial"/>
        </w:rPr>
        <w:t xml:space="preserve"> </w:t>
      </w:r>
      <w:r w:rsidRPr="00C64DF1">
        <w:rPr>
          <w:rFonts w:ascii="Arial" w:hAnsi="Arial" w:cs="Arial"/>
        </w:rPr>
        <w:t xml:space="preserve">Throughout the </w:t>
      </w:r>
      <w:r w:rsidR="00177F5A">
        <w:rPr>
          <w:rFonts w:ascii="Arial" w:hAnsi="Arial" w:cs="Arial"/>
        </w:rPr>
        <w:t xml:space="preserve">three </w:t>
      </w:r>
      <w:r w:rsidR="00177F5A">
        <w:rPr>
          <w:rFonts w:ascii="Arial" w:hAnsi="Arial" w:cs="Arial" w:hint="eastAsia"/>
        </w:rPr>
        <w:t>experiment</w:t>
      </w:r>
      <w:r w:rsidR="00177F5A">
        <w:rPr>
          <w:rFonts w:ascii="Arial" w:hAnsi="Arial" w:cs="Arial"/>
        </w:rPr>
        <w:t>al sessions</w:t>
      </w:r>
      <w:r w:rsidRPr="00C64DF1">
        <w:rPr>
          <w:rFonts w:ascii="Arial" w:hAnsi="Arial" w:cs="Arial"/>
        </w:rPr>
        <w:t xml:space="preserve">, </w:t>
      </w:r>
      <w:r w:rsidR="00177F5A">
        <w:rPr>
          <w:rFonts w:ascii="Arial" w:hAnsi="Arial" w:cs="Arial"/>
        </w:rPr>
        <w:t>we</w:t>
      </w:r>
      <w:r w:rsidRPr="00C64DF1">
        <w:rPr>
          <w:rFonts w:ascii="Arial" w:hAnsi="Arial" w:cs="Arial"/>
        </w:rPr>
        <w:t xml:space="preserve"> also observed participants’ interaction</w:t>
      </w:r>
      <w:r w:rsidR="00177F5A">
        <w:rPr>
          <w:rFonts w:ascii="Arial" w:hAnsi="Arial" w:cs="Arial"/>
        </w:rPr>
        <w:t>s</w:t>
      </w:r>
      <w:r w:rsidRPr="00C64DF1">
        <w:rPr>
          <w:rFonts w:ascii="Arial" w:hAnsi="Arial" w:cs="Arial"/>
        </w:rPr>
        <w:t xml:space="preserve"> with the applications.</w:t>
      </w:r>
      <w:r w:rsidR="007F1659">
        <w:rPr>
          <w:rFonts w:ascii="Arial" w:hAnsi="Arial" w:cs="Arial"/>
        </w:rPr>
        <w:t xml:space="preserve"> The sequence of the three conditions were counterbalanced, as indicated in the condition boxes </w:t>
      </w:r>
      <w:r w:rsidRPr="00C64DF1">
        <w:rPr>
          <w:rFonts w:ascii="Arial" w:hAnsi="Arial" w:cs="Arial"/>
        </w:rPr>
        <w:t xml:space="preserve"> After completing each </w:t>
      </w:r>
      <w:r w:rsidR="00177F5A">
        <w:rPr>
          <w:rFonts w:ascii="Arial" w:hAnsi="Arial" w:cs="Arial"/>
        </w:rPr>
        <w:t>session</w:t>
      </w:r>
      <w:r w:rsidRPr="00C64DF1">
        <w:rPr>
          <w:rFonts w:ascii="Arial" w:hAnsi="Arial" w:cs="Arial"/>
        </w:rPr>
        <w:t>, participants were required to complete the two posttests</w:t>
      </w:r>
      <w:r w:rsidR="00177F5A">
        <w:rPr>
          <w:rFonts w:ascii="Arial" w:hAnsi="Arial" w:cs="Arial"/>
        </w:rPr>
        <w:t>: 1)</w:t>
      </w:r>
      <w:ins w:id="138" w:author="Yue Li" w:date="2021-08-31T10:22:00Z">
        <w:r w:rsidR="00372E9F">
          <w:rPr>
            <w:rFonts w:ascii="Arial" w:hAnsi="Arial" w:cs="Arial"/>
          </w:rPr>
          <w:t xml:space="preserve"> </w:t>
        </w:r>
      </w:ins>
      <w:r w:rsidRPr="00C64DF1">
        <w:rPr>
          <w:rFonts w:ascii="Arial" w:hAnsi="Arial" w:cs="Arial"/>
        </w:rPr>
        <w:t>the</w:t>
      </w:r>
      <w:ins w:id="139" w:author="Yue Li" w:date="2021-08-31T10:22:00Z">
        <w:r w:rsidR="00372E9F">
          <w:rPr>
            <w:rFonts w:ascii="Arial" w:hAnsi="Arial" w:cs="Arial"/>
          </w:rPr>
          <w:t xml:space="preserve"> </w:t>
        </w:r>
      </w:ins>
      <w:r w:rsidRPr="00C64DF1">
        <w:rPr>
          <w:rFonts w:ascii="Arial" w:hAnsi="Arial" w:cs="Arial"/>
        </w:rPr>
        <w:t>AIT</w:t>
      </w:r>
      <w:r w:rsidR="00AC28E2">
        <w:rPr>
          <w:rFonts w:ascii="Arial" w:hAnsi="Arial" w:cs="Arial"/>
        </w:rPr>
        <w:t xml:space="preserve"> posttest</w:t>
      </w:r>
      <w:r w:rsidR="00177F5A">
        <w:rPr>
          <w:rFonts w:ascii="Arial" w:hAnsi="Arial" w:cs="Arial"/>
        </w:rPr>
        <w:t>,</w:t>
      </w:r>
      <w:r w:rsidRPr="00C64DF1">
        <w:rPr>
          <w:rFonts w:ascii="Arial" w:hAnsi="Arial" w:cs="Arial"/>
        </w:rPr>
        <w:t xml:space="preserve"> followed by </w:t>
      </w:r>
      <w:r w:rsidR="00177F5A">
        <w:rPr>
          <w:rFonts w:ascii="Arial" w:hAnsi="Arial" w:cs="Arial"/>
        </w:rPr>
        <w:t xml:space="preserve">2) </w:t>
      </w:r>
      <w:r w:rsidRPr="00C64DF1">
        <w:rPr>
          <w:rFonts w:ascii="Arial" w:hAnsi="Arial" w:cs="Arial"/>
        </w:rPr>
        <w:t>Post-Experiment Questionnaire</w:t>
      </w:r>
      <w:r w:rsidR="00177F5A">
        <w:rPr>
          <w:rFonts w:ascii="Arial" w:hAnsi="Arial" w:cs="Arial"/>
        </w:rPr>
        <w:t xml:space="preserve"> that measures intrinsic motivation and engagement.</w:t>
      </w:r>
      <w:r w:rsidRPr="00C64DF1">
        <w:rPr>
          <w:rFonts w:ascii="Arial" w:hAnsi="Arial" w:cs="Arial"/>
        </w:rPr>
        <w:t>. At the end of the experiment, the participants were invited to interviews.</w:t>
      </w:r>
      <w:r w:rsidR="009C354A">
        <w:rPr>
          <w:rFonts w:ascii="Arial" w:hAnsi="Arial" w:cs="Arial"/>
        </w:rPr>
        <w:t xml:space="preserve"> Figure 7 illustrates our experimental procedure.</w:t>
      </w:r>
    </w:p>
    <w:p w14:paraId="6F0E9502" w14:textId="77777777" w:rsidR="00CE15AD" w:rsidRPr="00C64DF1" w:rsidRDefault="00CE15AD" w:rsidP="00CE15AD">
      <w:pPr>
        <w:jc w:val="center"/>
        <w:rPr>
          <w:rStyle w:val="src"/>
          <w:rFonts w:ascii="Arial" w:hAnsi="Arial" w:cs="Arial"/>
          <w:color w:val="333333"/>
          <w:szCs w:val="20"/>
        </w:rPr>
      </w:pPr>
      <w:r w:rsidRPr="00C64DF1">
        <w:rPr>
          <w:rFonts w:ascii="Arial" w:hAnsi="Arial" w:cs="Arial"/>
          <w:noProof/>
          <w:color w:val="333333"/>
          <w:szCs w:val="20"/>
        </w:rPr>
        <w:lastRenderedPageBreak/>
        <w:drawing>
          <wp:inline distT="0" distB="0" distL="0" distR="0" wp14:anchorId="591E2FFA" wp14:editId="76236155">
            <wp:extent cx="3193473" cy="1958914"/>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2).png"/>
                    <pic:cNvPicPr/>
                  </pic:nvPicPr>
                  <pic:blipFill>
                    <a:blip r:embed="rId24">
                      <a:extLst>
                        <a:ext uri="{28A0092B-C50C-407E-A947-70E740481C1C}">
                          <a14:useLocalDpi xmlns:a14="http://schemas.microsoft.com/office/drawing/2010/main" val="0"/>
                        </a:ext>
                      </a:extLst>
                    </a:blip>
                    <a:stretch>
                      <a:fillRect/>
                    </a:stretch>
                  </pic:blipFill>
                  <pic:spPr>
                    <a:xfrm>
                      <a:off x="0" y="0"/>
                      <a:ext cx="3417462" cy="2096311"/>
                    </a:xfrm>
                    <a:prstGeom prst="rect">
                      <a:avLst/>
                    </a:prstGeom>
                  </pic:spPr>
                </pic:pic>
              </a:graphicData>
            </a:graphic>
          </wp:inline>
        </w:drawing>
      </w:r>
    </w:p>
    <w:p w14:paraId="232E3CD2" w14:textId="17FD668B" w:rsidR="007F1659" w:rsidRDefault="00CE15AD" w:rsidP="00CE15AD">
      <w:pPr>
        <w:pStyle w:val="a5"/>
        <w:ind w:left="360" w:firstLineChars="0" w:firstLine="0"/>
        <w:jc w:val="center"/>
        <w:rPr>
          <w:rStyle w:val="src"/>
          <w:rFonts w:ascii="Arial" w:hAnsi="Arial" w:cs="Arial"/>
          <w:color w:val="333333"/>
          <w:sz w:val="18"/>
          <w:szCs w:val="20"/>
        </w:rPr>
      </w:pPr>
      <w:r w:rsidRPr="00C64DF1">
        <w:rPr>
          <w:rStyle w:val="src"/>
          <w:rFonts w:ascii="Arial" w:hAnsi="Arial" w:cs="Arial"/>
          <w:color w:val="333333"/>
          <w:sz w:val="18"/>
          <w:szCs w:val="20"/>
        </w:rPr>
        <w:t xml:space="preserve">Figure 7. </w:t>
      </w:r>
      <w:r w:rsidR="009C354A">
        <w:rPr>
          <w:rStyle w:val="src"/>
          <w:rFonts w:ascii="Arial" w:hAnsi="Arial" w:cs="Arial"/>
          <w:color w:val="333333"/>
          <w:sz w:val="18"/>
          <w:szCs w:val="20"/>
        </w:rPr>
        <w:t>Experimental procedure</w:t>
      </w:r>
      <w:r w:rsidR="007F1659">
        <w:rPr>
          <w:rStyle w:val="src"/>
          <w:rFonts w:ascii="Arial" w:hAnsi="Arial" w:cs="Arial"/>
          <w:color w:val="333333"/>
          <w:sz w:val="18"/>
          <w:szCs w:val="20"/>
        </w:rPr>
        <w:t>. L = Leaflet, P = Postcard AR, C = CubeMuseum AR.</w:t>
      </w:r>
    </w:p>
    <w:p w14:paraId="1D775BB9" w14:textId="40461497" w:rsidR="00CE15AD" w:rsidRPr="00C64DF1" w:rsidRDefault="00CE15AD" w:rsidP="00CE15AD">
      <w:pPr>
        <w:pStyle w:val="a5"/>
        <w:ind w:left="360" w:firstLineChars="0" w:firstLine="0"/>
        <w:jc w:val="center"/>
        <w:rPr>
          <w:rStyle w:val="src"/>
          <w:rFonts w:ascii="Arial" w:hAnsi="Arial" w:cs="Arial"/>
          <w:color w:val="333333"/>
          <w:sz w:val="18"/>
          <w:szCs w:val="20"/>
        </w:rPr>
      </w:pPr>
    </w:p>
    <w:p w14:paraId="5253B87F" w14:textId="77777777" w:rsidR="00CE15AD" w:rsidRPr="00C64DF1" w:rsidRDefault="00CE15AD" w:rsidP="00010238">
      <w:pPr>
        <w:rPr>
          <w:rStyle w:val="src"/>
          <w:rFonts w:ascii="Arial" w:hAnsi="Arial" w:cs="Arial"/>
          <w:color w:val="333333"/>
          <w:szCs w:val="20"/>
        </w:rPr>
      </w:pPr>
    </w:p>
    <w:p w14:paraId="477DA5EF" w14:textId="77777777" w:rsidR="00010238" w:rsidRPr="00C64DF1" w:rsidRDefault="00010238" w:rsidP="00010238">
      <w:pPr>
        <w:widowControl/>
        <w:jc w:val="left"/>
        <w:rPr>
          <w:rFonts w:ascii="Arial" w:hAnsi="Arial" w:cs="Arial"/>
        </w:rPr>
      </w:pPr>
      <w:r w:rsidRPr="00C64DF1">
        <w:rPr>
          <w:rFonts w:ascii="Arial" w:hAnsi="Arial" w:cs="Arial"/>
        </w:rPr>
        <w:br w:type="page"/>
      </w:r>
    </w:p>
    <w:p w14:paraId="3A53A28F" w14:textId="77777777" w:rsidR="00010238" w:rsidRPr="00C64DF1" w:rsidRDefault="00010238" w:rsidP="00010238">
      <w:pPr>
        <w:rPr>
          <w:rStyle w:val="src"/>
          <w:rFonts w:ascii="Arial" w:hAnsi="Arial" w:cs="Arial"/>
          <w:b/>
          <w:sz w:val="28"/>
        </w:rPr>
      </w:pPr>
      <w:r w:rsidRPr="00C64DF1">
        <w:rPr>
          <w:rFonts w:ascii="Arial" w:hAnsi="Arial" w:cs="Arial"/>
          <w:b/>
          <w:sz w:val="28"/>
        </w:rPr>
        <w:lastRenderedPageBreak/>
        <w:t>Results</w:t>
      </w:r>
    </w:p>
    <w:p w14:paraId="35900E88" w14:textId="58180A82" w:rsidR="00010238" w:rsidRPr="00C64DF1" w:rsidRDefault="00D131FC" w:rsidP="00DF72D6">
      <w:pPr>
        <w:widowControl/>
        <w:rPr>
          <w:rFonts w:ascii="Arial" w:hAnsi="Arial" w:cs="Arial"/>
          <w:color w:val="333333"/>
          <w:szCs w:val="20"/>
          <w:shd w:val="clear" w:color="auto" w:fill="FFFFFF"/>
        </w:rPr>
      </w:pPr>
      <w:r>
        <w:rPr>
          <w:rStyle w:val="src"/>
          <w:rFonts w:ascii="Arial" w:hAnsi="Arial" w:cs="Arial" w:hint="eastAsia"/>
          <w:color w:val="333333"/>
          <w:szCs w:val="20"/>
        </w:rPr>
        <w:t>We</w:t>
      </w:r>
      <w:r>
        <w:rPr>
          <w:rStyle w:val="src"/>
          <w:rFonts w:ascii="Arial" w:hAnsi="Arial" w:cs="Arial"/>
          <w:color w:val="333333"/>
          <w:szCs w:val="20"/>
        </w:rPr>
        <w:t xml:space="preserve"> </w:t>
      </w:r>
      <w:r w:rsidR="00222E0A">
        <w:rPr>
          <w:rStyle w:val="src"/>
          <w:rFonts w:ascii="Arial" w:hAnsi="Arial" w:cs="Arial"/>
          <w:color w:val="333333"/>
          <w:szCs w:val="20"/>
        </w:rPr>
        <w:t xml:space="preserve">examined </w:t>
      </w:r>
      <w:r>
        <w:rPr>
          <w:rStyle w:val="src"/>
          <w:rFonts w:ascii="Arial" w:hAnsi="Arial" w:cs="Arial"/>
          <w:color w:val="333333"/>
          <w:szCs w:val="20"/>
        </w:rPr>
        <w:t>the</w:t>
      </w:r>
      <w:r w:rsidR="00222E0A">
        <w:rPr>
          <w:rStyle w:val="src"/>
          <w:rFonts w:ascii="Arial" w:hAnsi="Arial" w:cs="Arial"/>
          <w:color w:val="333333"/>
          <w:szCs w:val="20"/>
        </w:rPr>
        <w:t xml:space="preserve"> data distribution</w:t>
      </w:r>
      <w:r>
        <w:rPr>
          <w:rStyle w:val="src"/>
          <w:rFonts w:ascii="Arial" w:hAnsi="Arial" w:cs="Arial"/>
          <w:color w:val="333333"/>
          <w:szCs w:val="20"/>
        </w:rPr>
        <w:t xml:space="preserve"> of the post-experiment questionnaires</w:t>
      </w:r>
      <w:r w:rsidR="00222E0A">
        <w:rPr>
          <w:rStyle w:val="src"/>
          <w:rFonts w:ascii="Arial" w:hAnsi="Arial" w:cs="Arial"/>
          <w:color w:val="333333"/>
          <w:szCs w:val="20"/>
        </w:rPr>
        <w:t xml:space="preserve"> and ensured the assumptions for parametric tests. One-way ANOVA was </w:t>
      </w:r>
      <w:r>
        <w:rPr>
          <w:rStyle w:val="src"/>
          <w:rFonts w:ascii="Arial" w:hAnsi="Arial" w:cs="Arial"/>
          <w:color w:val="333333"/>
          <w:szCs w:val="20"/>
        </w:rPr>
        <w:t>used</w:t>
      </w:r>
      <w:r w:rsidR="00222E0A">
        <w:rPr>
          <w:rStyle w:val="src"/>
          <w:rFonts w:ascii="Arial" w:hAnsi="Arial" w:cs="Arial"/>
          <w:color w:val="333333"/>
          <w:szCs w:val="20"/>
        </w:rPr>
        <w:t xml:space="preserve"> for the comparison of questionnaire data rated on 7-point and </w:t>
      </w:r>
      <w:r>
        <w:rPr>
          <w:rStyle w:val="src"/>
          <w:rFonts w:ascii="Arial" w:hAnsi="Arial" w:cs="Arial"/>
          <w:color w:val="333333"/>
          <w:szCs w:val="20"/>
        </w:rPr>
        <w:t>5-point Likert scales. T</w:t>
      </w:r>
      <w:r w:rsidRPr="00C64DF1">
        <w:rPr>
          <w:rStyle w:val="src"/>
          <w:rFonts w:ascii="Arial" w:hAnsi="Arial" w:cs="Arial"/>
          <w:color w:val="333333"/>
          <w:szCs w:val="20"/>
        </w:rPr>
        <w:t>he differences between conditions were analyzed with Tukey's post-hoc test</w:t>
      </w:r>
      <w:r>
        <w:rPr>
          <w:rStyle w:val="src"/>
          <w:rFonts w:ascii="Arial" w:hAnsi="Arial" w:cs="Arial"/>
          <w:color w:val="333333"/>
          <w:szCs w:val="20"/>
        </w:rPr>
        <w:t xml:space="preserve">. AIT yielded </w:t>
      </w:r>
      <w:r w:rsidR="00DF72D6">
        <w:rPr>
          <w:rStyle w:val="src"/>
          <w:rFonts w:ascii="Arial" w:hAnsi="Arial" w:cs="Arial"/>
          <w:color w:val="333333"/>
          <w:szCs w:val="20"/>
        </w:rPr>
        <w:t>scores</w:t>
      </w:r>
      <w:r>
        <w:rPr>
          <w:rStyle w:val="src"/>
          <w:rFonts w:ascii="Arial" w:hAnsi="Arial" w:cs="Arial"/>
          <w:color w:val="333333"/>
          <w:szCs w:val="20"/>
        </w:rPr>
        <w:t xml:space="preserve"> of either 1 (correct) or 0 (incorrect) for each question. We calculated the mean </w:t>
      </w:r>
      <w:r w:rsidR="00DF72D6">
        <w:rPr>
          <w:rStyle w:val="src"/>
          <w:rFonts w:ascii="Arial" w:hAnsi="Arial" w:cs="Arial"/>
          <w:color w:val="333333"/>
          <w:szCs w:val="20"/>
        </w:rPr>
        <w:t>score of participants’ responses to the 12 questions for each condition and performed one-way ANOVA to compare differences between three conditions. We also performed paired-samples t-test</w:t>
      </w:r>
      <w:r w:rsidR="00AC28E2">
        <w:rPr>
          <w:rStyle w:val="src"/>
          <w:rFonts w:ascii="Arial" w:hAnsi="Arial" w:cs="Arial"/>
          <w:color w:val="333333"/>
          <w:szCs w:val="20"/>
        </w:rPr>
        <w:t>s</w:t>
      </w:r>
      <w:r w:rsidR="00DF72D6">
        <w:rPr>
          <w:rStyle w:val="src"/>
          <w:rFonts w:ascii="Arial" w:hAnsi="Arial" w:cs="Arial"/>
          <w:color w:val="333333"/>
          <w:szCs w:val="20"/>
        </w:rPr>
        <w:t xml:space="preserve"> to compare the differences between the pretest and posttest</w:t>
      </w:r>
      <w:r w:rsidR="00AC28E2">
        <w:rPr>
          <w:rStyle w:val="src"/>
          <w:rFonts w:ascii="Arial" w:hAnsi="Arial" w:cs="Arial"/>
          <w:color w:val="333333"/>
          <w:szCs w:val="20"/>
        </w:rPr>
        <w:t xml:space="preserve"> of AIT</w:t>
      </w:r>
      <w:r w:rsidR="00DF72D6">
        <w:rPr>
          <w:rStyle w:val="src"/>
          <w:rFonts w:ascii="Arial" w:hAnsi="Arial" w:cs="Arial"/>
          <w:color w:val="333333"/>
          <w:szCs w:val="20"/>
        </w:rPr>
        <w:t>.</w:t>
      </w:r>
      <w:r w:rsidR="00010238" w:rsidRPr="00C64DF1">
        <w:rPr>
          <w:rFonts w:ascii="Arial" w:hAnsi="Arial" w:cs="Arial"/>
          <w:color w:val="333333"/>
          <w:szCs w:val="20"/>
          <w:shd w:val="clear" w:color="auto" w:fill="FFFFFF"/>
        </w:rPr>
        <w:t xml:space="preserve"> Figure 8</w:t>
      </w:r>
      <w:r w:rsidR="00DF72D6">
        <w:rPr>
          <w:rFonts w:ascii="Arial" w:hAnsi="Arial" w:cs="Arial"/>
          <w:color w:val="333333"/>
          <w:szCs w:val="20"/>
          <w:shd w:val="clear" w:color="auto" w:fill="FFFFFF"/>
        </w:rPr>
        <w:t xml:space="preserve"> presents an overview of the questionnaire data analysis results</w:t>
      </w:r>
      <w:r w:rsidR="00010238" w:rsidRPr="00C64DF1">
        <w:rPr>
          <w:rFonts w:ascii="Arial" w:hAnsi="Arial" w:cs="Arial"/>
          <w:color w:val="333333"/>
          <w:szCs w:val="20"/>
          <w:shd w:val="clear" w:color="auto" w:fill="FFFFFF"/>
        </w:rPr>
        <w:t>.</w:t>
      </w:r>
    </w:p>
    <w:p w14:paraId="728A554A" w14:textId="77777777" w:rsidR="00010238" w:rsidRPr="00C64DF1" w:rsidRDefault="00010238" w:rsidP="00010238">
      <w:pPr>
        <w:widowControl/>
        <w:jc w:val="center"/>
        <w:rPr>
          <w:rStyle w:val="src"/>
          <w:rFonts w:ascii="Arial" w:hAnsi="Arial" w:cs="Arial"/>
          <w:color w:val="333333"/>
          <w:sz w:val="20"/>
          <w:szCs w:val="20"/>
        </w:rPr>
      </w:pPr>
      <w:r w:rsidRPr="00C64DF1">
        <w:rPr>
          <w:rStyle w:val="src"/>
          <w:rFonts w:ascii="Arial" w:hAnsi="Arial" w:cs="Arial"/>
          <w:noProof/>
          <w:color w:val="333333"/>
          <w:sz w:val="20"/>
          <w:szCs w:val="20"/>
        </w:rPr>
        <w:drawing>
          <wp:inline distT="0" distB="0" distL="0" distR="0" wp14:anchorId="38F45F1F" wp14:editId="0F3F7B4C">
            <wp:extent cx="4183306" cy="287079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chart\overview0.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50355" cy="2916802"/>
                    </a:xfrm>
                    <a:prstGeom prst="rect">
                      <a:avLst/>
                    </a:prstGeom>
                    <a:noFill/>
                    <a:ln>
                      <a:noFill/>
                    </a:ln>
                  </pic:spPr>
                </pic:pic>
              </a:graphicData>
            </a:graphic>
          </wp:inline>
        </w:drawing>
      </w:r>
    </w:p>
    <w:p w14:paraId="3FF6E893" w14:textId="2D580095" w:rsidR="00010238" w:rsidRPr="00C64DF1" w:rsidRDefault="00010238" w:rsidP="00010238">
      <w:pPr>
        <w:widowControl/>
        <w:rPr>
          <w:rStyle w:val="src"/>
          <w:rFonts w:ascii="Arial" w:hAnsi="Arial" w:cs="Arial"/>
          <w:color w:val="333333"/>
          <w:sz w:val="18"/>
          <w:szCs w:val="20"/>
        </w:rPr>
      </w:pPr>
      <w:r w:rsidRPr="00C64DF1">
        <w:rPr>
          <w:rStyle w:val="src"/>
          <w:rFonts w:ascii="Arial" w:hAnsi="Arial" w:cs="Arial"/>
          <w:color w:val="333333"/>
          <w:sz w:val="18"/>
          <w:szCs w:val="20"/>
        </w:rPr>
        <w:t xml:space="preserve">Figure 8. </w:t>
      </w:r>
      <w:r w:rsidR="00222E0A">
        <w:rPr>
          <w:rStyle w:val="src"/>
          <w:rFonts w:ascii="Arial" w:hAnsi="Arial" w:cs="Arial"/>
          <w:color w:val="333333"/>
          <w:sz w:val="18"/>
          <w:szCs w:val="20"/>
        </w:rPr>
        <w:t>Means</w:t>
      </w:r>
      <w:r w:rsidR="00222E0A" w:rsidRPr="00C64DF1">
        <w:rPr>
          <w:rStyle w:val="src"/>
          <w:rFonts w:ascii="Arial" w:hAnsi="Arial" w:cs="Arial"/>
          <w:color w:val="333333"/>
          <w:sz w:val="18"/>
          <w:szCs w:val="20"/>
        </w:rPr>
        <w:t xml:space="preserve"> </w:t>
      </w:r>
      <w:r w:rsidRPr="00C64DF1">
        <w:rPr>
          <w:rStyle w:val="src"/>
          <w:rFonts w:ascii="Arial" w:hAnsi="Arial" w:cs="Arial"/>
          <w:color w:val="333333"/>
          <w:sz w:val="18"/>
          <w:szCs w:val="20"/>
        </w:rPr>
        <w:t>(with standard deviation</w:t>
      </w:r>
      <w:r w:rsidR="00222E0A">
        <w:rPr>
          <w:rStyle w:val="src"/>
          <w:rFonts w:ascii="Arial" w:hAnsi="Arial" w:cs="Arial"/>
          <w:color w:val="333333"/>
          <w:sz w:val="18"/>
          <w:szCs w:val="20"/>
        </w:rPr>
        <w:t>s</w:t>
      </w:r>
      <w:r w:rsidRPr="00C64DF1">
        <w:rPr>
          <w:rStyle w:val="src"/>
          <w:rFonts w:ascii="Arial" w:hAnsi="Arial" w:cs="Arial"/>
          <w:color w:val="333333"/>
          <w:sz w:val="18"/>
          <w:szCs w:val="20"/>
        </w:rPr>
        <w:t>) of the Intrinsic Motivation Instrument (IMI), User Engagement Scale (UES) and Artifact Information Test (AIT).</w:t>
      </w:r>
      <w:bookmarkStart w:id="140" w:name="_Toc79272182"/>
    </w:p>
    <w:p w14:paraId="7E45306E" w14:textId="77777777" w:rsidR="00010238" w:rsidRPr="00C64DF1" w:rsidRDefault="00010238" w:rsidP="00010238">
      <w:pPr>
        <w:widowControl/>
        <w:rPr>
          <w:rFonts w:ascii="Arial" w:hAnsi="Arial" w:cs="Arial"/>
          <w:color w:val="333333"/>
          <w:sz w:val="16"/>
          <w:szCs w:val="20"/>
        </w:rPr>
      </w:pPr>
    </w:p>
    <w:p w14:paraId="3F5FF4C8" w14:textId="77777777"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Intrinsic Motivation</w:t>
      </w:r>
    </w:p>
    <w:p w14:paraId="5F3E6A35" w14:textId="09484C87" w:rsidR="00010238" w:rsidRPr="00C64DF1" w:rsidRDefault="00010238" w:rsidP="00010238">
      <w:pPr>
        <w:pStyle w:val="a5"/>
        <w:ind w:firstLineChars="0" w:firstLine="0"/>
        <w:rPr>
          <w:rStyle w:val="src"/>
          <w:rFonts w:ascii="Arial" w:hAnsi="Arial" w:cs="Arial"/>
          <w:color w:val="333333"/>
          <w:szCs w:val="20"/>
        </w:rPr>
      </w:pPr>
      <w:r w:rsidRPr="00C64DF1">
        <w:rPr>
          <w:rStyle w:val="src"/>
          <w:rFonts w:ascii="Arial" w:hAnsi="Arial" w:cs="Arial"/>
          <w:color w:val="333333"/>
          <w:szCs w:val="20"/>
        </w:rPr>
        <w:t>A one-way ANOVA showed that there was a statistically significant difference in IMI between Leaflet, Postcard AR and CubeMuseum AR (F (2, 69) = 5.030, p = .009). Post-hoc tests indicated significant differences between Leaflet and Postcard (p = .132), and between Leaflet and CubeMuseum (p = 0.007). The differences between Postcard and CubeMuseum were insignificant (p = .464). Users were more motivated when using CubeMuseum (M = 4.86, SD = 0.58) and Postcard (M = 4.66, SD = 0.60) than using Leaflet (M = 4.29, SD = 0.77). Specifically, significant differences were reported in Interest and Enjoyment (F (2, 69) = 6.939, p = .002) and Perceived</w:t>
      </w:r>
      <w:r w:rsidRPr="00C64DF1">
        <w:rPr>
          <w:rStyle w:val="10"/>
          <w:rFonts w:ascii="Arial" w:hAnsi="Arial" w:cs="Arial"/>
          <w:color w:val="333333"/>
          <w:szCs w:val="20"/>
        </w:rPr>
        <w:t xml:space="preserve"> </w:t>
      </w:r>
      <w:r w:rsidRPr="00C64DF1">
        <w:rPr>
          <w:rStyle w:val="src"/>
          <w:rFonts w:ascii="Arial" w:hAnsi="Arial" w:cs="Arial"/>
          <w:color w:val="333333"/>
          <w:szCs w:val="20"/>
        </w:rPr>
        <w:t xml:space="preserve">Choice (F (2, 69) = 3.632, p = .032) for IMI. Although the differences in </w:t>
      </w:r>
      <w:commentRangeStart w:id="141"/>
      <w:commentRangeEnd w:id="141"/>
      <w:r w:rsidR="00EB6CD2">
        <w:rPr>
          <w:rStyle w:val="a6"/>
        </w:rPr>
        <w:commentReference w:id="141"/>
      </w:r>
      <w:r w:rsidRPr="00C64DF1">
        <w:rPr>
          <w:rStyle w:val="src"/>
          <w:rFonts w:ascii="Arial" w:hAnsi="Arial" w:cs="Arial"/>
          <w:color w:val="333333"/>
          <w:szCs w:val="20"/>
        </w:rPr>
        <w:t xml:space="preserve">Perceived Competence were insignificant, the scores on these two subscales show a slight trend (see Figure 9). </w:t>
      </w:r>
    </w:p>
    <w:p w14:paraId="787D4D04" w14:textId="77777777" w:rsidR="00010238" w:rsidRPr="00C64DF1" w:rsidRDefault="00010238" w:rsidP="00010238">
      <w:pPr>
        <w:pStyle w:val="a5"/>
        <w:ind w:firstLineChars="0" w:firstLine="0"/>
        <w:jc w:val="center"/>
        <w:rPr>
          <w:rStyle w:val="src"/>
          <w:rFonts w:ascii="Arial" w:hAnsi="Arial" w:cs="Arial"/>
          <w:color w:val="333333"/>
          <w:sz w:val="20"/>
          <w:szCs w:val="20"/>
        </w:rPr>
      </w:pPr>
      <w:r w:rsidRPr="00C64DF1">
        <w:rPr>
          <w:rStyle w:val="src"/>
          <w:rFonts w:ascii="Arial" w:hAnsi="Arial" w:cs="Arial"/>
          <w:noProof/>
          <w:color w:val="333333"/>
          <w:sz w:val="20"/>
          <w:szCs w:val="20"/>
        </w:rPr>
        <w:lastRenderedPageBreak/>
        <w:drawing>
          <wp:inline distT="0" distB="0" distL="0" distR="0" wp14:anchorId="09A10FA4" wp14:editId="7CF83836">
            <wp:extent cx="3484740" cy="2580168"/>
            <wp:effectExtent l="0" t="0" r="1905" b="0"/>
            <wp:docPr id="33" name="Picture 33" descr="C:\Users\admin\Desktop\char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chart\IM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5429" cy="2639912"/>
                    </a:xfrm>
                    <a:prstGeom prst="rect">
                      <a:avLst/>
                    </a:prstGeom>
                    <a:noFill/>
                    <a:ln>
                      <a:noFill/>
                    </a:ln>
                  </pic:spPr>
                </pic:pic>
              </a:graphicData>
            </a:graphic>
          </wp:inline>
        </w:drawing>
      </w:r>
    </w:p>
    <w:p w14:paraId="7A008384" w14:textId="40CDEB97" w:rsidR="00010238" w:rsidRPr="00C64DF1" w:rsidRDefault="00010238" w:rsidP="00010238">
      <w:pPr>
        <w:widowControl/>
        <w:rPr>
          <w:rStyle w:val="src"/>
          <w:rFonts w:ascii="Arial" w:hAnsi="Arial" w:cs="Arial"/>
          <w:color w:val="333333"/>
          <w:sz w:val="18"/>
          <w:szCs w:val="20"/>
        </w:rPr>
      </w:pPr>
      <w:r w:rsidRPr="00C64DF1">
        <w:rPr>
          <w:rStyle w:val="src"/>
          <w:rFonts w:ascii="Arial" w:hAnsi="Arial" w:cs="Arial"/>
          <w:color w:val="333333"/>
          <w:sz w:val="18"/>
          <w:szCs w:val="20"/>
        </w:rPr>
        <w:t xml:space="preserve">Figure 9. </w:t>
      </w:r>
      <w:r w:rsidR="00D131FC">
        <w:rPr>
          <w:rStyle w:val="src"/>
          <w:rFonts w:ascii="Arial" w:hAnsi="Arial" w:cs="Arial"/>
          <w:color w:val="333333"/>
          <w:sz w:val="18"/>
          <w:szCs w:val="20"/>
        </w:rPr>
        <w:t>Means</w:t>
      </w:r>
      <w:r w:rsidR="00D131FC" w:rsidRPr="00C64DF1">
        <w:rPr>
          <w:rStyle w:val="src"/>
          <w:rFonts w:ascii="Arial" w:hAnsi="Arial" w:cs="Arial"/>
          <w:color w:val="333333"/>
          <w:sz w:val="18"/>
          <w:szCs w:val="20"/>
        </w:rPr>
        <w:t xml:space="preserve"> </w:t>
      </w:r>
      <w:r w:rsidRPr="00C64DF1">
        <w:rPr>
          <w:rStyle w:val="src"/>
          <w:rFonts w:ascii="Arial" w:hAnsi="Arial" w:cs="Arial"/>
          <w:color w:val="333333"/>
          <w:sz w:val="18"/>
          <w:szCs w:val="20"/>
        </w:rPr>
        <w:t>(with standard deviation</w:t>
      </w:r>
      <w:r w:rsidR="00D131FC">
        <w:rPr>
          <w:rStyle w:val="src"/>
          <w:rFonts w:ascii="Arial" w:hAnsi="Arial" w:cs="Arial"/>
          <w:color w:val="333333"/>
          <w:sz w:val="18"/>
          <w:szCs w:val="20"/>
        </w:rPr>
        <w:t>s</w:t>
      </w:r>
      <w:r w:rsidRPr="00C64DF1">
        <w:rPr>
          <w:rStyle w:val="src"/>
          <w:rFonts w:ascii="Arial" w:hAnsi="Arial" w:cs="Arial"/>
          <w:color w:val="333333"/>
          <w:sz w:val="18"/>
          <w:szCs w:val="20"/>
        </w:rPr>
        <w:t>) of the Interest and Enjoyment (IE),</w:t>
      </w:r>
      <w:r w:rsidRPr="00C64DF1">
        <w:rPr>
          <w:rStyle w:val="20"/>
          <w:rFonts w:ascii="Arial" w:hAnsi="Arial" w:cs="Arial"/>
          <w:color w:val="333333"/>
          <w:sz w:val="18"/>
          <w:szCs w:val="20"/>
        </w:rPr>
        <w:t xml:space="preserve"> </w:t>
      </w:r>
      <w:commentRangeStart w:id="142"/>
      <w:r w:rsidR="00D131FC" w:rsidRPr="00C64DF1">
        <w:rPr>
          <w:rStyle w:val="src"/>
          <w:rFonts w:ascii="Arial" w:hAnsi="Arial" w:cs="Arial"/>
          <w:color w:val="333333"/>
          <w:sz w:val="18"/>
          <w:szCs w:val="20"/>
        </w:rPr>
        <w:t>Perceived</w:t>
      </w:r>
      <w:r w:rsidR="00D131FC" w:rsidRPr="00C64DF1">
        <w:rPr>
          <w:rStyle w:val="10"/>
          <w:rFonts w:ascii="Arial" w:hAnsi="Arial" w:cs="Arial"/>
          <w:color w:val="333333"/>
          <w:sz w:val="18"/>
          <w:szCs w:val="20"/>
        </w:rPr>
        <w:t xml:space="preserve"> </w:t>
      </w:r>
      <w:r w:rsidR="00D131FC" w:rsidRPr="00C64DF1">
        <w:rPr>
          <w:rStyle w:val="src"/>
          <w:rFonts w:ascii="Arial" w:hAnsi="Arial" w:cs="Arial"/>
          <w:color w:val="333333"/>
          <w:sz w:val="18"/>
          <w:szCs w:val="20"/>
        </w:rPr>
        <w:t>Competence (PCO)</w:t>
      </w:r>
      <w:r w:rsidR="00D131FC">
        <w:rPr>
          <w:rStyle w:val="src"/>
          <w:rFonts w:ascii="Arial" w:hAnsi="Arial" w:cs="Arial" w:hint="eastAsia"/>
          <w:color w:val="333333"/>
          <w:sz w:val="18"/>
          <w:szCs w:val="20"/>
        </w:rPr>
        <w:t>,</w:t>
      </w:r>
      <w:r w:rsidR="00D131FC">
        <w:rPr>
          <w:rStyle w:val="src"/>
          <w:rFonts w:ascii="Arial" w:hAnsi="Arial" w:cs="Arial"/>
          <w:color w:val="333333"/>
          <w:sz w:val="18"/>
          <w:szCs w:val="20"/>
        </w:rPr>
        <w:t xml:space="preserve"> </w:t>
      </w:r>
      <w:r w:rsidRPr="00C64DF1">
        <w:rPr>
          <w:rStyle w:val="src"/>
          <w:rFonts w:ascii="Arial" w:hAnsi="Arial" w:cs="Arial"/>
          <w:color w:val="333333"/>
          <w:sz w:val="18"/>
          <w:szCs w:val="20"/>
        </w:rPr>
        <w:t>Perceived</w:t>
      </w:r>
      <w:r w:rsidRPr="00C64DF1">
        <w:rPr>
          <w:rStyle w:val="10"/>
          <w:rFonts w:ascii="Arial" w:hAnsi="Arial" w:cs="Arial"/>
          <w:color w:val="333333"/>
          <w:sz w:val="18"/>
          <w:szCs w:val="20"/>
        </w:rPr>
        <w:t xml:space="preserve"> </w:t>
      </w:r>
      <w:r w:rsidRPr="00C64DF1">
        <w:rPr>
          <w:rStyle w:val="src"/>
          <w:rFonts w:ascii="Arial" w:hAnsi="Arial" w:cs="Arial"/>
          <w:color w:val="333333"/>
          <w:sz w:val="18"/>
          <w:szCs w:val="20"/>
        </w:rPr>
        <w:t xml:space="preserve">Choice (PCH), </w:t>
      </w:r>
      <w:commentRangeEnd w:id="142"/>
      <w:r w:rsidR="00D131FC">
        <w:rPr>
          <w:rStyle w:val="a6"/>
        </w:rPr>
        <w:commentReference w:id="142"/>
      </w:r>
      <w:r w:rsidRPr="00C64DF1">
        <w:rPr>
          <w:rStyle w:val="src"/>
          <w:rFonts w:ascii="Arial" w:hAnsi="Arial" w:cs="Arial"/>
          <w:color w:val="333333"/>
          <w:sz w:val="18"/>
          <w:szCs w:val="20"/>
        </w:rPr>
        <w:t>and Pressure and Tension (PT)</w:t>
      </w:r>
      <w:r w:rsidR="00D131FC">
        <w:rPr>
          <w:rStyle w:val="src"/>
          <w:rFonts w:ascii="Arial" w:hAnsi="Arial" w:cs="Arial"/>
          <w:color w:val="333333"/>
          <w:sz w:val="18"/>
          <w:szCs w:val="20"/>
        </w:rPr>
        <w:t xml:space="preserve"> </w:t>
      </w:r>
      <w:r w:rsidR="00EB6CD2">
        <w:rPr>
          <w:rStyle w:val="src"/>
          <w:rFonts w:ascii="Arial" w:hAnsi="Arial" w:cs="Arial"/>
          <w:color w:val="333333"/>
          <w:sz w:val="18"/>
          <w:szCs w:val="20"/>
        </w:rPr>
        <w:t>in</w:t>
      </w:r>
      <w:r w:rsidR="00D131FC">
        <w:rPr>
          <w:rStyle w:val="src"/>
          <w:rFonts w:ascii="Arial" w:hAnsi="Arial" w:cs="Arial"/>
          <w:color w:val="333333"/>
          <w:sz w:val="18"/>
          <w:szCs w:val="20"/>
        </w:rPr>
        <w:t xml:space="preserve"> </w:t>
      </w:r>
      <w:r w:rsidR="00D131FC" w:rsidRPr="00C64DF1">
        <w:rPr>
          <w:rStyle w:val="src"/>
          <w:rFonts w:ascii="Arial" w:hAnsi="Arial" w:cs="Arial"/>
          <w:color w:val="333333"/>
          <w:sz w:val="18"/>
          <w:szCs w:val="20"/>
        </w:rPr>
        <w:t>Intrinsic Motivation Instrument (IMI)</w:t>
      </w:r>
      <w:r w:rsidRPr="00C64DF1">
        <w:rPr>
          <w:rStyle w:val="src"/>
          <w:rFonts w:ascii="Arial" w:hAnsi="Arial" w:cs="Arial"/>
          <w:color w:val="333333"/>
          <w:sz w:val="18"/>
          <w:szCs w:val="20"/>
        </w:rPr>
        <w:t>.</w:t>
      </w:r>
    </w:p>
    <w:p w14:paraId="00C262E8" w14:textId="77777777"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Engagement</w:t>
      </w:r>
    </w:p>
    <w:p w14:paraId="3C590CD0" w14:textId="477C7D41" w:rsidR="00010238" w:rsidRPr="00C64DF1" w:rsidRDefault="00010238" w:rsidP="00010238">
      <w:pPr>
        <w:rPr>
          <w:rStyle w:val="src"/>
          <w:rFonts w:ascii="Arial" w:hAnsi="Arial" w:cs="Arial"/>
          <w:color w:val="333333"/>
          <w:szCs w:val="20"/>
        </w:rPr>
      </w:pPr>
      <w:r w:rsidRPr="00C64DF1">
        <w:rPr>
          <w:rStyle w:val="src"/>
          <w:rFonts w:ascii="Arial" w:hAnsi="Arial" w:cs="Arial"/>
          <w:color w:val="333333"/>
          <w:szCs w:val="20"/>
        </w:rPr>
        <w:t xml:space="preserve">A one-way ANOVA showed that there was a statistically significant difference in UES between Leaflet, Postcard AR and CubeMuseum AR (F (2, 69) = 14.105 p &lt; .001). Post-hoc tests indicated significant differences between Leaflet and Postcard (p &lt;.001), and between Leaflet and CubeMuseum (p &lt;.001). The differences between Postcard and CubeMuseum were insignificant (p = .377). Users were more engaged when using CubeMuseum (M = 3.05, SD = 0.44) and Postcard (M = 2.80, SD = 0.41) than using Leaflet (M = 2.35, SD = 0.60).  Specifically, significant differences were reported in </w:t>
      </w:r>
      <w:r w:rsidRPr="00C64DF1">
        <w:rPr>
          <w:rStyle w:val="src"/>
          <w:rFonts w:ascii="Arial" w:hAnsi="Arial" w:cs="Arial"/>
          <w:color w:val="333333"/>
          <w:sz w:val="22"/>
          <w:szCs w:val="20"/>
        </w:rPr>
        <w:t>Focused Attention</w:t>
      </w:r>
      <w:r w:rsidRPr="00C64DF1">
        <w:rPr>
          <w:rStyle w:val="src"/>
          <w:rFonts w:ascii="Arial" w:hAnsi="Arial" w:cs="Arial"/>
          <w:color w:val="333333"/>
          <w:szCs w:val="20"/>
        </w:rPr>
        <w:t xml:space="preserve"> (F (2, 69) = 11.174, p &lt;.001), </w:t>
      </w:r>
      <w:r w:rsidRPr="00C64DF1">
        <w:rPr>
          <w:rStyle w:val="src"/>
          <w:rFonts w:ascii="Arial" w:hAnsi="Arial" w:cs="Arial"/>
          <w:color w:val="333333"/>
          <w:sz w:val="22"/>
          <w:szCs w:val="20"/>
        </w:rPr>
        <w:t>Aesthetic Appeal</w:t>
      </w:r>
      <w:r w:rsidRPr="00C64DF1">
        <w:rPr>
          <w:rStyle w:val="src"/>
          <w:rFonts w:ascii="Arial" w:hAnsi="Arial" w:cs="Arial"/>
          <w:color w:val="333333"/>
          <w:szCs w:val="20"/>
        </w:rPr>
        <w:t xml:space="preserve"> (F (2, 69) = 16.607, p &lt;.001), </w:t>
      </w:r>
      <w:r w:rsidR="00EB6CD2">
        <w:rPr>
          <w:rStyle w:val="src"/>
          <w:rFonts w:ascii="Arial" w:hAnsi="Arial" w:cs="Arial"/>
          <w:color w:val="333333"/>
          <w:szCs w:val="20"/>
        </w:rPr>
        <w:t xml:space="preserve">and </w:t>
      </w:r>
      <w:r w:rsidRPr="00C64DF1">
        <w:rPr>
          <w:rStyle w:val="src"/>
          <w:rFonts w:ascii="Arial" w:hAnsi="Arial" w:cs="Arial"/>
          <w:color w:val="333333"/>
          <w:sz w:val="22"/>
          <w:szCs w:val="20"/>
        </w:rPr>
        <w:t xml:space="preserve">Reward Factor </w:t>
      </w:r>
      <w:r w:rsidRPr="00C64DF1">
        <w:rPr>
          <w:rStyle w:val="src"/>
          <w:rFonts w:ascii="Arial" w:hAnsi="Arial" w:cs="Arial"/>
          <w:color w:val="333333"/>
          <w:szCs w:val="20"/>
        </w:rPr>
        <w:t xml:space="preserve">(F (2, 69) = 8.662, p &lt;.001) for UES. Although the differences in Perceived Usability were insignificant, the scores on this subscale show a slight trend on </w:t>
      </w:r>
      <w:r w:rsidRPr="00C64DF1">
        <w:rPr>
          <w:rFonts w:ascii="Arial" w:hAnsi="Arial" w:cs="Arial"/>
          <w:color w:val="333333"/>
          <w:szCs w:val="20"/>
          <w:shd w:val="clear" w:color="auto" w:fill="FFFFFF"/>
        </w:rPr>
        <w:t>numeric value</w:t>
      </w:r>
      <w:r w:rsidRPr="00C64DF1">
        <w:rPr>
          <w:rStyle w:val="src"/>
          <w:rFonts w:ascii="Arial" w:hAnsi="Arial" w:cs="Arial"/>
          <w:color w:val="333333"/>
          <w:szCs w:val="20"/>
        </w:rPr>
        <w:t xml:space="preserve"> (see Figure 10). </w:t>
      </w:r>
    </w:p>
    <w:p w14:paraId="3F4D59AF" w14:textId="77777777" w:rsidR="00010238" w:rsidRPr="00C64DF1" w:rsidRDefault="00010238" w:rsidP="00010238">
      <w:pPr>
        <w:jc w:val="center"/>
        <w:rPr>
          <w:rStyle w:val="src"/>
          <w:rFonts w:ascii="Arial" w:hAnsi="Arial" w:cs="Arial"/>
          <w:color w:val="333333"/>
          <w:sz w:val="20"/>
          <w:szCs w:val="20"/>
        </w:rPr>
      </w:pPr>
      <w:r w:rsidRPr="00C64DF1">
        <w:rPr>
          <w:rStyle w:val="src"/>
          <w:rFonts w:ascii="Arial" w:hAnsi="Arial" w:cs="Arial"/>
          <w:noProof/>
          <w:color w:val="333333"/>
          <w:sz w:val="20"/>
          <w:szCs w:val="20"/>
        </w:rPr>
        <w:drawing>
          <wp:inline distT="0" distB="0" distL="0" distR="0" wp14:anchorId="2A9FA642" wp14:editId="49B9F0D8">
            <wp:extent cx="2944091" cy="2216257"/>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chart\UES2.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997353" cy="2256352"/>
                    </a:xfrm>
                    <a:prstGeom prst="rect">
                      <a:avLst/>
                    </a:prstGeom>
                    <a:noFill/>
                    <a:ln>
                      <a:noFill/>
                    </a:ln>
                  </pic:spPr>
                </pic:pic>
              </a:graphicData>
            </a:graphic>
          </wp:inline>
        </w:drawing>
      </w:r>
    </w:p>
    <w:p w14:paraId="157676E1" w14:textId="0DDDFA50" w:rsidR="00010238" w:rsidRPr="00C64DF1" w:rsidRDefault="00010238" w:rsidP="00010238">
      <w:pPr>
        <w:widowControl/>
        <w:rPr>
          <w:rStyle w:val="src"/>
          <w:rFonts w:ascii="Arial" w:hAnsi="Arial" w:cs="Arial"/>
          <w:color w:val="333333"/>
          <w:sz w:val="18"/>
          <w:szCs w:val="20"/>
        </w:rPr>
      </w:pPr>
      <w:r w:rsidRPr="00C64DF1">
        <w:rPr>
          <w:rStyle w:val="src"/>
          <w:rFonts w:ascii="Arial" w:hAnsi="Arial" w:cs="Arial"/>
          <w:color w:val="333333"/>
          <w:sz w:val="18"/>
          <w:szCs w:val="20"/>
        </w:rPr>
        <w:t xml:space="preserve">Figure 10. </w:t>
      </w:r>
      <w:r w:rsidR="00EB6CD2">
        <w:rPr>
          <w:rStyle w:val="src"/>
          <w:rFonts w:ascii="Arial" w:hAnsi="Arial" w:cs="Arial" w:hint="eastAsia"/>
          <w:color w:val="333333"/>
          <w:sz w:val="18"/>
          <w:szCs w:val="20"/>
        </w:rPr>
        <w:t>Means</w:t>
      </w:r>
      <w:r w:rsidR="00EB6CD2">
        <w:rPr>
          <w:rStyle w:val="src"/>
          <w:rFonts w:ascii="Arial" w:hAnsi="Arial" w:cs="Arial"/>
          <w:color w:val="333333"/>
          <w:sz w:val="18"/>
          <w:szCs w:val="20"/>
        </w:rPr>
        <w:t xml:space="preserve"> </w:t>
      </w:r>
      <w:r w:rsidRPr="00C64DF1">
        <w:rPr>
          <w:rStyle w:val="src"/>
          <w:rFonts w:ascii="Arial" w:hAnsi="Arial" w:cs="Arial"/>
          <w:color w:val="333333"/>
          <w:sz w:val="18"/>
          <w:szCs w:val="20"/>
        </w:rPr>
        <w:t>(with standard deviation</w:t>
      </w:r>
      <w:r w:rsidR="00EB6CD2">
        <w:rPr>
          <w:rStyle w:val="src"/>
          <w:rFonts w:ascii="Arial" w:hAnsi="Arial" w:cs="Arial"/>
          <w:color w:val="333333"/>
          <w:sz w:val="18"/>
          <w:szCs w:val="20"/>
        </w:rPr>
        <w:t>s</w:t>
      </w:r>
      <w:r w:rsidRPr="00C64DF1">
        <w:rPr>
          <w:rStyle w:val="src"/>
          <w:rFonts w:ascii="Arial" w:hAnsi="Arial" w:cs="Arial"/>
          <w:color w:val="333333"/>
          <w:sz w:val="18"/>
          <w:szCs w:val="20"/>
        </w:rPr>
        <w:t>) of the</w:t>
      </w:r>
      <w:r w:rsidRPr="00C64DF1">
        <w:rPr>
          <w:rStyle w:val="src"/>
          <w:rFonts w:ascii="Arial" w:hAnsi="Arial" w:cs="Arial"/>
          <w:sz w:val="18"/>
        </w:rPr>
        <w:t xml:space="preserve"> </w:t>
      </w:r>
      <w:r w:rsidRPr="00C64DF1">
        <w:rPr>
          <w:rStyle w:val="src"/>
          <w:rFonts w:ascii="Arial" w:hAnsi="Arial" w:cs="Arial"/>
          <w:color w:val="333333"/>
          <w:sz w:val="18"/>
          <w:szCs w:val="20"/>
        </w:rPr>
        <w:t>Focused Attention (FA), Aesthetic Appeal (AE),</w:t>
      </w:r>
      <w:r w:rsidRPr="00C64DF1">
        <w:rPr>
          <w:rStyle w:val="src"/>
          <w:rFonts w:ascii="Arial" w:hAnsi="Arial" w:cs="Arial"/>
        </w:rPr>
        <w:t xml:space="preserve"> </w:t>
      </w:r>
      <w:r w:rsidRPr="00C64DF1">
        <w:rPr>
          <w:rStyle w:val="src"/>
          <w:rFonts w:ascii="Arial" w:hAnsi="Arial" w:cs="Arial"/>
          <w:color w:val="333333"/>
          <w:sz w:val="18"/>
          <w:szCs w:val="20"/>
        </w:rPr>
        <w:t>Reward Factor (RW) and Perceived Usability (PU)</w:t>
      </w:r>
      <w:r w:rsidR="00EB6CD2">
        <w:rPr>
          <w:rStyle w:val="src"/>
          <w:rFonts w:ascii="Arial" w:hAnsi="Arial" w:cs="Arial"/>
          <w:color w:val="333333"/>
          <w:sz w:val="18"/>
          <w:szCs w:val="20"/>
        </w:rPr>
        <w:t xml:space="preserve"> in User Engagement Scale (UES)</w:t>
      </w:r>
      <w:r w:rsidRPr="00C64DF1">
        <w:rPr>
          <w:rStyle w:val="src"/>
          <w:rFonts w:ascii="Arial" w:hAnsi="Arial" w:cs="Arial"/>
          <w:color w:val="333333"/>
          <w:sz w:val="18"/>
          <w:szCs w:val="20"/>
        </w:rPr>
        <w:t>.</w:t>
      </w:r>
    </w:p>
    <w:p w14:paraId="7CBB4337" w14:textId="77777777" w:rsidR="00010238" w:rsidRPr="00C64DF1" w:rsidRDefault="00010238" w:rsidP="00010238">
      <w:pPr>
        <w:widowControl/>
        <w:rPr>
          <w:rStyle w:val="src"/>
          <w:rFonts w:ascii="Arial" w:hAnsi="Arial" w:cs="Arial"/>
          <w:color w:val="333333"/>
          <w:sz w:val="18"/>
          <w:szCs w:val="20"/>
        </w:rPr>
      </w:pPr>
    </w:p>
    <w:p w14:paraId="370E9F00" w14:textId="77777777"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lastRenderedPageBreak/>
        <w:t xml:space="preserve">Learning Outcome </w:t>
      </w:r>
      <w:bookmarkEnd w:id="140"/>
    </w:p>
    <w:p w14:paraId="7BC77B1B" w14:textId="1E493DC8" w:rsidR="00163F7C" w:rsidRDefault="00163F7C" w:rsidP="00010238">
      <w:pPr>
        <w:widowControl/>
        <w:contextualSpacing/>
        <w:rPr>
          <w:rStyle w:val="src"/>
          <w:rFonts w:ascii="Arial" w:hAnsi="Arial" w:cs="Arial"/>
          <w:color w:val="333333"/>
          <w:szCs w:val="20"/>
        </w:rPr>
      </w:pPr>
      <w:bookmarkStart w:id="143" w:name="OLE_LINK39"/>
      <w:bookmarkStart w:id="144" w:name="OLE_LINK57"/>
    </w:p>
    <w:p w14:paraId="34525E5F" w14:textId="77777777" w:rsidR="00163F7C" w:rsidRDefault="00163F7C" w:rsidP="00010238">
      <w:pPr>
        <w:widowControl/>
        <w:contextualSpacing/>
        <w:rPr>
          <w:rStyle w:val="src"/>
          <w:rFonts w:ascii="Arial" w:hAnsi="Arial" w:cs="Arial"/>
          <w:color w:val="333333"/>
          <w:szCs w:val="20"/>
        </w:rPr>
      </w:pPr>
    </w:p>
    <w:p w14:paraId="46F68CF4" w14:textId="7499FC4D" w:rsidR="00010238" w:rsidRPr="00C64DF1" w:rsidRDefault="00163F7C" w:rsidP="003A7A4E">
      <w:pPr>
        <w:widowControl/>
        <w:contextualSpacing/>
        <w:rPr>
          <w:rStyle w:val="src"/>
          <w:rFonts w:ascii="Arial" w:hAnsi="Arial" w:cs="Arial"/>
          <w:b/>
          <w:bCs/>
          <w:color w:val="333333"/>
          <w:szCs w:val="20"/>
        </w:rPr>
      </w:pPr>
      <w:r w:rsidRPr="00C64DF1">
        <w:rPr>
          <w:rStyle w:val="src"/>
          <w:rFonts w:ascii="Arial" w:hAnsi="Arial" w:cs="Arial"/>
          <w:color w:val="333333"/>
          <w:szCs w:val="20"/>
        </w:rPr>
        <w:t>The analysis of the AIT</w:t>
      </w:r>
      <w:r>
        <w:rPr>
          <w:rStyle w:val="src"/>
          <w:rFonts w:ascii="Arial" w:hAnsi="Arial" w:cs="Arial"/>
          <w:color w:val="333333"/>
          <w:szCs w:val="20"/>
        </w:rPr>
        <w:t xml:space="preserve"> showed no </w:t>
      </w:r>
      <w:r w:rsidRPr="00C64DF1">
        <w:rPr>
          <w:rStyle w:val="src"/>
          <w:rFonts w:ascii="Arial" w:hAnsi="Arial" w:cs="Arial"/>
          <w:color w:val="333333"/>
          <w:szCs w:val="20"/>
        </w:rPr>
        <w:t>statistically significant differences</w:t>
      </w:r>
      <w:r>
        <w:rPr>
          <w:rStyle w:val="src"/>
          <w:rFonts w:ascii="Arial" w:hAnsi="Arial" w:cs="Arial"/>
          <w:color w:val="333333"/>
          <w:szCs w:val="20"/>
        </w:rPr>
        <w:t xml:space="preserve"> between the three conditions in either the pretest </w:t>
      </w:r>
      <w:r w:rsidRPr="00C64DF1">
        <w:rPr>
          <w:rStyle w:val="src"/>
          <w:rFonts w:ascii="Arial" w:hAnsi="Arial" w:cs="Arial"/>
          <w:color w:val="333333"/>
          <w:szCs w:val="20"/>
        </w:rPr>
        <w:t>(F (2, 69) = .664, p =.518</w:t>
      </w:r>
      <w:r>
        <w:rPr>
          <w:rStyle w:val="src"/>
          <w:rFonts w:ascii="Arial" w:hAnsi="Arial" w:cs="Arial"/>
          <w:color w:val="333333"/>
          <w:szCs w:val="20"/>
        </w:rPr>
        <w:t xml:space="preserve">) or the posttest </w:t>
      </w:r>
      <w:r w:rsidRPr="00C64DF1">
        <w:rPr>
          <w:rStyle w:val="src"/>
          <w:rFonts w:ascii="Arial" w:hAnsi="Arial" w:cs="Arial"/>
          <w:color w:val="333333"/>
          <w:szCs w:val="20"/>
        </w:rPr>
        <w:t>(F (2, 69) =.755, p =.474)</w:t>
      </w:r>
      <w:r>
        <w:rPr>
          <w:rStyle w:val="src"/>
          <w:rFonts w:ascii="Arial" w:hAnsi="Arial" w:cs="Arial"/>
          <w:color w:val="333333"/>
          <w:szCs w:val="20"/>
        </w:rPr>
        <w:t xml:space="preserve">. </w:t>
      </w:r>
      <w:r>
        <w:rPr>
          <w:rStyle w:val="src"/>
          <w:rFonts w:ascii="Arial" w:hAnsi="Arial" w:cs="Arial" w:hint="eastAsia"/>
          <w:color w:val="333333"/>
          <w:szCs w:val="20"/>
        </w:rPr>
        <w:t>Neve</w:t>
      </w:r>
      <w:r>
        <w:rPr>
          <w:rStyle w:val="src"/>
          <w:rFonts w:ascii="Arial" w:hAnsi="Arial" w:cs="Arial"/>
          <w:color w:val="333333"/>
          <w:szCs w:val="20"/>
        </w:rPr>
        <w:t>rtheless, paired-samples</w:t>
      </w:r>
      <w:r w:rsidRPr="00C64DF1">
        <w:rPr>
          <w:rStyle w:val="src"/>
          <w:rFonts w:ascii="Arial" w:hAnsi="Arial" w:cs="Arial"/>
          <w:color w:val="333333"/>
          <w:szCs w:val="20"/>
        </w:rPr>
        <w:t xml:space="preserve"> </w:t>
      </w:r>
      <w:r>
        <w:rPr>
          <w:rStyle w:val="src"/>
          <w:rFonts w:ascii="Arial" w:hAnsi="Arial" w:cs="Arial"/>
          <w:color w:val="333333"/>
          <w:szCs w:val="20"/>
        </w:rPr>
        <w:t>t</w:t>
      </w:r>
      <w:r w:rsidRPr="00C64DF1">
        <w:rPr>
          <w:rStyle w:val="src"/>
          <w:rFonts w:ascii="Arial" w:hAnsi="Arial" w:cs="Arial"/>
          <w:color w:val="333333"/>
          <w:szCs w:val="20"/>
        </w:rPr>
        <w:t>-test</w:t>
      </w:r>
      <w:r>
        <w:rPr>
          <w:rStyle w:val="src"/>
          <w:rFonts w:ascii="Arial" w:hAnsi="Arial" w:cs="Arial"/>
          <w:color w:val="333333"/>
          <w:szCs w:val="20"/>
        </w:rPr>
        <w:t xml:space="preserve">s </w:t>
      </w:r>
      <w:r w:rsidRPr="00C64DF1">
        <w:rPr>
          <w:rStyle w:val="src"/>
          <w:rFonts w:ascii="Arial" w:hAnsi="Arial" w:cs="Arial"/>
          <w:color w:val="333333"/>
          <w:szCs w:val="20"/>
        </w:rPr>
        <w:t>showed</w:t>
      </w:r>
      <w:r>
        <w:rPr>
          <w:rStyle w:val="src"/>
          <w:rFonts w:ascii="Arial" w:hAnsi="Arial" w:cs="Arial"/>
          <w:color w:val="333333"/>
          <w:szCs w:val="20"/>
        </w:rPr>
        <w:t xml:space="preserve"> that the AIT posttest scores were significantly higher than the AIT pretest scores (p &lt; .001)</w:t>
      </w:r>
      <w:r w:rsidRPr="00C64DF1">
        <w:rPr>
          <w:rStyle w:val="src"/>
          <w:rFonts w:ascii="Arial" w:hAnsi="Arial" w:cs="Arial"/>
          <w:color w:val="333333"/>
          <w:szCs w:val="20"/>
        </w:rPr>
        <w:t>.</w:t>
      </w:r>
      <w:r>
        <w:rPr>
          <w:rStyle w:val="src"/>
          <w:rFonts w:ascii="Arial" w:hAnsi="Arial" w:cs="Arial"/>
          <w:color w:val="333333"/>
          <w:szCs w:val="20"/>
        </w:rPr>
        <w:t xml:space="preserve"> We further analyzed the </w:t>
      </w:r>
      <w:r w:rsidR="0026562E">
        <w:rPr>
          <w:rStyle w:val="src"/>
          <w:rFonts w:ascii="Arial" w:hAnsi="Arial" w:cs="Arial"/>
          <w:color w:val="333333"/>
          <w:szCs w:val="20"/>
        </w:rPr>
        <w:t>6 dimensions of AIT</w:t>
      </w:r>
      <w:r w:rsidR="0026562E" w:rsidRPr="0026562E">
        <w:rPr>
          <w:rStyle w:val="src"/>
          <w:rFonts w:ascii="Arial" w:hAnsi="Arial" w:cs="Arial"/>
          <w:color w:val="333333"/>
          <w:szCs w:val="20"/>
        </w:rPr>
        <w:t xml:space="preserve"> </w:t>
      </w:r>
      <w:r w:rsidR="0026562E" w:rsidRPr="00C64DF1">
        <w:rPr>
          <w:rStyle w:val="src"/>
          <w:rFonts w:ascii="Arial" w:hAnsi="Arial" w:cs="Arial"/>
          <w:color w:val="333333"/>
          <w:szCs w:val="20"/>
        </w:rPr>
        <w:t xml:space="preserve">using </w:t>
      </w:r>
      <w:r w:rsidR="0026562E">
        <w:rPr>
          <w:rStyle w:val="src"/>
          <w:rFonts w:ascii="Arial" w:hAnsi="Arial" w:cs="Arial"/>
          <w:color w:val="333333"/>
          <w:szCs w:val="20"/>
        </w:rPr>
        <w:t xml:space="preserve">the </w:t>
      </w:r>
      <w:r w:rsidR="0026562E" w:rsidRPr="00C64DF1">
        <w:rPr>
          <w:rStyle w:val="src"/>
          <w:rFonts w:ascii="Arial" w:hAnsi="Arial" w:cs="Arial"/>
          <w:color w:val="333333"/>
          <w:szCs w:val="20"/>
        </w:rPr>
        <w:t xml:space="preserve">Friedman test since the </w:t>
      </w:r>
      <w:r w:rsidR="0026562E">
        <w:rPr>
          <w:rStyle w:val="src"/>
          <w:rFonts w:ascii="Arial" w:hAnsi="Arial" w:cs="Arial"/>
          <w:color w:val="333333"/>
          <w:szCs w:val="20"/>
        </w:rPr>
        <w:t>data of the Feature dimension</w:t>
      </w:r>
      <w:r w:rsidR="0026562E" w:rsidRPr="00C64DF1">
        <w:rPr>
          <w:rStyle w:val="src"/>
          <w:rFonts w:ascii="Arial" w:hAnsi="Arial" w:cs="Arial"/>
          <w:color w:val="333333"/>
          <w:szCs w:val="20"/>
        </w:rPr>
        <w:t xml:space="preserve"> was </w:t>
      </w:r>
      <w:r w:rsidR="0026562E">
        <w:rPr>
          <w:rStyle w:val="src"/>
          <w:rFonts w:ascii="Arial" w:hAnsi="Arial" w:cs="Arial"/>
          <w:color w:val="333333"/>
          <w:szCs w:val="20"/>
        </w:rPr>
        <w:t xml:space="preserve">not normally distributed. The results </w:t>
      </w:r>
      <w:r w:rsidR="00010238" w:rsidRPr="00C64DF1">
        <w:rPr>
          <w:rStyle w:val="src"/>
          <w:rFonts w:ascii="Arial" w:hAnsi="Arial" w:cs="Arial"/>
          <w:color w:val="333333"/>
          <w:szCs w:val="20"/>
        </w:rPr>
        <w:t xml:space="preserve">showed that there was a statistically significant difference in Location between Leaflet, Postcard AR and CubeMuseum AR (p &lt;.001). Pairwise </w:t>
      </w:r>
      <w:r w:rsidR="0026562E">
        <w:rPr>
          <w:rStyle w:val="src"/>
          <w:rFonts w:ascii="Arial" w:hAnsi="Arial" w:cs="Arial"/>
          <w:color w:val="333333"/>
          <w:szCs w:val="20"/>
        </w:rPr>
        <w:t>c</w:t>
      </w:r>
      <w:r w:rsidR="0026562E" w:rsidRPr="00C64DF1">
        <w:rPr>
          <w:rStyle w:val="src"/>
          <w:rFonts w:ascii="Arial" w:hAnsi="Arial" w:cs="Arial"/>
          <w:color w:val="333333"/>
          <w:szCs w:val="20"/>
        </w:rPr>
        <w:t xml:space="preserve">omparisons </w:t>
      </w:r>
      <w:r w:rsidR="00010238" w:rsidRPr="00C64DF1">
        <w:rPr>
          <w:rStyle w:val="src"/>
          <w:rFonts w:ascii="Arial" w:hAnsi="Arial" w:cs="Arial"/>
          <w:color w:val="333333"/>
          <w:szCs w:val="20"/>
        </w:rPr>
        <w:t xml:space="preserve">indicated significant differences between CubeMuseum and Leaflet (p =.004), and between CubeMuseum and Postcard (p =.012). </w:t>
      </w:r>
      <w:r w:rsidR="003A7A4E">
        <w:rPr>
          <w:rStyle w:val="src"/>
          <w:rFonts w:ascii="Arial" w:hAnsi="Arial" w:cs="Arial"/>
          <w:color w:val="333333"/>
          <w:szCs w:val="20"/>
        </w:rPr>
        <w:t>The scores for C</w:t>
      </w:r>
      <w:r w:rsidR="003A7A4E">
        <w:rPr>
          <w:rStyle w:val="src"/>
          <w:rFonts w:ascii="Arial" w:hAnsi="Arial" w:cs="Arial" w:hint="eastAsia"/>
          <w:color w:val="333333"/>
          <w:szCs w:val="20"/>
        </w:rPr>
        <w:t>ubeMus</w:t>
      </w:r>
      <w:r w:rsidR="003A7A4E">
        <w:rPr>
          <w:rStyle w:val="src"/>
          <w:rFonts w:ascii="Arial" w:hAnsi="Arial" w:cs="Arial"/>
          <w:color w:val="333333"/>
          <w:szCs w:val="20"/>
        </w:rPr>
        <w:t>eum was significantly lower than Leaflet and Postcard (see Figure 11). No significant differences were found for the other dimensions.</w:t>
      </w:r>
    </w:p>
    <w:bookmarkEnd w:id="143"/>
    <w:bookmarkEnd w:id="144"/>
    <w:p w14:paraId="7B8A5131" w14:textId="77777777" w:rsidR="00010238" w:rsidRPr="00C64DF1" w:rsidRDefault="00010238" w:rsidP="00010238">
      <w:pPr>
        <w:autoSpaceDE w:val="0"/>
        <w:autoSpaceDN w:val="0"/>
        <w:adjustRightInd w:val="0"/>
        <w:jc w:val="center"/>
        <w:rPr>
          <w:rFonts w:ascii="Arial" w:hAnsi="Arial" w:cs="Arial"/>
          <w:kern w:val="0"/>
          <w:sz w:val="24"/>
          <w:szCs w:val="24"/>
        </w:rPr>
      </w:pPr>
      <w:r w:rsidRPr="00C64DF1">
        <w:rPr>
          <w:rFonts w:ascii="Arial" w:hAnsi="Arial" w:cs="Arial"/>
          <w:noProof/>
          <w:kern w:val="0"/>
          <w:sz w:val="24"/>
          <w:szCs w:val="24"/>
        </w:rPr>
        <w:drawing>
          <wp:inline distT="0" distB="0" distL="0" distR="0" wp14:anchorId="7D596828" wp14:editId="5AEDA953">
            <wp:extent cx="4678997" cy="3480390"/>
            <wp:effectExtent l="0" t="0" r="7620" b="6350"/>
            <wp:docPr id="34" name="Picture 34" descr="C:\Users\admin\Desktop\chart\theme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chart\themeall.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14" t="2775" r="2802" b="3095"/>
                    <a:stretch/>
                  </pic:blipFill>
                  <pic:spPr bwMode="auto">
                    <a:xfrm>
                      <a:off x="0" y="0"/>
                      <a:ext cx="4766642" cy="3545583"/>
                    </a:xfrm>
                    <a:prstGeom prst="rect">
                      <a:avLst/>
                    </a:prstGeom>
                    <a:noFill/>
                    <a:ln>
                      <a:noFill/>
                    </a:ln>
                    <a:extLst>
                      <a:ext uri="{53640926-AAD7-44D8-BBD7-CCE9431645EC}">
                        <a14:shadowObscured xmlns:a14="http://schemas.microsoft.com/office/drawing/2010/main"/>
                      </a:ext>
                    </a:extLst>
                  </pic:spPr>
                </pic:pic>
              </a:graphicData>
            </a:graphic>
          </wp:inline>
        </w:drawing>
      </w:r>
    </w:p>
    <w:p w14:paraId="0459BBDE" w14:textId="5C5D6821" w:rsidR="00010238" w:rsidRPr="00C64DF1" w:rsidRDefault="00010238" w:rsidP="00010238">
      <w:pPr>
        <w:widowControl/>
        <w:jc w:val="center"/>
        <w:rPr>
          <w:rStyle w:val="src"/>
          <w:rFonts w:ascii="Arial" w:hAnsi="Arial" w:cs="Arial"/>
          <w:color w:val="333333"/>
          <w:sz w:val="18"/>
          <w:szCs w:val="20"/>
        </w:rPr>
      </w:pPr>
      <w:r w:rsidRPr="00C64DF1">
        <w:rPr>
          <w:rStyle w:val="src"/>
          <w:rFonts w:ascii="Arial" w:hAnsi="Arial" w:cs="Arial"/>
          <w:color w:val="333333"/>
          <w:sz w:val="18"/>
          <w:szCs w:val="20"/>
        </w:rPr>
        <w:t xml:space="preserve">Figure 11. </w:t>
      </w:r>
      <w:r w:rsidR="0026562E">
        <w:rPr>
          <w:rStyle w:val="src"/>
          <w:rFonts w:ascii="Arial" w:hAnsi="Arial" w:cs="Arial"/>
          <w:color w:val="333333"/>
          <w:sz w:val="18"/>
          <w:szCs w:val="20"/>
        </w:rPr>
        <w:t>Means</w:t>
      </w:r>
      <w:r w:rsidR="0026562E" w:rsidRPr="00C64DF1">
        <w:rPr>
          <w:rStyle w:val="src"/>
          <w:rFonts w:ascii="Arial" w:hAnsi="Arial" w:cs="Arial"/>
          <w:color w:val="333333"/>
          <w:sz w:val="18"/>
          <w:szCs w:val="20"/>
        </w:rPr>
        <w:t xml:space="preserve"> </w:t>
      </w:r>
      <w:r w:rsidRPr="00C64DF1">
        <w:rPr>
          <w:rStyle w:val="src"/>
          <w:rFonts w:ascii="Arial" w:hAnsi="Arial" w:cs="Arial"/>
          <w:color w:val="333333"/>
          <w:sz w:val="18"/>
          <w:szCs w:val="20"/>
        </w:rPr>
        <w:t>(with standard deviation</w:t>
      </w:r>
      <w:r w:rsidR="0026562E">
        <w:rPr>
          <w:rStyle w:val="src"/>
          <w:rFonts w:ascii="Arial" w:hAnsi="Arial" w:cs="Arial"/>
          <w:color w:val="333333"/>
          <w:sz w:val="18"/>
          <w:szCs w:val="20"/>
        </w:rPr>
        <w:t>s</w:t>
      </w:r>
      <w:r w:rsidRPr="00C64DF1">
        <w:rPr>
          <w:rStyle w:val="src"/>
          <w:rFonts w:ascii="Arial" w:hAnsi="Arial" w:cs="Arial"/>
          <w:color w:val="333333"/>
          <w:sz w:val="18"/>
          <w:szCs w:val="20"/>
        </w:rPr>
        <w:t>) of the</w:t>
      </w:r>
      <w:r w:rsidRPr="00C64DF1">
        <w:rPr>
          <w:rStyle w:val="10"/>
          <w:rFonts w:ascii="Arial" w:hAnsi="Arial" w:cs="Arial"/>
          <w:color w:val="333333"/>
          <w:sz w:val="18"/>
          <w:szCs w:val="20"/>
        </w:rPr>
        <w:t xml:space="preserve"> </w:t>
      </w:r>
      <w:r w:rsidRPr="00C64DF1">
        <w:rPr>
          <w:rStyle w:val="src"/>
          <w:rFonts w:ascii="Arial" w:hAnsi="Arial" w:cs="Arial"/>
          <w:color w:val="333333"/>
          <w:sz w:val="18"/>
          <w:szCs w:val="20"/>
        </w:rPr>
        <w:t>AIT pretest and posttest</w:t>
      </w:r>
      <w:r w:rsidR="0026562E">
        <w:rPr>
          <w:rStyle w:val="src"/>
          <w:rFonts w:ascii="Arial" w:hAnsi="Arial" w:cs="Arial"/>
          <w:color w:val="333333"/>
          <w:sz w:val="18"/>
          <w:szCs w:val="20"/>
        </w:rPr>
        <w:t xml:space="preserve"> results</w:t>
      </w:r>
      <w:r w:rsidRPr="00C64DF1">
        <w:rPr>
          <w:rStyle w:val="src"/>
          <w:rFonts w:ascii="Arial" w:hAnsi="Arial" w:cs="Arial"/>
          <w:color w:val="333333"/>
          <w:sz w:val="18"/>
          <w:szCs w:val="20"/>
        </w:rPr>
        <w:t>.</w:t>
      </w:r>
    </w:p>
    <w:p w14:paraId="0188D8E4" w14:textId="77777777" w:rsidR="00010238" w:rsidRPr="00C64DF1" w:rsidRDefault="00010238" w:rsidP="00010238">
      <w:pPr>
        <w:widowControl/>
        <w:jc w:val="center"/>
        <w:rPr>
          <w:rFonts w:ascii="Arial" w:hAnsi="Arial" w:cs="Arial"/>
          <w:color w:val="333333"/>
          <w:sz w:val="18"/>
          <w:szCs w:val="20"/>
        </w:rPr>
      </w:pPr>
    </w:p>
    <w:p w14:paraId="79F560DE" w14:textId="77777777"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Additional Findings</w:t>
      </w:r>
    </w:p>
    <w:p w14:paraId="55920DC6" w14:textId="5C6E116A" w:rsidR="00010238" w:rsidRPr="00C64DF1" w:rsidRDefault="00010238" w:rsidP="00010238">
      <w:pPr>
        <w:widowControl/>
        <w:contextualSpacing/>
        <w:rPr>
          <w:rStyle w:val="src"/>
          <w:rFonts w:ascii="Arial" w:hAnsi="Arial" w:cs="Arial"/>
          <w:color w:val="333333"/>
          <w:sz w:val="20"/>
          <w:szCs w:val="20"/>
        </w:rPr>
      </w:pPr>
      <w:r w:rsidRPr="00C64DF1">
        <w:rPr>
          <w:rStyle w:val="src"/>
          <w:rFonts w:ascii="Arial" w:hAnsi="Arial" w:cs="Arial"/>
          <w:color w:val="333333"/>
          <w:szCs w:val="20"/>
        </w:rPr>
        <w:t>Although we remind</w:t>
      </w:r>
      <w:r w:rsidR="00381C23">
        <w:rPr>
          <w:rStyle w:val="src"/>
          <w:rFonts w:ascii="Arial" w:hAnsi="Arial" w:cs="Arial"/>
          <w:color w:val="333333"/>
          <w:szCs w:val="20"/>
        </w:rPr>
        <w:t>ed</w:t>
      </w:r>
      <w:r w:rsidRPr="00C64DF1">
        <w:rPr>
          <w:rStyle w:val="src"/>
          <w:rFonts w:ascii="Arial" w:hAnsi="Arial" w:cs="Arial"/>
          <w:color w:val="333333"/>
          <w:szCs w:val="20"/>
        </w:rPr>
        <w:t xml:space="preserve"> </w:t>
      </w:r>
      <w:r w:rsidR="00381C23">
        <w:rPr>
          <w:rStyle w:val="src"/>
          <w:rFonts w:ascii="Arial" w:hAnsi="Arial" w:cs="Arial"/>
          <w:color w:val="333333"/>
          <w:szCs w:val="20"/>
        </w:rPr>
        <w:t xml:space="preserve">users of the time at </w:t>
      </w:r>
      <w:r w:rsidRPr="00C64DF1">
        <w:rPr>
          <w:rStyle w:val="src"/>
          <w:rFonts w:ascii="Arial" w:hAnsi="Arial" w:cs="Arial"/>
          <w:color w:val="333333"/>
          <w:szCs w:val="20"/>
        </w:rPr>
        <w:t>3 min</w:t>
      </w:r>
      <w:r w:rsidR="00381C23">
        <w:rPr>
          <w:rStyle w:val="src"/>
          <w:rFonts w:ascii="Arial" w:hAnsi="Arial" w:cs="Arial"/>
          <w:color w:val="333333"/>
          <w:szCs w:val="20"/>
        </w:rPr>
        <w:t>utes</w:t>
      </w:r>
      <w:r w:rsidRPr="00C64DF1">
        <w:rPr>
          <w:rStyle w:val="src"/>
          <w:rFonts w:ascii="Arial" w:hAnsi="Arial" w:cs="Arial"/>
          <w:color w:val="333333"/>
          <w:szCs w:val="20"/>
        </w:rPr>
        <w:t xml:space="preserve">, we </w:t>
      </w:r>
      <w:r w:rsidR="00381C23">
        <w:rPr>
          <w:rStyle w:val="src"/>
          <w:rFonts w:ascii="Arial" w:hAnsi="Arial" w:cs="Arial"/>
          <w:color w:val="333333"/>
          <w:szCs w:val="20"/>
        </w:rPr>
        <w:t xml:space="preserve">did </w:t>
      </w:r>
      <w:del w:id="145" w:author="Yue Li" w:date="2021-08-31T12:43:00Z">
        <w:r w:rsidR="00381C23" w:rsidDel="00AE5D4F">
          <w:rPr>
            <w:rStyle w:val="src"/>
            <w:rFonts w:ascii="Arial" w:hAnsi="Arial" w:cs="Arial"/>
            <w:color w:val="333333"/>
            <w:szCs w:val="20"/>
          </w:rPr>
          <w:delText>not  limit</w:delText>
        </w:r>
      </w:del>
      <w:ins w:id="146" w:author="Yue Li" w:date="2021-08-31T12:43:00Z">
        <w:r w:rsidR="00AE5D4F">
          <w:rPr>
            <w:rStyle w:val="src"/>
            <w:rFonts w:ascii="Arial" w:hAnsi="Arial" w:cs="Arial"/>
            <w:color w:val="333333"/>
            <w:szCs w:val="20"/>
          </w:rPr>
          <w:t>not limit</w:t>
        </w:r>
      </w:ins>
      <w:r w:rsidRPr="00C64DF1">
        <w:rPr>
          <w:rStyle w:val="src"/>
          <w:rFonts w:ascii="Arial" w:hAnsi="Arial" w:cs="Arial"/>
          <w:color w:val="333333"/>
          <w:szCs w:val="20"/>
        </w:rPr>
        <w:t xml:space="preserve"> the time </w:t>
      </w:r>
      <w:r w:rsidR="00381C23">
        <w:rPr>
          <w:rStyle w:val="src"/>
          <w:rFonts w:ascii="Arial" w:hAnsi="Arial" w:cs="Arial"/>
          <w:color w:val="333333"/>
          <w:szCs w:val="20"/>
        </w:rPr>
        <w:t>of use for each condition.</w:t>
      </w:r>
      <w:r w:rsidRPr="00C64DF1">
        <w:rPr>
          <w:rStyle w:val="src"/>
          <w:rFonts w:ascii="Arial" w:hAnsi="Arial" w:cs="Arial"/>
          <w:color w:val="333333"/>
          <w:szCs w:val="20"/>
        </w:rPr>
        <w:t xml:space="preserve"> A one-way ANOVA showed that there was a statistically significant difference in learning time between Leaflet, Postcard AR and CubeMuseum AR (F (2, 69) = 9.540, p &lt; .001). Post-hoc tests indicated significant differences between Leaflet and Postcard (p = .011), and between Leaflet and CubeMuseum (p &lt; .001). The differences between Postcard and CubeMuseum were insignificant (p = .420). Users spent more time on using CubeMuseum (M = 3.96, SD = 1.27) and Postcard (M = 3.50, SD = 1.32) than </w:t>
      </w:r>
      <w:r w:rsidRPr="00C64DF1">
        <w:rPr>
          <w:rStyle w:val="src"/>
          <w:rFonts w:ascii="Arial" w:hAnsi="Arial" w:cs="Arial"/>
          <w:color w:val="333333"/>
          <w:szCs w:val="20"/>
        </w:rPr>
        <w:lastRenderedPageBreak/>
        <w:t xml:space="preserve">using Leaflet (M = 2.42, SD = 1.18). This </w:t>
      </w:r>
      <w:r w:rsidR="00381C23">
        <w:rPr>
          <w:rStyle w:val="src"/>
          <w:rFonts w:ascii="Arial" w:hAnsi="Arial" w:cs="Arial"/>
          <w:color w:val="333333"/>
          <w:szCs w:val="20"/>
        </w:rPr>
        <w:t xml:space="preserve">is in accordance with </w:t>
      </w:r>
      <w:r w:rsidRPr="00C64DF1">
        <w:rPr>
          <w:rStyle w:val="src"/>
          <w:rFonts w:ascii="Arial" w:hAnsi="Arial" w:cs="Arial"/>
          <w:color w:val="333333"/>
          <w:szCs w:val="20"/>
        </w:rPr>
        <w:t xml:space="preserve">the qualitative feedback </w:t>
      </w:r>
      <w:r w:rsidR="00381C23">
        <w:rPr>
          <w:rStyle w:val="src"/>
          <w:rFonts w:ascii="Arial" w:hAnsi="Arial" w:cs="Arial"/>
          <w:color w:val="333333"/>
          <w:szCs w:val="20"/>
        </w:rPr>
        <w:t xml:space="preserve">that </w:t>
      </w:r>
      <w:r w:rsidRPr="00C64DF1">
        <w:rPr>
          <w:rStyle w:val="src"/>
          <w:rFonts w:ascii="Arial" w:hAnsi="Arial" w:cs="Arial"/>
          <w:color w:val="333333"/>
          <w:szCs w:val="20"/>
        </w:rPr>
        <w:t>we received</w:t>
      </w:r>
      <w:r w:rsidR="00381C23">
        <w:rPr>
          <w:rStyle w:val="src"/>
          <w:rFonts w:ascii="Arial" w:hAnsi="Arial" w:cs="Arial"/>
          <w:color w:val="333333"/>
          <w:szCs w:val="20"/>
        </w:rPr>
        <w:t xml:space="preserve"> in the interview</w:t>
      </w:r>
      <w:r w:rsidRPr="00C64DF1">
        <w:rPr>
          <w:rStyle w:val="src"/>
          <w:rFonts w:ascii="Arial" w:hAnsi="Arial" w:cs="Arial"/>
          <w:color w:val="333333"/>
          <w:szCs w:val="20"/>
        </w:rPr>
        <w:t xml:space="preserve">. When asked which interaction interface they </w:t>
      </w:r>
      <w:r w:rsidR="00381C23">
        <w:rPr>
          <w:rStyle w:val="src"/>
          <w:rFonts w:ascii="Arial" w:hAnsi="Arial" w:cs="Arial"/>
          <w:color w:val="333333"/>
          <w:szCs w:val="20"/>
        </w:rPr>
        <w:t xml:space="preserve">are more </w:t>
      </w:r>
      <w:r w:rsidRPr="00C64DF1">
        <w:rPr>
          <w:rStyle w:val="src"/>
          <w:rFonts w:ascii="Arial" w:hAnsi="Arial" w:cs="Arial"/>
          <w:color w:val="333333"/>
          <w:szCs w:val="20"/>
        </w:rPr>
        <w:t>willing</w:t>
      </w:r>
      <w:r w:rsidR="00381C23">
        <w:rPr>
          <w:rStyle w:val="src"/>
          <w:rFonts w:ascii="Arial" w:hAnsi="Arial" w:cs="Arial"/>
          <w:color w:val="333333"/>
          <w:szCs w:val="20"/>
        </w:rPr>
        <w:t xml:space="preserve"> to</w:t>
      </w:r>
      <w:r w:rsidRPr="00C64DF1">
        <w:rPr>
          <w:rStyle w:val="src"/>
          <w:rFonts w:ascii="Arial" w:hAnsi="Arial" w:cs="Arial"/>
          <w:color w:val="333333"/>
          <w:szCs w:val="20"/>
        </w:rPr>
        <w:t xml:space="preserve"> use, most participants chose the </w:t>
      </w:r>
      <w:r w:rsidR="00381C23">
        <w:rPr>
          <w:rStyle w:val="src"/>
          <w:rFonts w:ascii="Arial" w:hAnsi="Arial" w:cs="Arial"/>
          <w:color w:val="333333"/>
          <w:szCs w:val="20"/>
        </w:rPr>
        <w:t>AR-based interfaces, namely</w:t>
      </w:r>
      <w:r w:rsidRPr="00C64DF1">
        <w:rPr>
          <w:rStyle w:val="src"/>
          <w:rFonts w:ascii="Arial" w:hAnsi="Arial" w:cs="Arial"/>
          <w:color w:val="333333"/>
          <w:szCs w:val="20"/>
        </w:rPr>
        <w:t xml:space="preserve"> Postcard </w:t>
      </w:r>
      <w:r w:rsidR="00381C23">
        <w:rPr>
          <w:rStyle w:val="src"/>
          <w:rFonts w:ascii="Arial" w:hAnsi="Arial" w:cs="Arial"/>
          <w:color w:val="333333"/>
          <w:szCs w:val="20"/>
        </w:rPr>
        <w:t>AR and</w:t>
      </w:r>
      <w:r w:rsidRPr="00C64DF1">
        <w:rPr>
          <w:rStyle w:val="src"/>
          <w:rFonts w:ascii="Arial" w:hAnsi="Arial" w:cs="Arial"/>
          <w:color w:val="333333"/>
          <w:szCs w:val="20"/>
        </w:rPr>
        <w:t xml:space="preserve"> CubeMuseum</w:t>
      </w:r>
      <w:r w:rsidR="00381C23">
        <w:rPr>
          <w:rStyle w:val="src"/>
          <w:rFonts w:ascii="Arial" w:hAnsi="Arial" w:cs="Arial"/>
          <w:color w:val="333333"/>
          <w:szCs w:val="20"/>
        </w:rPr>
        <w:t xml:space="preserve"> AR</w:t>
      </w:r>
      <w:r w:rsidRPr="00C64DF1">
        <w:rPr>
          <w:rStyle w:val="src"/>
          <w:rFonts w:ascii="Arial" w:hAnsi="Arial" w:cs="Arial"/>
          <w:color w:val="333333"/>
          <w:sz w:val="20"/>
          <w:szCs w:val="20"/>
        </w:rPr>
        <w:t>.</w:t>
      </w:r>
    </w:p>
    <w:p w14:paraId="5F274450" w14:textId="77777777" w:rsidR="00010238" w:rsidRPr="00C64DF1" w:rsidRDefault="00010238" w:rsidP="00010238">
      <w:pPr>
        <w:widowControl/>
        <w:contextualSpacing/>
        <w:rPr>
          <w:rStyle w:val="src"/>
          <w:rFonts w:ascii="Arial" w:hAnsi="Arial" w:cs="Arial"/>
          <w:color w:val="333333"/>
          <w:sz w:val="20"/>
          <w:szCs w:val="20"/>
        </w:rPr>
      </w:pPr>
    </w:p>
    <w:p w14:paraId="007493AC" w14:textId="19BFED89"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Observation</w:t>
      </w:r>
      <w:r w:rsidR="00911CCD">
        <w:rPr>
          <w:rStyle w:val="translated-span"/>
          <w:rFonts w:ascii="Arial" w:hAnsi="Arial" w:cs="Arial"/>
          <w:b/>
          <w:sz w:val="24"/>
          <w:szCs w:val="24"/>
        </w:rPr>
        <w:t>s</w:t>
      </w:r>
      <w:r w:rsidRPr="00C64DF1">
        <w:rPr>
          <w:rStyle w:val="translated-span"/>
          <w:rFonts w:ascii="Arial" w:hAnsi="Arial" w:cs="Arial"/>
          <w:b/>
          <w:sz w:val="24"/>
          <w:szCs w:val="24"/>
        </w:rPr>
        <w:t xml:space="preserve"> and Interview</w:t>
      </w:r>
      <w:r w:rsidR="00911CCD">
        <w:rPr>
          <w:rStyle w:val="translated-span"/>
          <w:rFonts w:ascii="Arial" w:hAnsi="Arial" w:cs="Arial"/>
          <w:b/>
          <w:sz w:val="24"/>
          <w:szCs w:val="24"/>
        </w:rPr>
        <w:t>s</w:t>
      </w:r>
    </w:p>
    <w:p w14:paraId="656BC8CC" w14:textId="6A2E41BB" w:rsidR="00AE5D4F" w:rsidRDefault="00AE5D4F" w:rsidP="00010238">
      <w:pPr>
        <w:widowControl/>
        <w:contextualSpacing/>
        <w:rPr>
          <w:ins w:id="147" w:author="Yue Li" w:date="2021-08-31T12:42:00Z"/>
          <w:rStyle w:val="src"/>
          <w:rFonts w:ascii="Arial" w:hAnsi="Arial" w:cs="Arial"/>
          <w:color w:val="333333"/>
          <w:szCs w:val="20"/>
        </w:rPr>
      </w:pPr>
      <w:ins w:id="148" w:author="Yue Li" w:date="2021-08-31T12:43:00Z">
        <w:r>
          <w:rPr>
            <w:rStyle w:val="src"/>
            <w:rFonts w:ascii="Arial" w:hAnsi="Arial" w:cs="Arial"/>
            <w:color w:val="333333"/>
            <w:szCs w:val="20"/>
          </w:rPr>
          <w:t xml:space="preserve">At the start of the interview, we ask participants to rank the three interaction interfaces based on their </w:t>
        </w:r>
      </w:ins>
      <w:ins w:id="149" w:author="Yue Li" w:date="2021-08-31T13:00:00Z">
        <w:r w:rsidR="001B45A0">
          <w:rPr>
            <w:rStyle w:val="src"/>
            <w:rFonts w:ascii="Arial" w:hAnsi="Arial" w:cs="Arial"/>
            <w:color w:val="333333"/>
            <w:szCs w:val="20"/>
          </w:rPr>
          <w:t>subjective</w:t>
        </w:r>
      </w:ins>
      <w:ins w:id="150" w:author="Yue Li" w:date="2021-08-31T12:43:00Z">
        <w:r>
          <w:rPr>
            <w:rStyle w:val="src"/>
            <w:rFonts w:ascii="Arial" w:hAnsi="Arial" w:cs="Arial"/>
            <w:color w:val="333333"/>
            <w:szCs w:val="20"/>
          </w:rPr>
          <w:t xml:space="preserve"> preferences. A </w:t>
        </w:r>
      </w:ins>
      <w:ins w:id="151" w:author="Yue Li" w:date="2021-08-31T13:00:00Z">
        <w:r w:rsidR="00142D6A">
          <w:rPr>
            <w:rStyle w:val="src"/>
            <w:rFonts w:ascii="Arial" w:hAnsi="Arial" w:cs="Arial"/>
            <w:color w:val="333333"/>
            <w:szCs w:val="20"/>
          </w:rPr>
          <w:t>Friedman</w:t>
        </w:r>
      </w:ins>
      <w:ins w:id="152" w:author="Yue Li" w:date="2021-08-31T12:45:00Z">
        <w:r w:rsidR="0025779B">
          <w:rPr>
            <w:rStyle w:val="src"/>
            <w:rFonts w:ascii="Arial" w:hAnsi="Arial" w:cs="Arial"/>
            <w:color w:val="333333"/>
            <w:szCs w:val="20"/>
          </w:rPr>
          <w:t xml:space="preserve"> test </w:t>
        </w:r>
      </w:ins>
      <w:ins w:id="153" w:author="Yue Li" w:date="2021-08-31T12:44:00Z">
        <w:r>
          <w:rPr>
            <w:rStyle w:val="src"/>
            <w:rFonts w:ascii="Arial" w:hAnsi="Arial" w:cs="Arial"/>
            <w:color w:val="333333"/>
            <w:szCs w:val="20"/>
          </w:rPr>
          <w:t>showed that there was a statistically significant difference in the ranking</w:t>
        </w:r>
      </w:ins>
      <w:ins w:id="154" w:author="Yue Li" w:date="2021-08-31T12:45:00Z">
        <w:r w:rsidR="0025779B">
          <w:rPr>
            <w:rStyle w:val="src"/>
            <w:rFonts w:ascii="Arial" w:hAnsi="Arial" w:cs="Arial"/>
            <w:color w:val="333333"/>
            <w:szCs w:val="20"/>
          </w:rPr>
          <w:t xml:space="preserve">, </w:t>
        </w:r>
      </w:ins>
      <w:ins w:id="155" w:author="Yue Li" w:date="2021-08-31T12:46:00Z">
        <w:r w:rsidR="0025779B">
          <w:rPr>
            <w:rFonts w:ascii="Georgia" w:hAnsi="Georgia"/>
            <w:color w:val="333333"/>
            <w:shd w:val="clear" w:color="auto" w:fill="F2F2F2"/>
          </w:rPr>
          <w:t>χ</w:t>
        </w:r>
        <w:r w:rsidR="0025779B">
          <w:rPr>
            <w:rFonts w:ascii="Georgia" w:hAnsi="Georgia"/>
            <w:color w:val="333333"/>
            <w:vertAlign w:val="superscript"/>
          </w:rPr>
          <w:t>2</w:t>
        </w:r>
        <w:r w:rsidR="0025779B" w:rsidRPr="0025779B">
          <w:rPr>
            <w:rStyle w:val="src"/>
            <w:rFonts w:ascii="Arial" w:hAnsi="Arial" w:cs="Arial"/>
            <w:color w:val="333333"/>
            <w:szCs w:val="20"/>
          </w:rPr>
          <w:t>(</w:t>
        </w:r>
      </w:ins>
      <w:ins w:id="156" w:author="Yue Li" w:date="2021-08-31T12:52:00Z">
        <w:r w:rsidR="0025779B">
          <w:rPr>
            <w:rStyle w:val="src"/>
            <w:rFonts w:ascii="Arial" w:hAnsi="Arial" w:cs="Arial"/>
            <w:color w:val="333333"/>
            <w:szCs w:val="20"/>
          </w:rPr>
          <w:t>2</w:t>
        </w:r>
      </w:ins>
      <w:ins w:id="157" w:author="Yue Li" w:date="2021-08-31T12:46:00Z">
        <w:r w:rsidR="0025779B" w:rsidRPr="0025779B">
          <w:rPr>
            <w:rStyle w:val="src"/>
            <w:rFonts w:ascii="Arial" w:hAnsi="Arial" w:cs="Arial"/>
            <w:color w:val="333333"/>
            <w:szCs w:val="20"/>
          </w:rPr>
          <w:t xml:space="preserve">) = </w:t>
        </w:r>
      </w:ins>
      <w:ins w:id="158" w:author="Yue Li" w:date="2021-08-31T12:52:00Z">
        <w:r w:rsidR="0025779B">
          <w:rPr>
            <w:rStyle w:val="src"/>
            <w:rFonts w:ascii="Arial" w:hAnsi="Arial" w:cs="Arial"/>
            <w:color w:val="333333"/>
            <w:szCs w:val="20"/>
          </w:rPr>
          <w:t>12.583</w:t>
        </w:r>
      </w:ins>
      <w:ins w:id="159" w:author="Yue Li" w:date="2021-08-31T12:46:00Z">
        <w:r w:rsidR="0025779B">
          <w:rPr>
            <w:rStyle w:val="src"/>
            <w:rFonts w:ascii="Arial" w:hAnsi="Arial" w:cs="Arial"/>
            <w:color w:val="333333"/>
            <w:szCs w:val="20"/>
          </w:rPr>
          <w:t xml:space="preserve">, p </w:t>
        </w:r>
      </w:ins>
      <w:ins w:id="160" w:author="Yue Li" w:date="2021-08-31T12:52:00Z">
        <w:r w:rsidR="0025779B">
          <w:rPr>
            <w:rStyle w:val="src"/>
            <w:rFonts w:ascii="Arial" w:hAnsi="Arial" w:cs="Arial"/>
            <w:color w:val="333333"/>
            <w:szCs w:val="20"/>
          </w:rPr>
          <w:t>=</w:t>
        </w:r>
      </w:ins>
      <w:ins w:id="161" w:author="Yue Li" w:date="2021-08-31T12:46:00Z">
        <w:r w:rsidR="0025779B">
          <w:rPr>
            <w:rStyle w:val="src"/>
            <w:rFonts w:ascii="Arial" w:hAnsi="Arial" w:cs="Arial"/>
            <w:color w:val="333333"/>
            <w:szCs w:val="20"/>
          </w:rPr>
          <w:t xml:space="preserve"> .0</w:t>
        </w:r>
      </w:ins>
      <w:ins w:id="162" w:author="Yue Li" w:date="2021-08-31T12:51:00Z">
        <w:r w:rsidR="0025779B">
          <w:rPr>
            <w:rStyle w:val="src"/>
            <w:rFonts w:ascii="Arial" w:hAnsi="Arial" w:cs="Arial"/>
            <w:color w:val="333333"/>
            <w:szCs w:val="20"/>
          </w:rPr>
          <w:t>0</w:t>
        </w:r>
      </w:ins>
      <w:ins w:id="163" w:author="Yue Li" w:date="2021-08-31T12:52:00Z">
        <w:r w:rsidR="0025779B">
          <w:rPr>
            <w:rStyle w:val="src"/>
            <w:rFonts w:ascii="Arial" w:hAnsi="Arial" w:cs="Arial"/>
            <w:color w:val="333333"/>
            <w:szCs w:val="20"/>
          </w:rPr>
          <w:t>2</w:t>
        </w:r>
      </w:ins>
      <w:ins w:id="164" w:author="Yue Li" w:date="2021-08-31T12:44:00Z">
        <w:r>
          <w:rPr>
            <w:rStyle w:val="src"/>
            <w:rFonts w:ascii="Arial" w:hAnsi="Arial" w:cs="Arial"/>
            <w:color w:val="333333"/>
            <w:szCs w:val="20"/>
          </w:rPr>
          <w:t xml:space="preserve">. </w:t>
        </w:r>
      </w:ins>
      <w:ins w:id="165" w:author="Yue Li" w:date="2021-08-31T12:55:00Z">
        <w:r w:rsidR="0025779B" w:rsidRPr="0025779B">
          <w:rPr>
            <w:rStyle w:val="src"/>
            <w:rFonts w:ascii="Arial" w:hAnsi="Arial" w:cs="Arial"/>
            <w:color w:val="333333"/>
            <w:szCs w:val="20"/>
          </w:rPr>
          <w:t>Post hoc analysis with Wilcoxon signed-rank tests was conducted with a Bonferroni correction applied</w:t>
        </w:r>
      </w:ins>
      <w:ins w:id="166" w:author="Yue Li" w:date="2021-08-31T12:56:00Z">
        <w:r w:rsidR="00CE568A">
          <w:rPr>
            <w:rStyle w:val="src"/>
            <w:rFonts w:ascii="Arial" w:hAnsi="Arial" w:cs="Arial"/>
            <w:color w:val="333333"/>
            <w:szCs w:val="20"/>
          </w:rPr>
          <w:t xml:space="preserve">, </w:t>
        </w:r>
        <w:r w:rsidR="00CE568A" w:rsidRPr="00CE568A">
          <w:rPr>
            <w:rStyle w:val="src"/>
            <w:rFonts w:ascii="Arial" w:hAnsi="Arial" w:cs="Arial"/>
            <w:color w:val="333333"/>
            <w:szCs w:val="20"/>
          </w:rPr>
          <w:t>resulting in a significance level set at p &lt; 0.017</w:t>
        </w:r>
        <w:r w:rsidR="00CE568A">
          <w:rPr>
            <w:rStyle w:val="src"/>
            <w:rFonts w:ascii="Arial" w:hAnsi="Arial" w:cs="Arial"/>
            <w:color w:val="333333"/>
            <w:szCs w:val="20"/>
          </w:rPr>
          <w:t xml:space="preserve">. </w:t>
        </w:r>
      </w:ins>
      <w:ins w:id="167" w:author="Yue Li" w:date="2021-08-31T12:57:00Z">
        <w:r w:rsidR="00CE568A" w:rsidRPr="00CE568A">
          <w:rPr>
            <w:rStyle w:val="src"/>
            <w:rFonts w:ascii="Arial" w:hAnsi="Arial" w:cs="Arial"/>
            <w:color w:val="333333"/>
            <w:szCs w:val="20"/>
          </w:rPr>
          <w:t xml:space="preserve">There were no significant differences between </w:t>
        </w:r>
        <w:r w:rsidR="00CE568A">
          <w:rPr>
            <w:rStyle w:val="src"/>
            <w:rFonts w:ascii="Arial" w:hAnsi="Arial" w:cs="Arial"/>
            <w:color w:val="333333"/>
            <w:szCs w:val="20"/>
          </w:rPr>
          <w:t>Postcard and CubeMuseum</w:t>
        </w:r>
        <w:r w:rsidR="00CE568A" w:rsidRPr="00CE568A">
          <w:rPr>
            <w:rStyle w:val="src"/>
            <w:rFonts w:ascii="Arial" w:hAnsi="Arial" w:cs="Arial"/>
            <w:color w:val="333333"/>
            <w:szCs w:val="20"/>
          </w:rPr>
          <w:t xml:space="preserve"> (Z = -0.</w:t>
        </w:r>
      </w:ins>
      <w:ins w:id="168" w:author="Yue Li" w:date="2021-08-31T12:58:00Z">
        <w:r w:rsidR="00CE568A">
          <w:rPr>
            <w:rStyle w:val="src"/>
            <w:rFonts w:ascii="Arial" w:hAnsi="Arial" w:cs="Arial"/>
            <w:color w:val="333333"/>
            <w:szCs w:val="20"/>
          </w:rPr>
          <w:t>646</w:t>
        </w:r>
      </w:ins>
      <w:ins w:id="169" w:author="Yue Li" w:date="2021-08-31T12:57:00Z">
        <w:r w:rsidR="00CE568A" w:rsidRPr="00CE568A">
          <w:rPr>
            <w:rStyle w:val="src"/>
            <w:rFonts w:ascii="Arial" w:hAnsi="Arial" w:cs="Arial"/>
            <w:color w:val="333333"/>
            <w:szCs w:val="20"/>
          </w:rPr>
          <w:t>, p = 0.</w:t>
        </w:r>
      </w:ins>
      <w:ins w:id="170" w:author="Yue Li" w:date="2021-08-31T12:58:00Z">
        <w:r w:rsidR="00CE568A">
          <w:rPr>
            <w:rStyle w:val="src"/>
            <w:rFonts w:ascii="Arial" w:hAnsi="Arial" w:cs="Arial"/>
            <w:color w:val="333333"/>
            <w:szCs w:val="20"/>
          </w:rPr>
          <w:t>518</w:t>
        </w:r>
      </w:ins>
      <w:ins w:id="171" w:author="Yue Li" w:date="2021-08-31T12:57:00Z">
        <w:r w:rsidR="00CE568A" w:rsidRPr="00CE568A">
          <w:rPr>
            <w:rStyle w:val="src"/>
            <w:rFonts w:ascii="Arial" w:hAnsi="Arial" w:cs="Arial"/>
            <w:color w:val="333333"/>
            <w:szCs w:val="20"/>
          </w:rPr>
          <w:t xml:space="preserve">) or between </w:t>
        </w:r>
      </w:ins>
      <w:ins w:id="172" w:author="Yue Li" w:date="2021-08-31T12:58:00Z">
        <w:r w:rsidR="00CE568A">
          <w:rPr>
            <w:rStyle w:val="src"/>
            <w:rFonts w:ascii="Arial" w:hAnsi="Arial" w:cs="Arial"/>
            <w:color w:val="333333"/>
            <w:szCs w:val="20"/>
          </w:rPr>
          <w:t>Leaflet and Postcard</w:t>
        </w:r>
      </w:ins>
      <w:ins w:id="173" w:author="Yue Li" w:date="2021-08-31T12:57:00Z">
        <w:r w:rsidR="00CE568A" w:rsidRPr="00CE568A">
          <w:rPr>
            <w:rStyle w:val="src"/>
            <w:rFonts w:ascii="Arial" w:hAnsi="Arial" w:cs="Arial"/>
            <w:color w:val="333333"/>
            <w:szCs w:val="20"/>
          </w:rPr>
          <w:t xml:space="preserve"> (Z = -</w:t>
        </w:r>
      </w:ins>
      <w:ins w:id="174" w:author="Yue Li" w:date="2021-08-31T12:58:00Z">
        <w:r w:rsidR="00CE568A">
          <w:rPr>
            <w:rStyle w:val="src"/>
            <w:rFonts w:ascii="Arial" w:hAnsi="Arial" w:cs="Arial"/>
            <w:color w:val="333333"/>
            <w:szCs w:val="20"/>
          </w:rPr>
          <w:t>2.328</w:t>
        </w:r>
      </w:ins>
      <w:ins w:id="175" w:author="Yue Li" w:date="2021-08-31T12:57:00Z">
        <w:r w:rsidR="00CE568A">
          <w:rPr>
            <w:rStyle w:val="src"/>
            <w:rFonts w:ascii="Arial" w:hAnsi="Arial" w:cs="Arial"/>
            <w:color w:val="333333"/>
            <w:szCs w:val="20"/>
          </w:rPr>
          <w:t>, p = 0.0</w:t>
        </w:r>
      </w:ins>
      <w:ins w:id="176" w:author="Yue Li" w:date="2021-08-31T12:58:00Z">
        <w:r w:rsidR="00CE568A">
          <w:rPr>
            <w:rStyle w:val="src"/>
            <w:rFonts w:ascii="Arial" w:hAnsi="Arial" w:cs="Arial"/>
            <w:color w:val="333333"/>
            <w:szCs w:val="20"/>
          </w:rPr>
          <w:t>2</w:t>
        </w:r>
      </w:ins>
      <w:ins w:id="177" w:author="Yue Li" w:date="2021-08-31T12:57:00Z">
        <w:r w:rsidR="00CE568A" w:rsidRPr="00CE568A">
          <w:rPr>
            <w:rStyle w:val="src"/>
            <w:rFonts w:ascii="Arial" w:hAnsi="Arial" w:cs="Arial"/>
            <w:color w:val="333333"/>
            <w:szCs w:val="20"/>
          </w:rPr>
          <w:t>0)</w:t>
        </w:r>
        <w:r w:rsidR="00CE568A">
          <w:rPr>
            <w:rStyle w:val="src"/>
            <w:rFonts w:ascii="Arial" w:hAnsi="Arial" w:cs="Arial"/>
            <w:color w:val="333333"/>
            <w:szCs w:val="20"/>
          </w:rPr>
          <w:t>. However, the</w:t>
        </w:r>
      </w:ins>
      <w:ins w:id="178" w:author="Yue Li" w:date="2021-08-31T12:59:00Z">
        <w:r w:rsidR="00CE568A">
          <w:rPr>
            <w:rStyle w:val="src"/>
            <w:rFonts w:ascii="Arial" w:hAnsi="Arial" w:cs="Arial"/>
            <w:color w:val="333333"/>
            <w:szCs w:val="20"/>
          </w:rPr>
          <w:t xml:space="preserve"> ranking for CubeMuseum</w:t>
        </w:r>
      </w:ins>
      <w:ins w:id="179" w:author="Yue Li" w:date="2021-08-31T12:57:00Z">
        <w:r w:rsidR="00CE568A">
          <w:rPr>
            <w:rStyle w:val="src"/>
            <w:rFonts w:ascii="Arial" w:hAnsi="Arial" w:cs="Arial"/>
            <w:color w:val="333333"/>
            <w:szCs w:val="20"/>
          </w:rPr>
          <w:t xml:space="preserve"> was </w:t>
        </w:r>
        <w:r w:rsidR="00CE568A" w:rsidRPr="00CE568A">
          <w:rPr>
            <w:rStyle w:val="src"/>
            <w:rFonts w:ascii="Arial" w:hAnsi="Arial" w:cs="Arial"/>
            <w:color w:val="333333"/>
            <w:szCs w:val="20"/>
          </w:rPr>
          <w:t xml:space="preserve">statistically </w:t>
        </w:r>
      </w:ins>
      <w:ins w:id="180" w:author="Yue Li" w:date="2021-08-31T12:59:00Z">
        <w:r w:rsidR="00CE568A">
          <w:rPr>
            <w:rStyle w:val="src"/>
            <w:rFonts w:ascii="Arial" w:hAnsi="Arial" w:cs="Arial"/>
            <w:color w:val="333333"/>
            <w:szCs w:val="20"/>
          </w:rPr>
          <w:t>higher than Leaflet</w:t>
        </w:r>
      </w:ins>
      <w:ins w:id="181" w:author="Yue Li" w:date="2021-08-31T12:57:00Z">
        <w:r w:rsidR="00CE568A" w:rsidRPr="00CE568A">
          <w:rPr>
            <w:rStyle w:val="src"/>
            <w:rFonts w:ascii="Arial" w:hAnsi="Arial" w:cs="Arial"/>
            <w:color w:val="333333"/>
            <w:szCs w:val="20"/>
          </w:rPr>
          <w:t xml:space="preserve"> </w:t>
        </w:r>
        <w:r w:rsidR="00CE568A">
          <w:rPr>
            <w:rStyle w:val="src"/>
            <w:rFonts w:ascii="Arial" w:hAnsi="Arial" w:cs="Arial"/>
            <w:color w:val="333333"/>
            <w:szCs w:val="20"/>
          </w:rPr>
          <w:t>(Z = -</w:t>
        </w:r>
      </w:ins>
      <w:ins w:id="182" w:author="Yue Li" w:date="2021-08-31T12:59:00Z">
        <w:r w:rsidR="00CE568A">
          <w:rPr>
            <w:rStyle w:val="src"/>
            <w:rFonts w:ascii="Arial" w:hAnsi="Arial" w:cs="Arial"/>
            <w:color w:val="333333"/>
            <w:szCs w:val="20"/>
          </w:rPr>
          <w:t>3.258</w:t>
        </w:r>
      </w:ins>
      <w:ins w:id="183" w:author="Yue Li" w:date="2021-08-31T12:57:00Z">
        <w:r w:rsidR="00CE568A">
          <w:rPr>
            <w:rStyle w:val="src"/>
            <w:rFonts w:ascii="Arial" w:hAnsi="Arial" w:cs="Arial"/>
            <w:color w:val="333333"/>
            <w:szCs w:val="20"/>
          </w:rPr>
          <w:t>, p = 0.00</w:t>
        </w:r>
      </w:ins>
      <w:ins w:id="184" w:author="Yue Li" w:date="2021-08-31T12:59:00Z">
        <w:r w:rsidR="00CE568A">
          <w:rPr>
            <w:rStyle w:val="src"/>
            <w:rFonts w:ascii="Arial" w:hAnsi="Arial" w:cs="Arial"/>
            <w:color w:val="333333"/>
            <w:szCs w:val="20"/>
          </w:rPr>
          <w:t>1</w:t>
        </w:r>
      </w:ins>
      <w:ins w:id="185" w:author="Yue Li" w:date="2021-08-31T12:57:00Z">
        <w:r w:rsidR="00CE568A" w:rsidRPr="00CE568A">
          <w:rPr>
            <w:rStyle w:val="src"/>
            <w:rFonts w:ascii="Arial" w:hAnsi="Arial" w:cs="Arial"/>
            <w:color w:val="333333"/>
            <w:szCs w:val="20"/>
          </w:rPr>
          <w:t>).</w:t>
        </w:r>
      </w:ins>
    </w:p>
    <w:p w14:paraId="1351E276" w14:textId="2A143CC3" w:rsidR="00010238" w:rsidRPr="00C64DF1" w:rsidRDefault="00010238" w:rsidP="00010238">
      <w:pPr>
        <w:widowControl/>
        <w:contextualSpacing/>
        <w:rPr>
          <w:rStyle w:val="src"/>
          <w:rFonts w:ascii="Arial" w:hAnsi="Arial" w:cs="Arial"/>
          <w:color w:val="333333"/>
          <w:szCs w:val="20"/>
        </w:rPr>
      </w:pPr>
      <w:r w:rsidRPr="00C64DF1">
        <w:rPr>
          <w:rStyle w:val="src"/>
          <w:rFonts w:ascii="Arial" w:hAnsi="Arial" w:cs="Arial"/>
          <w:color w:val="333333"/>
          <w:szCs w:val="20"/>
        </w:rPr>
        <w:t xml:space="preserve">The qualitative analysis was based on observation notes and the recordings of the interview. Here we summarize a list of four themes in Table 5, which were </w:t>
      </w:r>
      <w:r w:rsidR="0049598C">
        <w:rPr>
          <w:rStyle w:val="src"/>
          <w:rFonts w:ascii="Arial" w:hAnsi="Arial" w:cs="Arial"/>
          <w:color w:val="333333"/>
          <w:szCs w:val="20"/>
        </w:rPr>
        <w:t>found</w:t>
      </w:r>
      <w:r w:rsidR="0049598C" w:rsidRPr="00C64DF1">
        <w:rPr>
          <w:rStyle w:val="src"/>
          <w:rFonts w:ascii="Arial" w:hAnsi="Arial" w:cs="Arial"/>
          <w:color w:val="333333"/>
          <w:szCs w:val="20"/>
        </w:rPr>
        <w:t xml:space="preserve"> </w:t>
      </w:r>
      <w:r w:rsidRPr="00C64DF1">
        <w:rPr>
          <w:rStyle w:val="src"/>
          <w:rFonts w:ascii="Arial" w:hAnsi="Arial" w:cs="Arial"/>
          <w:color w:val="333333"/>
          <w:szCs w:val="20"/>
        </w:rPr>
        <w:t xml:space="preserve">to be important factors in </w:t>
      </w:r>
      <w:r w:rsidR="0049598C">
        <w:rPr>
          <w:rStyle w:val="src"/>
          <w:rFonts w:ascii="Arial" w:hAnsi="Arial" w:cs="Arial"/>
          <w:color w:val="333333"/>
          <w:szCs w:val="20"/>
        </w:rPr>
        <w:t xml:space="preserve">participants’ </w:t>
      </w:r>
      <w:r w:rsidRPr="00C64DF1">
        <w:rPr>
          <w:rStyle w:val="src"/>
          <w:rFonts w:ascii="Arial" w:hAnsi="Arial" w:cs="Arial"/>
          <w:color w:val="333333"/>
          <w:szCs w:val="20"/>
        </w:rPr>
        <w:t>evaluati</w:t>
      </w:r>
      <w:r w:rsidR="0049598C">
        <w:rPr>
          <w:rStyle w:val="src"/>
          <w:rFonts w:ascii="Arial" w:hAnsi="Arial" w:cs="Arial"/>
          <w:color w:val="333333"/>
          <w:szCs w:val="20"/>
        </w:rPr>
        <w:t>ons of</w:t>
      </w:r>
      <w:r w:rsidRPr="00C64DF1">
        <w:rPr>
          <w:rStyle w:val="src"/>
          <w:rFonts w:ascii="Arial" w:hAnsi="Arial" w:cs="Arial"/>
          <w:color w:val="333333"/>
          <w:szCs w:val="20"/>
        </w:rPr>
        <w:t xml:space="preserve"> interaction</w:t>
      </w:r>
      <w:r w:rsidR="00D70FF8">
        <w:rPr>
          <w:rStyle w:val="src"/>
          <w:rFonts w:ascii="Arial" w:hAnsi="Arial" w:cs="Arial"/>
          <w:color w:val="333333"/>
          <w:szCs w:val="20"/>
        </w:rPr>
        <w:t xml:space="preserve"> interface</w:t>
      </w:r>
      <w:r w:rsidRPr="00C64DF1">
        <w:rPr>
          <w:rStyle w:val="src"/>
          <w:rFonts w:ascii="Arial" w:hAnsi="Arial" w:cs="Arial"/>
          <w:color w:val="333333"/>
          <w:szCs w:val="20"/>
        </w:rPr>
        <w:t>s: Tangible Manipulation, Efficiency</w:t>
      </w:r>
      <w:del w:id="186" w:author="Yue Li" w:date="2021-08-31T10:23:00Z">
        <w:r w:rsidRPr="00C64DF1" w:rsidDel="002C51B8">
          <w:rPr>
            <w:rStyle w:val="src"/>
            <w:rFonts w:ascii="Arial" w:hAnsi="Arial" w:cs="Arial"/>
            <w:color w:val="333333"/>
            <w:szCs w:val="20"/>
          </w:rPr>
          <w:delText xml:space="preserve">, </w:delText>
        </w:r>
        <w:r w:rsidR="00D70FF8" w:rsidDel="002C51B8">
          <w:rPr>
            <w:rStyle w:val="src"/>
            <w:rFonts w:ascii="Arial" w:hAnsi="Arial" w:cs="Arial"/>
            <w:color w:val="333333"/>
            <w:szCs w:val="20"/>
          </w:rPr>
          <w:delText xml:space="preserve"> </w:delText>
        </w:r>
        <w:r w:rsidR="00D70FF8" w:rsidDel="002C51B8">
          <w:rPr>
            <w:rStyle w:val="src"/>
            <w:rFonts w:ascii="Arial" w:hAnsi="Arial" w:cs="Arial" w:hint="eastAsia"/>
            <w:color w:val="333333"/>
            <w:szCs w:val="20"/>
          </w:rPr>
          <w:delText>Su</w:delText>
        </w:r>
        <w:r w:rsidR="00D70FF8" w:rsidDel="002C51B8">
          <w:rPr>
            <w:rStyle w:val="src"/>
            <w:rFonts w:ascii="Arial" w:hAnsi="Arial" w:cs="Arial"/>
            <w:color w:val="333333"/>
            <w:szCs w:val="20"/>
          </w:rPr>
          <w:delText>bjective</w:delText>
        </w:r>
      </w:del>
      <w:ins w:id="187" w:author="Yue Li" w:date="2021-08-31T10:23:00Z">
        <w:r w:rsidR="002C51B8" w:rsidRPr="00C64DF1">
          <w:rPr>
            <w:rStyle w:val="src"/>
            <w:rFonts w:ascii="Arial" w:hAnsi="Arial" w:cs="Arial"/>
            <w:color w:val="333333"/>
            <w:szCs w:val="20"/>
          </w:rPr>
          <w:t xml:space="preserve">, </w:t>
        </w:r>
        <w:r w:rsidR="002C51B8">
          <w:rPr>
            <w:rStyle w:val="src"/>
            <w:rFonts w:ascii="Arial" w:hAnsi="Arial" w:cs="Arial"/>
            <w:color w:val="333333"/>
            <w:szCs w:val="20"/>
          </w:rPr>
          <w:t>Subjective</w:t>
        </w:r>
      </w:ins>
      <w:r w:rsidR="00D70FF8">
        <w:rPr>
          <w:rStyle w:val="src"/>
          <w:rFonts w:ascii="Arial" w:hAnsi="Arial" w:cs="Arial"/>
          <w:color w:val="333333"/>
          <w:szCs w:val="20"/>
        </w:rPr>
        <w:t xml:space="preserve"> </w:t>
      </w:r>
      <w:r w:rsidRPr="00C64DF1">
        <w:rPr>
          <w:rStyle w:val="src"/>
          <w:rFonts w:ascii="Arial" w:hAnsi="Arial" w:cs="Arial"/>
          <w:color w:val="333333"/>
          <w:szCs w:val="20"/>
        </w:rPr>
        <w:t>Preference</w:t>
      </w:r>
      <w:r w:rsidR="00D70FF8">
        <w:rPr>
          <w:rStyle w:val="src"/>
          <w:rFonts w:ascii="Arial" w:hAnsi="Arial" w:cs="Arial"/>
          <w:color w:val="333333"/>
          <w:szCs w:val="20"/>
        </w:rPr>
        <w:t xml:space="preserve">s, and </w:t>
      </w:r>
      <w:r w:rsidR="00D70FF8" w:rsidRPr="00C64DF1">
        <w:rPr>
          <w:rStyle w:val="src"/>
          <w:rFonts w:ascii="Arial" w:hAnsi="Arial" w:cs="Arial"/>
          <w:color w:val="333333"/>
          <w:szCs w:val="20"/>
        </w:rPr>
        <w:t>Spatial Presence</w:t>
      </w:r>
      <w:r w:rsidRPr="00C64DF1">
        <w:rPr>
          <w:rStyle w:val="src"/>
          <w:rFonts w:ascii="Arial" w:hAnsi="Arial" w:cs="Arial"/>
          <w:color w:val="333333"/>
          <w:szCs w:val="20"/>
        </w:rPr>
        <w:t xml:space="preserve">. Furthermore, we are also interested in the application of these interaction interfaces in </w:t>
      </w:r>
      <w:r w:rsidR="00D70FF8">
        <w:rPr>
          <w:rStyle w:val="src"/>
          <w:rFonts w:ascii="Arial" w:hAnsi="Arial" w:cs="Arial"/>
          <w:color w:val="333333"/>
          <w:szCs w:val="20"/>
        </w:rPr>
        <w:t>m</w:t>
      </w:r>
      <w:r w:rsidR="00D70FF8" w:rsidRPr="00C64DF1">
        <w:rPr>
          <w:rStyle w:val="src"/>
          <w:rFonts w:ascii="Arial" w:hAnsi="Arial" w:cs="Arial"/>
          <w:color w:val="333333"/>
          <w:szCs w:val="20"/>
        </w:rPr>
        <w:t xml:space="preserve">useum </w:t>
      </w:r>
      <w:r w:rsidRPr="00C64DF1">
        <w:rPr>
          <w:rStyle w:val="src"/>
          <w:rFonts w:ascii="Arial" w:hAnsi="Arial" w:cs="Arial"/>
          <w:color w:val="333333"/>
          <w:szCs w:val="20"/>
        </w:rPr>
        <w:t>gifting</w:t>
      </w:r>
      <w:r w:rsidR="00D70FF8">
        <w:rPr>
          <w:rStyle w:val="src"/>
          <w:rFonts w:ascii="Arial" w:hAnsi="Arial" w:cs="Arial"/>
          <w:color w:val="333333"/>
          <w:szCs w:val="20"/>
        </w:rPr>
        <w:t>.</w:t>
      </w:r>
      <w:r w:rsidRPr="00C64DF1">
        <w:rPr>
          <w:rStyle w:val="src"/>
          <w:rFonts w:ascii="Arial" w:hAnsi="Arial" w:cs="Arial"/>
          <w:color w:val="333333"/>
          <w:szCs w:val="20"/>
        </w:rPr>
        <w:t xml:space="preserve"> </w:t>
      </w:r>
      <w:r w:rsidR="00D70FF8">
        <w:rPr>
          <w:rStyle w:val="src"/>
          <w:rFonts w:ascii="Arial" w:hAnsi="Arial" w:cs="Arial"/>
          <w:color w:val="333333"/>
          <w:szCs w:val="20"/>
        </w:rPr>
        <w:t xml:space="preserve">Factors influencing users’ choices on this are summarized </w:t>
      </w:r>
      <w:r w:rsidRPr="00C64DF1">
        <w:rPr>
          <w:rStyle w:val="src"/>
          <w:rFonts w:ascii="Arial" w:hAnsi="Arial" w:cs="Arial"/>
          <w:color w:val="333333"/>
          <w:szCs w:val="20"/>
        </w:rPr>
        <w:t>in Table 6</w:t>
      </w:r>
      <w:r w:rsidR="00D70FF8">
        <w:rPr>
          <w:rStyle w:val="src"/>
          <w:rFonts w:ascii="Arial" w:hAnsi="Arial" w:cs="Arial"/>
          <w:color w:val="333333"/>
          <w:szCs w:val="20"/>
        </w:rPr>
        <w:t>, including</w:t>
      </w:r>
      <w:r w:rsidRPr="00C64DF1">
        <w:rPr>
          <w:rStyle w:val="src"/>
          <w:rFonts w:ascii="Arial" w:hAnsi="Arial" w:cs="Arial"/>
          <w:color w:val="333333"/>
          <w:szCs w:val="20"/>
        </w:rPr>
        <w:t xml:space="preserve"> Target Group, Value, Design and Material.</w:t>
      </w:r>
      <w:r w:rsidRPr="00C64DF1">
        <w:rPr>
          <w:rStyle w:val="10"/>
          <w:rFonts w:ascii="Arial" w:hAnsi="Arial" w:cs="Arial"/>
          <w:color w:val="333333"/>
          <w:szCs w:val="20"/>
        </w:rPr>
        <w:t xml:space="preserve"> </w:t>
      </w:r>
      <w:r w:rsidR="00570E17">
        <w:rPr>
          <w:rStyle w:val="src"/>
          <w:rFonts w:ascii="Arial" w:hAnsi="Arial" w:cs="Arial"/>
          <w:color w:val="333333"/>
          <w:szCs w:val="20"/>
        </w:rPr>
        <w:t>We will present more detailed</w:t>
      </w:r>
      <w:r w:rsidRPr="00C64DF1">
        <w:rPr>
          <w:rStyle w:val="src"/>
          <w:rFonts w:ascii="Arial" w:hAnsi="Arial" w:cs="Arial"/>
          <w:color w:val="333333"/>
          <w:szCs w:val="20"/>
        </w:rPr>
        <w:t xml:space="preserve"> analysis of qualitative feedback in the discussion.</w:t>
      </w:r>
    </w:p>
    <w:p w14:paraId="47698C74" w14:textId="77777777" w:rsidR="00010238" w:rsidRPr="00C64DF1" w:rsidRDefault="00010238" w:rsidP="00010238">
      <w:pPr>
        <w:widowControl/>
        <w:contextualSpacing/>
        <w:rPr>
          <w:rStyle w:val="src"/>
          <w:rFonts w:ascii="Arial" w:hAnsi="Arial" w:cs="Arial"/>
          <w:color w:val="333333"/>
          <w:szCs w:val="20"/>
        </w:rPr>
      </w:pPr>
    </w:p>
    <w:p w14:paraId="373E1D56" w14:textId="11E54E3F" w:rsidR="00010238" w:rsidRPr="00C64DF1" w:rsidRDefault="00010238" w:rsidP="00010238">
      <w:pPr>
        <w:widowControl/>
        <w:spacing w:line="360" w:lineRule="auto"/>
        <w:jc w:val="center"/>
        <w:rPr>
          <w:rStyle w:val="src"/>
          <w:rFonts w:ascii="Arial" w:hAnsi="Arial" w:cs="Arial"/>
          <w:color w:val="333333"/>
          <w:sz w:val="20"/>
          <w:szCs w:val="20"/>
        </w:rPr>
      </w:pPr>
      <w:r w:rsidRPr="00C64DF1">
        <w:rPr>
          <w:rStyle w:val="src"/>
          <w:rFonts w:ascii="Arial" w:hAnsi="Arial" w:cs="Arial"/>
          <w:color w:val="333333"/>
          <w:sz w:val="20"/>
          <w:szCs w:val="20"/>
        </w:rPr>
        <w:t>Table 5</w:t>
      </w:r>
      <w:r w:rsidRPr="00C64DF1">
        <w:rPr>
          <w:rStyle w:val="src"/>
          <w:rFonts w:ascii="Arial" w:hAnsi="Arial" w:cs="Arial"/>
          <w:color w:val="333333"/>
          <w:sz w:val="20"/>
          <w:szCs w:val="20"/>
        </w:rPr>
        <w:t>．</w:t>
      </w:r>
      <w:r w:rsidRPr="00C64DF1">
        <w:rPr>
          <w:rStyle w:val="src"/>
          <w:rFonts w:ascii="Arial" w:hAnsi="Arial" w:cs="Arial"/>
          <w:color w:val="333333"/>
          <w:sz w:val="20"/>
          <w:szCs w:val="20"/>
        </w:rPr>
        <w:t xml:space="preserve"> </w:t>
      </w:r>
      <w:r w:rsidR="0049598C">
        <w:rPr>
          <w:rStyle w:val="src"/>
          <w:rFonts w:ascii="Arial" w:hAnsi="Arial" w:cs="Arial"/>
          <w:color w:val="333333"/>
          <w:sz w:val="20"/>
          <w:szCs w:val="20"/>
        </w:rPr>
        <w:t>Summary of</w:t>
      </w:r>
      <w:r w:rsidR="0049598C" w:rsidRPr="00C64DF1">
        <w:rPr>
          <w:rStyle w:val="src"/>
          <w:rFonts w:ascii="Arial" w:hAnsi="Arial" w:cs="Arial"/>
          <w:color w:val="333333"/>
          <w:sz w:val="20"/>
          <w:szCs w:val="20"/>
        </w:rPr>
        <w:t xml:space="preserve"> </w:t>
      </w:r>
      <w:r w:rsidRPr="00C64DF1">
        <w:rPr>
          <w:rStyle w:val="src"/>
          <w:rFonts w:ascii="Arial" w:hAnsi="Arial" w:cs="Arial"/>
          <w:color w:val="333333"/>
          <w:sz w:val="20"/>
          <w:szCs w:val="20"/>
        </w:rPr>
        <w:t xml:space="preserve">important factors of interaction interfaces </w:t>
      </w:r>
      <w:r w:rsidR="0049598C">
        <w:rPr>
          <w:rStyle w:val="src"/>
          <w:rFonts w:ascii="Arial" w:hAnsi="Arial" w:cs="Arial"/>
          <w:color w:val="333333"/>
          <w:sz w:val="20"/>
          <w:szCs w:val="20"/>
        </w:rPr>
        <w:t>identified by participants</w:t>
      </w:r>
      <w:ins w:id="188" w:author="Yue Li" w:date="2021-08-31T10:24:00Z">
        <w:r w:rsidR="002C51B8">
          <w:rPr>
            <w:rStyle w:val="src"/>
            <w:rFonts w:ascii="Arial" w:hAnsi="Arial" w:cs="Arial"/>
            <w:color w:val="333333"/>
            <w:sz w:val="20"/>
            <w:szCs w:val="20"/>
          </w:rPr>
          <w:t>.</w:t>
        </w:r>
      </w:ins>
    </w:p>
    <w:p w14:paraId="03DA1AF3" w14:textId="77777777" w:rsidR="00010238" w:rsidRPr="00C64DF1" w:rsidRDefault="00010238" w:rsidP="00010238">
      <w:pPr>
        <w:widowControl/>
        <w:contextualSpacing/>
        <w:jc w:val="center"/>
        <w:rPr>
          <w:rStyle w:val="src"/>
          <w:rFonts w:ascii="Arial" w:hAnsi="Arial" w:cs="Arial"/>
          <w:color w:val="333333"/>
          <w:sz w:val="20"/>
          <w:szCs w:val="20"/>
        </w:rPr>
      </w:pPr>
    </w:p>
    <w:p w14:paraId="6148905A" w14:textId="2798F4A9" w:rsidR="00010238" w:rsidRPr="00C64DF1" w:rsidRDefault="00010238" w:rsidP="00010238">
      <w:pPr>
        <w:widowControl/>
        <w:spacing w:line="360" w:lineRule="auto"/>
        <w:contextualSpacing/>
        <w:jc w:val="center"/>
        <w:rPr>
          <w:rStyle w:val="src"/>
          <w:rFonts w:ascii="Arial" w:hAnsi="Arial" w:cs="Arial"/>
          <w:color w:val="333333"/>
          <w:sz w:val="20"/>
          <w:szCs w:val="20"/>
        </w:rPr>
      </w:pPr>
      <w:r w:rsidRPr="00C64DF1">
        <w:rPr>
          <w:rStyle w:val="src"/>
          <w:rFonts w:ascii="Arial" w:hAnsi="Arial" w:cs="Arial"/>
          <w:color w:val="333333"/>
          <w:sz w:val="20"/>
          <w:szCs w:val="20"/>
        </w:rPr>
        <w:t xml:space="preserve">Table 6. </w:t>
      </w:r>
      <w:r w:rsidR="00D70FF8">
        <w:rPr>
          <w:rStyle w:val="src"/>
          <w:rFonts w:ascii="Arial" w:hAnsi="Arial" w:cs="Arial"/>
          <w:color w:val="333333"/>
          <w:sz w:val="20"/>
          <w:szCs w:val="20"/>
        </w:rPr>
        <w:t>Summary of</w:t>
      </w:r>
      <w:r w:rsidR="00D70FF8" w:rsidRPr="00C64DF1">
        <w:rPr>
          <w:rStyle w:val="src"/>
          <w:rFonts w:ascii="Arial" w:hAnsi="Arial" w:cs="Arial"/>
          <w:color w:val="333333"/>
          <w:sz w:val="20"/>
          <w:szCs w:val="20"/>
        </w:rPr>
        <w:t xml:space="preserve"> </w:t>
      </w:r>
      <w:r w:rsidRPr="00C64DF1">
        <w:rPr>
          <w:rStyle w:val="src"/>
          <w:rFonts w:ascii="Arial" w:hAnsi="Arial" w:cs="Arial"/>
          <w:color w:val="333333"/>
          <w:sz w:val="20"/>
          <w:szCs w:val="20"/>
        </w:rPr>
        <w:t>important</w:t>
      </w:r>
      <w:r w:rsidRPr="00C64DF1">
        <w:rPr>
          <w:rStyle w:val="10"/>
          <w:rFonts w:ascii="Arial" w:hAnsi="Arial" w:cs="Arial"/>
          <w:color w:val="333333"/>
          <w:sz w:val="20"/>
          <w:szCs w:val="20"/>
        </w:rPr>
        <w:t xml:space="preserve"> </w:t>
      </w:r>
      <w:r w:rsidRPr="00C64DF1">
        <w:rPr>
          <w:rStyle w:val="src"/>
          <w:rFonts w:ascii="Arial" w:hAnsi="Arial" w:cs="Arial"/>
          <w:color w:val="333333"/>
          <w:sz w:val="20"/>
          <w:szCs w:val="20"/>
        </w:rPr>
        <w:t xml:space="preserve">factors of </w:t>
      </w:r>
      <w:r w:rsidR="00D70FF8">
        <w:rPr>
          <w:rStyle w:val="src"/>
          <w:rFonts w:ascii="Arial" w:hAnsi="Arial" w:cs="Arial"/>
          <w:color w:val="333333"/>
          <w:sz w:val="20"/>
          <w:szCs w:val="20"/>
        </w:rPr>
        <w:t>users’</w:t>
      </w:r>
      <w:r w:rsidR="00D70FF8" w:rsidRPr="00C64DF1">
        <w:rPr>
          <w:rStyle w:val="src"/>
          <w:rFonts w:ascii="Arial" w:hAnsi="Arial" w:cs="Arial"/>
          <w:color w:val="333333"/>
          <w:sz w:val="20"/>
          <w:szCs w:val="20"/>
        </w:rPr>
        <w:t xml:space="preserve"> </w:t>
      </w:r>
      <w:r w:rsidRPr="00C64DF1">
        <w:rPr>
          <w:rStyle w:val="src"/>
          <w:rFonts w:ascii="Arial" w:hAnsi="Arial" w:cs="Arial"/>
          <w:color w:val="333333"/>
          <w:sz w:val="20"/>
          <w:szCs w:val="20"/>
        </w:rPr>
        <w:t>choice</w:t>
      </w:r>
      <w:r w:rsidR="00D70FF8">
        <w:rPr>
          <w:rStyle w:val="src"/>
          <w:rFonts w:ascii="Arial" w:hAnsi="Arial" w:cs="Arial"/>
          <w:color w:val="333333"/>
          <w:sz w:val="20"/>
          <w:szCs w:val="20"/>
        </w:rPr>
        <w:t>s</w:t>
      </w:r>
      <w:r w:rsidRPr="00C64DF1">
        <w:rPr>
          <w:rStyle w:val="src"/>
          <w:rFonts w:ascii="Arial" w:hAnsi="Arial" w:cs="Arial"/>
          <w:color w:val="333333"/>
          <w:sz w:val="20"/>
          <w:szCs w:val="20"/>
        </w:rPr>
        <w:t xml:space="preserve"> in </w:t>
      </w:r>
      <w:r w:rsidR="00D70FF8">
        <w:rPr>
          <w:rStyle w:val="src"/>
          <w:rFonts w:ascii="Arial" w:hAnsi="Arial" w:cs="Arial"/>
          <w:color w:val="333333"/>
          <w:sz w:val="20"/>
          <w:szCs w:val="20"/>
        </w:rPr>
        <w:t>museum</w:t>
      </w:r>
      <w:r w:rsidR="00D70FF8" w:rsidRPr="00C64DF1">
        <w:rPr>
          <w:rStyle w:val="src"/>
          <w:rFonts w:ascii="Arial" w:hAnsi="Arial" w:cs="Arial"/>
          <w:color w:val="333333"/>
          <w:sz w:val="20"/>
          <w:szCs w:val="20"/>
        </w:rPr>
        <w:t xml:space="preserve"> </w:t>
      </w:r>
      <w:r w:rsidRPr="00C64DF1">
        <w:rPr>
          <w:rStyle w:val="src"/>
          <w:rFonts w:ascii="Arial" w:hAnsi="Arial" w:cs="Arial"/>
          <w:color w:val="333333"/>
          <w:sz w:val="20"/>
          <w:szCs w:val="20"/>
        </w:rPr>
        <w:t>gift</w:t>
      </w:r>
      <w:r w:rsidR="00D70FF8">
        <w:rPr>
          <w:rStyle w:val="src"/>
          <w:rFonts w:ascii="Arial" w:hAnsi="Arial" w:cs="Arial"/>
          <w:color w:val="333333"/>
          <w:sz w:val="20"/>
          <w:szCs w:val="20"/>
        </w:rPr>
        <w:t>ing.</w:t>
      </w:r>
    </w:p>
    <w:p w14:paraId="5E81C08B" w14:textId="77777777" w:rsidR="00010238" w:rsidRPr="00C64DF1" w:rsidRDefault="00010238" w:rsidP="00010238">
      <w:pPr>
        <w:rPr>
          <w:rFonts w:ascii="Arial" w:hAnsi="Arial" w:cs="Arial"/>
          <w:b/>
          <w:sz w:val="28"/>
        </w:rPr>
      </w:pPr>
    </w:p>
    <w:p w14:paraId="32C46B0A" w14:textId="77777777" w:rsidR="00010238" w:rsidRPr="00C64DF1" w:rsidRDefault="00010238" w:rsidP="00010238">
      <w:pPr>
        <w:rPr>
          <w:rFonts w:ascii="Arial" w:hAnsi="Arial" w:cs="Arial"/>
          <w:b/>
          <w:sz w:val="28"/>
        </w:rPr>
      </w:pPr>
      <w:r w:rsidRPr="00C64DF1">
        <w:rPr>
          <w:rFonts w:ascii="Arial" w:hAnsi="Arial" w:cs="Arial"/>
          <w:b/>
          <w:sz w:val="28"/>
        </w:rPr>
        <w:t>Discussion</w:t>
      </w:r>
    </w:p>
    <w:p w14:paraId="344B309B" w14:textId="3383FE5E"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Learning Outcome</w:t>
      </w:r>
    </w:p>
    <w:p w14:paraId="43947935" w14:textId="34547DEB" w:rsidR="00010238" w:rsidRPr="00C64DF1" w:rsidRDefault="00010238" w:rsidP="00010238">
      <w:pPr>
        <w:widowControl/>
        <w:rPr>
          <w:rStyle w:val="src"/>
          <w:rFonts w:ascii="Arial" w:hAnsi="Arial" w:cs="Arial"/>
          <w:color w:val="333333"/>
          <w:szCs w:val="20"/>
        </w:rPr>
      </w:pPr>
      <w:bookmarkStart w:id="189" w:name="OLE_LINK3"/>
      <w:bookmarkStart w:id="190" w:name="OLE_LINK4"/>
      <w:r w:rsidRPr="00C64DF1">
        <w:rPr>
          <w:rStyle w:val="src"/>
          <w:rFonts w:ascii="Arial" w:hAnsi="Arial" w:cs="Arial"/>
          <w:color w:val="333333"/>
          <w:szCs w:val="20"/>
        </w:rPr>
        <w:t>We explore</w:t>
      </w:r>
      <w:ins w:id="191" w:author="Yue Li" w:date="2021-08-31T11:29:00Z">
        <w:r w:rsidR="00A70AE9">
          <w:rPr>
            <w:rStyle w:val="src"/>
            <w:rFonts w:ascii="Arial" w:hAnsi="Arial" w:cs="Arial"/>
            <w:color w:val="333333"/>
            <w:szCs w:val="20"/>
          </w:rPr>
          <w:t>d</w:t>
        </w:r>
      </w:ins>
      <w:r w:rsidRPr="00C64DF1">
        <w:rPr>
          <w:rStyle w:val="src"/>
          <w:rFonts w:ascii="Arial" w:hAnsi="Arial" w:cs="Arial"/>
          <w:color w:val="333333"/>
          <w:szCs w:val="20"/>
        </w:rPr>
        <w:t xml:space="preserve"> </w:t>
      </w:r>
      <w:del w:id="192" w:author="Yue Li" w:date="2021-08-31T11:29:00Z">
        <w:r w:rsidRPr="00C64DF1" w:rsidDel="00A70AE9">
          <w:rPr>
            <w:rStyle w:val="src"/>
            <w:rFonts w:ascii="Arial" w:hAnsi="Arial" w:cs="Arial"/>
            <w:color w:val="333333"/>
            <w:szCs w:val="20"/>
          </w:rPr>
          <w:delText xml:space="preserve">our </w:delText>
        </w:r>
      </w:del>
      <w:ins w:id="193" w:author="Yue Li" w:date="2021-08-31T11:29:00Z">
        <w:r w:rsidR="00A70AE9">
          <w:rPr>
            <w:rStyle w:val="src"/>
            <w:rFonts w:ascii="Arial" w:hAnsi="Arial" w:cs="Arial"/>
            <w:color w:val="333333"/>
            <w:szCs w:val="20"/>
          </w:rPr>
          <w:t>the</w:t>
        </w:r>
        <w:r w:rsidR="00A70AE9" w:rsidRPr="00C64DF1">
          <w:rPr>
            <w:rStyle w:val="src"/>
            <w:rFonts w:ascii="Arial" w:hAnsi="Arial" w:cs="Arial"/>
            <w:color w:val="333333"/>
            <w:szCs w:val="20"/>
          </w:rPr>
          <w:t xml:space="preserve"> </w:t>
        </w:r>
      </w:ins>
      <w:r w:rsidRPr="00C64DF1">
        <w:rPr>
          <w:rStyle w:val="src"/>
          <w:rFonts w:ascii="Arial" w:hAnsi="Arial" w:cs="Arial"/>
          <w:color w:val="333333"/>
          <w:szCs w:val="20"/>
        </w:rPr>
        <w:t xml:space="preserve">learning outcome based on the results of </w:t>
      </w:r>
      <w:del w:id="194" w:author="Yue Li" w:date="2021-08-31T11:29:00Z">
        <w:r w:rsidRPr="00C64DF1" w:rsidDel="00A70AE9">
          <w:rPr>
            <w:rStyle w:val="src"/>
            <w:rFonts w:ascii="Arial" w:hAnsi="Arial" w:cs="Arial"/>
            <w:color w:val="333333"/>
            <w:szCs w:val="20"/>
          </w:rPr>
          <w:delText xml:space="preserve">questionnaire </w:delText>
        </w:r>
      </w:del>
      <w:ins w:id="195" w:author="Yue Li" w:date="2021-08-31T11:30:00Z">
        <w:r w:rsidR="00A70AE9">
          <w:rPr>
            <w:rStyle w:val="src"/>
            <w:rFonts w:ascii="Arial" w:hAnsi="Arial" w:cs="Arial"/>
            <w:color w:val="333333"/>
            <w:szCs w:val="20"/>
          </w:rPr>
          <w:t xml:space="preserve">the </w:t>
        </w:r>
      </w:ins>
      <w:r w:rsidRPr="00C64DF1">
        <w:rPr>
          <w:rStyle w:val="src"/>
          <w:rFonts w:ascii="Arial" w:hAnsi="Arial" w:cs="Arial"/>
          <w:color w:val="333333"/>
          <w:szCs w:val="20"/>
        </w:rPr>
        <w:t>AIT</w:t>
      </w:r>
      <w:ins w:id="196" w:author="Yue Li" w:date="2021-08-31T11:30:00Z">
        <w:r w:rsidR="00A70AE9">
          <w:rPr>
            <w:rStyle w:val="src"/>
            <w:rFonts w:ascii="Arial" w:hAnsi="Arial" w:cs="Arial"/>
            <w:color w:val="333333"/>
            <w:szCs w:val="20"/>
          </w:rPr>
          <w:t xml:space="preserve"> </w:t>
        </w:r>
        <w:r w:rsidR="00A70AE9" w:rsidRPr="00C64DF1">
          <w:rPr>
            <w:rStyle w:val="src"/>
            <w:rFonts w:ascii="Arial" w:hAnsi="Arial" w:cs="Arial"/>
            <w:color w:val="333333"/>
            <w:szCs w:val="20"/>
          </w:rPr>
          <w:t>questionnaire</w:t>
        </w:r>
        <w:r w:rsidR="00A70AE9">
          <w:rPr>
            <w:rStyle w:val="src"/>
            <w:rFonts w:ascii="Arial" w:hAnsi="Arial" w:cs="Arial"/>
            <w:color w:val="333333"/>
            <w:szCs w:val="20"/>
          </w:rPr>
          <w:t>s</w:t>
        </w:r>
      </w:ins>
      <w:r w:rsidRPr="00C64DF1">
        <w:rPr>
          <w:rStyle w:val="src"/>
          <w:rFonts w:ascii="Arial" w:hAnsi="Arial" w:cs="Arial"/>
          <w:color w:val="333333"/>
          <w:szCs w:val="20"/>
        </w:rPr>
        <w:t>. Although participants have distinct improvement under all three interactions, no significant differences were found</w:t>
      </w:r>
      <w:ins w:id="197" w:author="Yue Li" w:date="2021-08-31T11:30:00Z">
        <w:r w:rsidR="00A70AE9">
          <w:rPr>
            <w:rStyle w:val="src"/>
            <w:rFonts w:ascii="Arial" w:hAnsi="Arial" w:cs="Arial"/>
            <w:color w:val="333333"/>
            <w:szCs w:val="20"/>
          </w:rPr>
          <w:t xml:space="preserve"> in their respective effects on learning</w:t>
        </w:r>
      </w:ins>
      <w:r w:rsidRPr="00C64DF1">
        <w:rPr>
          <w:rStyle w:val="src"/>
          <w:rFonts w:ascii="Arial" w:hAnsi="Arial" w:cs="Arial"/>
          <w:color w:val="333333"/>
          <w:szCs w:val="20"/>
        </w:rPr>
        <w:t xml:space="preserve">. The possible reason for this phenomenon is </w:t>
      </w:r>
      <w:del w:id="198" w:author="Yue Li" w:date="2021-08-31T11:32:00Z">
        <w:r w:rsidRPr="00C64DF1" w:rsidDel="00A70AE9">
          <w:rPr>
            <w:rStyle w:val="src"/>
            <w:rFonts w:ascii="Arial" w:hAnsi="Arial" w:cs="Arial"/>
            <w:color w:val="333333"/>
            <w:szCs w:val="20"/>
          </w:rPr>
          <w:delText>that the time reminder operation affects learning</w:delText>
        </w:r>
      </w:del>
      <w:ins w:id="199" w:author="Yue Li" w:date="2021-08-31T11:32:00Z">
        <w:r w:rsidR="00A70AE9">
          <w:rPr>
            <w:rStyle w:val="src"/>
            <w:rFonts w:ascii="Arial" w:hAnsi="Arial" w:cs="Arial"/>
            <w:color w:val="333333"/>
            <w:szCs w:val="20"/>
          </w:rPr>
          <w:t>related to the time participants spent with each interaction interface</w:t>
        </w:r>
      </w:ins>
      <w:r w:rsidRPr="00C64DF1">
        <w:rPr>
          <w:rStyle w:val="src"/>
          <w:rFonts w:ascii="Arial" w:hAnsi="Arial" w:cs="Arial"/>
          <w:color w:val="333333"/>
          <w:szCs w:val="20"/>
        </w:rPr>
        <w:t>. Through our observations</w:t>
      </w:r>
      <w:ins w:id="200" w:author="Yue Li" w:date="2021-08-31T11:41:00Z">
        <w:r w:rsidR="00811BDC">
          <w:rPr>
            <w:rStyle w:val="src"/>
            <w:rFonts w:ascii="Arial" w:hAnsi="Arial" w:cs="Arial"/>
            <w:color w:val="333333"/>
            <w:szCs w:val="20"/>
          </w:rPr>
          <w:t xml:space="preserve"> and time records</w:t>
        </w:r>
      </w:ins>
      <w:r w:rsidRPr="00C64DF1">
        <w:rPr>
          <w:rStyle w:val="src"/>
          <w:rFonts w:ascii="Arial" w:hAnsi="Arial" w:cs="Arial"/>
          <w:color w:val="333333"/>
          <w:szCs w:val="20"/>
        </w:rPr>
        <w:t xml:space="preserve">, we </w:t>
      </w:r>
      <w:del w:id="201" w:author="Yue Li" w:date="2021-08-31T11:41:00Z">
        <w:r w:rsidRPr="00C64DF1" w:rsidDel="00811BDC">
          <w:rPr>
            <w:rStyle w:val="src"/>
            <w:rFonts w:ascii="Arial" w:hAnsi="Arial" w:cs="Arial" w:hint="eastAsia"/>
            <w:color w:val="333333"/>
            <w:szCs w:val="20"/>
          </w:rPr>
          <w:delText xml:space="preserve">noticed </w:delText>
        </w:r>
      </w:del>
      <w:ins w:id="202" w:author="Yue Li" w:date="2021-08-31T11:41:00Z">
        <w:r w:rsidR="00811BDC">
          <w:rPr>
            <w:rStyle w:val="src"/>
            <w:rFonts w:ascii="Arial" w:hAnsi="Arial" w:cs="Arial" w:hint="eastAsia"/>
            <w:color w:val="333333"/>
            <w:szCs w:val="20"/>
          </w:rPr>
          <w:t>found</w:t>
        </w:r>
        <w:r w:rsidR="00811BDC">
          <w:rPr>
            <w:rStyle w:val="src"/>
            <w:rFonts w:ascii="Arial" w:hAnsi="Arial" w:cs="Arial"/>
            <w:color w:val="333333"/>
            <w:szCs w:val="20"/>
          </w:rPr>
          <w:t xml:space="preserve"> </w:t>
        </w:r>
      </w:ins>
      <w:r w:rsidRPr="00C64DF1">
        <w:rPr>
          <w:rStyle w:val="src"/>
          <w:rFonts w:ascii="Arial" w:hAnsi="Arial" w:cs="Arial"/>
          <w:color w:val="333333"/>
          <w:szCs w:val="20"/>
        </w:rPr>
        <w:t xml:space="preserve">that the time of participants using CubeMuseum and Postcard </w:t>
      </w:r>
      <w:del w:id="203" w:author="Yue Li" w:date="2021-08-31T11:41:00Z">
        <w:r w:rsidRPr="00C64DF1" w:rsidDel="00811BDC">
          <w:rPr>
            <w:rStyle w:val="src"/>
            <w:rFonts w:ascii="Arial" w:hAnsi="Arial" w:cs="Arial"/>
            <w:color w:val="333333"/>
            <w:szCs w:val="20"/>
          </w:rPr>
          <w:delText xml:space="preserve">is </w:delText>
        </w:r>
      </w:del>
      <w:ins w:id="204" w:author="Yue Li" w:date="2021-08-31T11:41:00Z">
        <w:r w:rsidR="00811BDC">
          <w:rPr>
            <w:rStyle w:val="src"/>
            <w:rFonts w:ascii="Arial" w:hAnsi="Arial" w:cs="Arial"/>
            <w:color w:val="333333"/>
            <w:szCs w:val="20"/>
          </w:rPr>
          <w:t>wa</w:t>
        </w:r>
        <w:r w:rsidR="00811BDC" w:rsidRPr="00C64DF1">
          <w:rPr>
            <w:rStyle w:val="src"/>
            <w:rFonts w:ascii="Arial" w:hAnsi="Arial" w:cs="Arial"/>
            <w:color w:val="333333"/>
            <w:szCs w:val="20"/>
          </w:rPr>
          <w:t xml:space="preserve">s </w:t>
        </w:r>
      </w:ins>
      <w:del w:id="205" w:author="Yue Li" w:date="2021-08-31T11:32:00Z">
        <w:r w:rsidRPr="00C64DF1" w:rsidDel="00A70AE9">
          <w:rPr>
            <w:rStyle w:val="src"/>
            <w:rFonts w:ascii="Arial" w:hAnsi="Arial" w:cs="Arial"/>
            <w:color w:val="333333"/>
            <w:szCs w:val="20"/>
          </w:rPr>
          <w:delText xml:space="preserve">usually </w:delText>
        </w:r>
      </w:del>
      <w:r w:rsidRPr="00C64DF1">
        <w:rPr>
          <w:rStyle w:val="src"/>
          <w:rFonts w:ascii="Arial" w:hAnsi="Arial" w:cs="Arial"/>
          <w:color w:val="333333"/>
          <w:szCs w:val="20"/>
        </w:rPr>
        <w:t xml:space="preserve">around 3.5 minutes, and most of them </w:t>
      </w:r>
      <w:ins w:id="206" w:author="Yue Li" w:date="2021-08-31T11:32:00Z">
        <w:r w:rsidR="00A70AE9">
          <w:rPr>
            <w:rStyle w:val="src"/>
            <w:rFonts w:ascii="Arial" w:hAnsi="Arial" w:cs="Arial"/>
            <w:color w:val="333333"/>
            <w:szCs w:val="20"/>
          </w:rPr>
          <w:t xml:space="preserve">spent </w:t>
        </w:r>
      </w:ins>
      <w:r w:rsidRPr="00C64DF1">
        <w:rPr>
          <w:rStyle w:val="src"/>
          <w:rFonts w:ascii="Arial" w:hAnsi="Arial" w:cs="Arial"/>
          <w:color w:val="333333"/>
          <w:szCs w:val="20"/>
        </w:rPr>
        <w:t xml:space="preserve">less than 3 minutes on Leaflet. </w:t>
      </w:r>
      <w:del w:id="207" w:author="Yue Li" w:date="2021-08-31T11:33:00Z">
        <w:r w:rsidRPr="00C64DF1" w:rsidDel="00A70AE9">
          <w:rPr>
            <w:rStyle w:val="src"/>
            <w:rFonts w:ascii="Arial" w:hAnsi="Arial" w:cs="Arial"/>
            <w:color w:val="333333"/>
            <w:szCs w:val="20"/>
          </w:rPr>
          <w:delText>We think that t</w:delText>
        </w:r>
      </w:del>
      <w:del w:id="208" w:author="Yue Li" w:date="2021-08-31T11:34:00Z">
        <w:r w:rsidRPr="00C64DF1" w:rsidDel="00A70AE9">
          <w:rPr>
            <w:rStyle w:val="src"/>
            <w:rFonts w:ascii="Arial" w:hAnsi="Arial" w:cs="Arial"/>
            <w:color w:val="333333"/>
            <w:szCs w:val="20"/>
          </w:rPr>
          <w:delText xml:space="preserve">he reminder </w:delText>
        </w:r>
      </w:del>
      <w:del w:id="209" w:author="Yue Li" w:date="2021-08-31T11:33:00Z">
        <w:r w:rsidRPr="00C64DF1" w:rsidDel="00A70AE9">
          <w:rPr>
            <w:rStyle w:val="src"/>
            <w:rFonts w:ascii="Arial" w:hAnsi="Arial" w:cs="Arial"/>
            <w:color w:val="333333"/>
            <w:szCs w:val="20"/>
          </w:rPr>
          <w:delText>at the time of three will give</w:delText>
        </w:r>
      </w:del>
      <w:del w:id="210" w:author="Yue Li" w:date="2021-08-31T11:34:00Z">
        <w:r w:rsidRPr="00C64DF1" w:rsidDel="00A70AE9">
          <w:rPr>
            <w:rStyle w:val="src"/>
            <w:rFonts w:ascii="Arial" w:hAnsi="Arial" w:cs="Arial"/>
            <w:color w:val="333333"/>
            <w:szCs w:val="20"/>
          </w:rPr>
          <w:delText xml:space="preserve"> participants psychological hint</w:delText>
        </w:r>
      </w:del>
      <w:del w:id="211" w:author="Yue Li" w:date="2021-08-31T11:33:00Z">
        <w:r w:rsidRPr="00C64DF1" w:rsidDel="00A70AE9">
          <w:rPr>
            <w:rStyle w:val="src"/>
            <w:rFonts w:ascii="Arial" w:hAnsi="Arial" w:cs="Arial"/>
            <w:color w:val="333333"/>
            <w:szCs w:val="20"/>
          </w:rPr>
          <w:delText>s</w:delText>
        </w:r>
      </w:del>
      <w:del w:id="212" w:author="Yue Li" w:date="2021-08-31T11:34:00Z">
        <w:r w:rsidRPr="00C64DF1" w:rsidDel="00A70AE9">
          <w:rPr>
            <w:rStyle w:val="src"/>
            <w:rFonts w:ascii="Arial" w:hAnsi="Arial" w:cs="Arial"/>
            <w:color w:val="333333"/>
            <w:szCs w:val="20"/>
          </w:rPr>
          <w:delText xml:space="preserve">. </w:delText>
        </w:r>
      </w:del>
      <w:r w:rsidRPr="00C64DF1">
        <w:rPr>
          <w:rStyle w:val="src"/>
          <w:rFonts w:ascii="Arial" w:hAnsi="Arial" w:cs="Arial"/>
          <w:color w:val="333333"/>
          <w:szCs w:val="20"/>
        </w:rPr>
        <w:t xml:space="preserve">Although we have told </w:t>
      </w:r>
      <w:del w:id="213" w:author="Yue Li" w:date="2021-08-31T11:34:00Z">
        <w:r w:rsidRPr="00C64DF1" w:rsidDel="00A70AE9">
          <w:rPr>
            <w:rStyle w:val="src"/>
            <w:rFonts w:ascii="Arial" w:hAnsi="Arial" w:cs="Arial"/>
            <w:color w:val="333333"/>
            <w:szCs w:val="20"/>
          </w:rPr>
          <w:delText xml:space="preserve">users </w:delText>
        </w:r>
      </w:del>
      <w:ins w:id="214" w:author="Yue Li" w:date="2021-08-31T11:34:00Z">
        <w:r w:rsidR="00A70AE9">
          <w:rPr>
            <w:rStyle w:val="src"/>
            <w:rFonts w:ascii="Arial" w:hAnsi="Arial" w:cs="Arial"/>
            <w:color w:val="333333"/>
            <w:szCs w:val="20"/>
          </w:rPr>
          <w:t>participants</w:t>
        </w:r>
        <w:r w:rsidR="00A70AE9" w:rsidRPr="00C64DF1">
          <w:rPr>
            <w:rStyle w:val="src"/>
            <w:rFonts w:ascii="Arial" w:hAnsi="Arial" w:cs="Arial"/>
            <w:color w:val="333333"/>
            <w:szCs w:val="20"/>
          </w:rPr>
          <w:t xml:space="preserve"> </w:t>
        </w:r>
      </w:ins>
      <w:r w:rsidRPr="00C64DF1">
        <w:rPr>
          <w:rStyle w:val="src"/>
          <w:rFonts w:ascii="Arial" w:hAnsi="Arial" w:cs="Arial"/>
          <w:color w:val="333333"/>
          <w:szCs w:val="20"/>
        </w:rPr>
        <w:t xml:space="preserve">before the </w:t>
      </w:r>
      <w:del w:id="215" w:author="Yue Li" w:date="2021-08-31T11:41:00Z">
        <w:r w:rsidRPr="00C64DF1" w:rsidDel="00811BDC">
          <w:rPr>
            <w:rStyle w:val="src"/>
            <w:rFonts w:ascii="Arial" w:hAnsi="Arial" w:cs="Arial"/>
            <w:color w:val="333333"/>
            <w:szCs w:val="20"/>
          </w:rPr>
          <w:delText xml:space="preserve">test </w:delText>
        </w:r>
      </w:del>
      <w:ins w:id="216" w:author="Yue Li" w:date="2021-08-31T11:41:00Z">
        <w:r w:rsidR="00811BDC">
          <w:rPr>
            <w:rStyle w:val="src"/>
            <w:rFonts w:ascii="Arial" w:hAnsi="Arial" w:cs="Arial"/>
            <w:color w:val="333333"/>
            <w:szCs w:val="20"/>
          </w:rPr>
          <w:t>experiment</w:t>
        </w:r>
      </w:ins>
      <w:ins w:id="217" w:author="Yue Li" w:date="2021-08-31T11:42:00Z">
        <w:r w:rsidR="00811BDC">
          <w:rPr>
            <w:rStyle w:val="src"/>
            <w:rFonts w:ascii="Arial" w:hAnsi="Arial" w:cs="Arial" w:hint="eastAsia"/>
            <w:color w:val="333333"/>
            <w:szCs w:val="20"/>
          </w:rPr>
          <w:t>s</w:t>
        </w:r>
      </w:ins>
      <w:ins w:id="218" w:author="Yue Li" w:date="2021-08-31T11:41:00Z">
        <w:r w:rsidR="00811BDC" w:rsidRPr="00C64DF1">
          <w:rPr>
            <w:rStyle w:val="src"/>
            <w:rFonts w:ascii="Arial" w:hAnsi="Arial" w:cs="Arial"/>
            <w:color w:val="333333"/>
            <w:szCs w:val="20"/>
          </w:rPr>
          <w:t xml:space="preserve"> </w:t>
        </w:r>
      </w:ins>
      <w:r w:rsidRPr="00C64DF1">
        <w:rPr>
          <w:rStyle w:val="src"/>
          <w:rFonts w:ascii="Arial" w:hAnsi="Arial" w:cs="Arial"/>
          <w:color w:val="333333"/>
          <w:szCs w:val="20"/>
        </w:rPr>
        <w:t xml:space="preserve">that the three minutes </w:t>
      </w:r>
      <w:del w:id="219" w:author="Yue Li" w:date="2021-08-31T11:34:00Z">
        <w:r w:rsidRPr="00C64DF1" w:rsidDel="00A70AE9">
          <w:rPr>
            <w:rStyle w:val="src"/>
            <w:rFonts w:ascii="Arial" w:hAnsi="Arial" w:cs="Arial"/>
            <w:color w:val="333333"/>
            <w:szCs w:val="20"/>
          </w:rPr>
          <w:delText xml:space="preserve">is </w:delText>
        </w:r>
      </w:del>
      <w:ins w:id="220" w:author="Yue Li" w:date="2021-08-31T11:34:00Z">
        <w:r w:rsidR="00A70AE9">
          <w:rPr>
            <w:rStyle w:val="src"/>
            <w:rFonts w:ascii="Arial" w:hAnsi="Arial" w:cs="Arial"/>
            <w:color w:val="333333"/>
            <w:szCs w:val="20"/>
          </w:rPr>
          <w:t>wa</w:t>
        </w:r>
        <w:r w:rsidR="00A70AE9" w:rsidRPr="00C64DF1">
          <w:rPr>
            <w:rStyle w:val="src"/>
            <w:rFonts w:ascii="Arial" w:hAnsi="Arial" w:cs="Arial"/>
            <w:color w:val="333333"/>
            <w:szCs w:val="20"/>
          </w:rPr>
          <w:t xml:space="preserve">s </w:t>
        </w:r>
      </w:ins>
      <w:r w:rsidRPr="00C64DF1">
        <w:rPr>
          <w:rStyle w:val="src"/>
          <w:rFonts w:ascii="Arial" w:hAnsi="Arial" w:cs="Arial"/>
          <w:color w:val="333333"/>
          <w:szCs w:val="20"/>
        </w:rPr>
        <w:t xml:space="preserve">just a reminder time </w:t>
      </w:r>
      <w:del w:id="221" w:author="Yue Li" w:date="2021-08-31T11:34:00Z">
        <w:r w:rsidRPr="00C64DF1" w:rsidDel="00A70AE9">
          <w:rPr>
            <w:rStyle w:val="src"/>
            <w:rFonts w:ascii="Arial" w:hAnsi="Arial" w:cs="Arial"/>
            <w:color w:val="333333"/>
            <w:szCs w:val="20"/>
          </w:rPr>
          <w:delText xml:space="preserve">and </w:delText>
        </w:r>
      </w:del>
      <w:ins w:id="222" w:author="Yue Li" w:date="2021-08-31T11:34:00Z">
        <w:r w:rsidR="00A70AE9">
          <w:rPr>
            <w:rStyle w:val="src"/>
            <w:rFonts w:ascii="Arial" w:hAnsi="Arial" w:cs="Arial"/>
            <w:color w:val="333333"/>
            <w:szCs w:val="20"/>
          </w:rPr>
          <w:t>but</w:t>
        </w:r>
        <w:r w:rsidR="00A70AE9" w:rsidRPr="00C64DF1">
          <w:rPr>
            <w:rStyle w:val="src"/>
            <w:rFonts w:ascii="Arial" w:hAnsi="Arial" w:cs="Arial"/>
            <w:color w:val="333333"/>
            <w:szCs w:val="20"/>
          </w:rPr>
          <w:t xml:space="preserve"> </w:t>
        </w:r>
      </w:ins>
      <w:r w:rsidRPr="00C64DF1">
        <w:rPr>
          <w:rStyle w:val="src"/>
          <w:rFonts w:ascii="Arial" w:hAnsi="Arial" w:cs="Arial"/>
          <w:color w:val="333333"/>
          <w:szCs w:val="20"/>
        </w:rPr>
        <w:t xml:space="preserve">not an end time, </w:t>
      </w:r>
      <w:ins w:id="223" w:author="Yue Li" w:date="2021-08-31T11:34:00Z">
        <w:r w:rsidR="00A70AE9">
          <w:rPr>
            <w:rStyle w:val="src"/>
            <w:rFonts w:ascii="Arial" w:hAnsi="Arial" w:cs="Arial"/>
            <w:color w:val="333333"/>
            <w:szCs w:val="20"/>
          </w:rPr>
          <w:t>many of t</w:t>
        </w:r>
      </w:ins>
      <w:ins w:id="224" w:author="Yue Li" w:date="2021-08-31T11:35:00Z">
        <w:r w:rsidR="00A70AE9">
          <w:rPr>
            <w:rStyle w:val="src"/>
            <w:rFonts w:ascii="Arial" w:hAnsi="Arial" w:cs="Arial"/>
            <w:color w:val="333333"/>
            <w:szCs w:val="20"/>
          </w:rPr>
          <w:t xml:space="preserve">hem opted to stop once reminded. </w:t>
        </w:r>
      </w:ins>
      <w:del w:id="225" w:author="Yue Li" w:date="2021-08-31T11:37:00Z">
        <w:r w:rsidRPr="00C64DF1" w:rsidDel="00A70AE9">
          <w:rPr>
            <w:rStyle w:val="src"/>
            <w:rFonts w:ascii="Arial" w:hAnsi="Arial" w:cs="Arial"/>
            <w:color w:val="333333"/>
            <w:szCs w:val="20"/>
          </w:rPr>
          <w:delText xml:space="preserve">it still affects their learning to some extent. </w:delText>
        </w:r>
      </w:del>
      <w:ins w:id="226" w:author="Yue Li" w:date="2021-08-31T11:42:00Z">
        <w:r w:rsidR="00811BDC">
          <w:rPr>
            <w:rStyle w:val="src"/>
            <w:rFonts w:ascii="Arial" w:hAnsi="Arial" w:cs="Arial"/>
            <w:color w:val="333333"/>
            <w:szCs w:val="20"/>
          </w:rPr>
          <w:t>However,</w:t>
        </w:r>
      </w:ins>
      <w:ins w:id="227" w:author="Yue Li" w:date="2021-08-31T11:37:00Z">
        <w:r w:rsidR="00A70AE9">
          <w:rPr>
            <w:rStyle w:val="src"/>
            <w:rFonts w:ascii="Arial" w:hAnsi="Arial" w:cs="Arial"/>
            <w:color w:val="333333"/>
            <w:szCs w:val="20"/>
          </w:rPr>
          <w:t xml:space="preserve"> many participants did not finish the</w:t>
        </w:r>
      </w:ins>
      <w:ins w:id="228" w:author="Yue Li" w:date="2021-08-31T11:38:00Z">
        <w:r w:rsidR="00A70AE9">
          <w:rPr>
            <w:rStyle w:val="src"/>
            <w:rFonts w:ascii="Arial" w:hAnsi="Arial" w:cs="Arial"/>
            <w:color w:val="333333"/>
            <w:szCs w:val="20"/>
          </w:rPr>
          <w:t>ir</w:t>
        </w:r>
      </w:ins>
      <w:ins w:id="229" w:author="Yue Li" w:date="2021-08-31T11:37:00Z">
        <w:r w:rsidR="00A70AE9">
          <w:rPr>
            <w:rStyle w:val="src"/>
            <w:rFonts w:ascii="Arial" w:hAnsi="Arial" w:cs="Arial"/>
            <w:color w:val="333333"/>
            <w:szCs w:val="20"/>
          </w:rPr>
          <w:t xml:space="preserve"> learning</w:t>
        </w:r>
      </w:ins>
      <w:ins w:id="230" w:author="Yue Li" w:date="2021-08-31T11:38:00Z">
        <w:r w:rsidR="00A70AE9">
          <w:rPr>
            <w:rStyle w:val="src"/>
            <w:rFonts w:ascii="Arial" w:hAnsi="Arial" w:cs="Arial"/>
            <w:color w:val="333333"/>
            <w:szCs w:val="20"/>
          </w:rPr>
          <w:t xml:space="preserve"> of all objects at</w:t>
        </w:r>
        <w:r w:rsidR="00811BDC">
          <w:rPr>
            <w:rStyle w:val="src"/>
            <w:rFonts w:ascii="Arial" w:hAnsi="Arial" w:cs="Arial"/>
            <w:color w:val="333333"/>
            <w:szCs w:val="20"/>
          </w:rPr>
          <w:t xml:space="preserve"> 3 minutes</w:t>
        </w:r>
      </w:ins>
      <w:ins w:id="231" w:author="Yue Li" w:date="2021-08-31T11:42:00Z">
        <w:r w:rsidR="00811BDC">
          <w:rPr>
            <w:rStyle w:val="src"/>
            <w:rFonts w:ascii="Arial" w:hAnsi="Arial" w:cs="Arial"/>
            <w:color w:val="333333"/>
            <w:szCs w:val="20"/>
          </w:rPr>
          <w:t>.</w:t>
        </w:r>
      </w:ins>
      <w:ins w:id="232" w:author="Yue Li" w:date="2021-08-31T11:38:00Z">
        <w:r w:rsidR="00A70AE9">
          <w:rPr>
            <w:rStyle w:val="src"/>
            <w:rFonts w:ascii="Arial" w:hAnsi="Arial" w:cs="Arial"/>
            <w:color w:val="333333"/>
            <w:szCs w:val="20"/>
          </w:rPr>
          <w:t xml:space="preserve"> </w:t>
        </w:r>
      </w:ins>
      <w:ins w:id="233" w:author="Yue Li" w:date="2021-08-31T11:42:00Z">
        <w:r w:rsidR="00811BDC">
          <w:rPr>
            <w:rStyle w:val="src"/>
            <w:rFonts w:ascii="Arial" w:hAnsi="Arial" w:cs="Arial"/>
            <w:color w:val="333333"/>
            <w:szCs w:val="20"/>
          </w:rPr>
          <w:t>T</w:t>
        </w:r>
      </w:ins>
      <w:ins w:id="234" w:author="Yue Li" w:date="2021-08-31T11:38:00Z">
        <w:r w:rsidR="00A70AE9">
          <w:rPr>
            <w:rStyle w:val="src"/>
            <w:rFonts w:ascii="Arial" w:hAnsi="Arial" w:cs="Arial"/>
            <w:color w:val="333333"/>
            <w:szCs w:val="20"/>
          </w:rPr>
          <w:t>his is because the additional opera</w:t>
        </w:r>
      </w:ins>
      <w:ins w:id="235" w:author="Yue Li" w:date="2021-08-31T11:39:00Z">
        <w:r w:rsidR="00A70AE9">
          <w:rPr>
            <w:rStyle w:val="src"/>
            <w:rFonts w:ascii="Arial" w:hAnsi="Arial" w:cs="Arial"/>
            <w:color w:val="333333"/>
            <w:szCs w:val="20"/>
          </w:rPr>
          <w:t xml:space="preserve">tions required for the text descriptions </w:t>
        </w:r>
        <w:r w:rsidR="00811BDC">
          <w:rPr>
            <w:rStyle w:val="src"/>
            <w:rFonts w:ascii="Arial" w:hAnsi="Arial" w:cs="Arial"/>
            <w:color w:val="333333"/>
            <w:szCs w:val="20"/>
          </w:rPr>
          <w:t xml:space="preserve">and </w:t>
        </w:r>
        <w:r w:rsidR="00811BDC">
          <w:rPr>
            <w:rStyle w:val="src"/>
            <w:rFonts w:ascii="Arial" w:hAnsi="Arial" w:cs="Arial"/>
            <w:color w:val="333333"/>
            <w:szCs w:val="20"/>
          </w:rPr>
          <w:lastRenderedPageBreak/>
          <w:t>the interactions</w:t>
        </w:r>
      </w:ins>
      <w:ins w:id="236" w:author="Yue Li" w:date="2021-08-31T11:40:00Z">
        <w:r w:rsidR="00811BDC">
          <w:rPr>
            <w:rStyle w:val="src"/>
            <w:rFonts w:ascii="Arial" w:hAnsi="Arial" w:cs="Arial"/>
            <w:color w:val="333333"/>
            <w:szCs w:val="20"/>
          </w:rPr>
          <w:t xml:space="preserve"> </w:t>
        </w:r>
      </w:ins>
      <w:ins w:id="237" w:author="Yue Li" w:date="2021-08-31T11:39:00Z">
        <w:r w:rsidR="00811BDC">
          <w:rPr>
            <w:rStyle w:val="src"/>
            <w:rFonts w:ascii="Arial" w:hAnsi="Arial" w:cs="Arial"/>
            <w:color w:val="333333"/>
            <w:szCs w:val="20"/>
          </w:rPr>
          <w:t xml:space="preserve">afforded by the AR-based interfaces </w:t>
        </w:r>
      </w:ins>
      <w:ins w:id="238" w:author="Yue Li" w:date="2021-08-31T11:40:00Z">
        <w:r w:rsidR="00811BDC">
          <w:rPr>
            <w:rStyle w:val="src"/>
            <w:rFonts w:ascii="Arial" w:hAnsi="Arial" w:cs="Arial"/>
            <w:color w:val="333333"/>
            <w:szCs w:val="20"/>
          </w:rPr>
          <w:t xml:space="preserve">(such as rotation and scaling) </w:t>
        </w:r>
      </w:ins>
      <w:del w:id="239" w:author="Yue Li" w:date="2021-08-31T11:38:00Z">
        <w:r w:rsidRPr="00C64DF1" w:rsidDel="00A70AE9">
          <w:rPr>
            <w:rStyle w:val="src"/>
            <w:rFonts w:ascii="Arial" w:hAnsi="Arial" w:cs="Arial"/>
            <w:color w:val="333333"/>
            <w:szCs w:val="20"/>
          </w:rPr>
          <w:delText>Due to the display of</w:delText>
        </w:r>
      </w:del>
      <w:del w:id="240" w:author="Yue Li" w:date="2021-08-31T11:40:00Z">
        <w:r w:rsidRPr="00C64DF1" w:rsidDel="00811BDC">
          <w:rPr>
            <w:rStyle w:val="src"/>
            <w:rFonts w:ascii="Arial" w:hAnsi="Arial" w:cs="Arial"/>
            <w:color w:val="333333"/>
            <w:szCs w:val="20"/>
          </w:rPr>
          <w:delText xml:space="preserve"> 3D model, users need to constantly switch their view back and forth between the 3D model and texts information, which leads</w:delText>
        </w:r>
      </w:del>
      <w:ins w:id="241" w:author="Yue Li" w:date="2021-08-31T11:40:00Z">
        <w:r w:rsidR="00811BDC">
          <w:rPr>
            <w:rStyle w:val="src"/>
            <w:rFonts w:ascii="Arial" w:hAnsi="Arial" w:cs="Arial"/>
            <w:color w:val="333333"/>
            <w:szCs w:val="20"/>
          </w:rPr>
          <w:t>have led</w:t>
        </w:r>
      </w:ins>
      <w:r w:rsidRPr="00C64DF1">
        <w:rPr>
          <w:rStyle w:val="src"/>
          <w:rFonts w:ascii="Arial" w:hAnsi="Arial" w:cs="Arial"/>
          <w:color w:val="333333"/>
          <w:szCs w:val="20"/>
        </w:rPr>
        <w:t xml:space="preserve"> to an increase in learning time</w:t>
      </w:r>
      <w:ins w:id="242" w:author="Yue Li" w:date="2021-08-31T11:40:00Z">
        <w:r w:rsidR="00811BDC">
          <w:rPr>
            <w:rStyle w:val="src"/>
            <w:rFonts w:ascii="Arial" w:hAnsi="Arial" w:cs="Arial"/>
            <w:color w:val="333333"/>
            <w:szCs w:val="20"/>
          </w:rPr>
          <w:t>.</w:t>
        </w:r>
      </w:ins>
      <w:del w:id="243" w:author="Yue Li" w:date="2021-08-31T11:40:00Z">
        <w:r w:rsidRPr="00C64DF1" w:rsidDel="00811BDC">
          <w:rPr>
            <w:rStyle w:val="src"/>
            <w:rFonts w:ascii="Arial" w:hAnsi="Arial" w:cs="Arial"/>
            <w:color w:val="333333"/>
            <w:szCs w:val="20"/>
          </w:rPr>
          <w:delText>,</w:delText>
        </w:r>
      </w:del>
      <w:r w:rsidRPr="00C64DF1">
        <w:rPr>
          <w:rStyle w:val="src"/>
          <w:rFonts w:ascii="Arial" w:hAnsi="Arial" w:cs="Arial"/>
          <w:color w:val="333333"/>
          <w:szCs w:val="20"/>
        </w:rPr>
        <w:t xml:space="preserve"> </w:t>
      </w:r>
      <w:del w:id="244" w:author="Yue Li" w:date="2021-08-31T11:43:00Z">
        <w:r w:rsidRPr="00C64DF1" w:rsidDel="00811BDC">
          <w:rPr>
            <w:rStyle w:val="src"/>
            <w:rFonts w:ascii="Arial" w:hAnsi="Arial" w:cs="Arial"/>
            <w:color w:val="333333"/>
            <w:szCs w:val="20"/>
          </w:rPr>
          <w:delText xml:space="preserve">and </w:delText>
        </w:r>
      </w:del>
      <w:ins w:id="245" w:author="Yue Li" w:date="2021-08-31T11:45:00Z">
        <w:r w:rsidR="00811BDC">
          <w:rPr>
            <w:rStyle w:val="src"/>
            <w:rFonts w:ascii="Arial" w:hAnsi="Arial" w:cs="Arial"/>
            <w:color w:val="333333"/>
            <w:szCs w:val="20"/>
          </w:rPr>
          <w:t xml:space="preserve">It is reasonable to speculate that the limitation can be mitigated if </w:t>
        </w:r>
      </w:ins>
      <w:ins w:id="246" w:author="Yue Li" w:date="2021-08-31T11:47:00Z">
        <w:r w:rsidR="00811BDC">
          <w:rPr>
            <w:rStyle w:val="src"/>
            <w:rFonts w:ascii="Arial" w:hAnsi="Arial" w:cs="Arial"/>
            <w:color w:val="333333"/>
            <w:szCs w:val="20"/>
          </w:rPr>
          <w:t>time is not controlled.</w:t>
        </w:r>
      </w:ins>
      <w:ins w:id="247" w:author="Yue Li" w:date="2021-08-31T11:46:00Z">
        <w:r w:rsidR="00811BDC">
          <w:rPr>
            <w:rStyle w:val="src"/>
            <w:rFonts w:ascii="Arial" w:hAnsi="Arial" w:cs="Arial"/>
            <w:color w:val="333333"/>
            <w:szCs w:val="20"/>
          </w:rPr>
          <w:t xml:space="preserve"> </w:t>
        </w:r>
      </w:ins>
      <w:del w:id="248" w:author="Yue Li" w:date="2021-08-31T11:48:00Z">
        <w:r w:rsidRPr="00C64DF1" w:rsidDel="00811BDC">
          <w:rPr>
            <w:rStyle w:val="src"/>
            <w:rFonts w:ascii="Arial" w:hAnsi="Arial" w:cs="Arial"/>
            <w:color w:val="333333"/>
            <w:szCs w:val="20"/>
          </w:rPr>
          <w:delText>3 minutes is not enough for the user to truly complete the learning. As t</w:delText>
        </w:r>
      </w:del>
      <w:ins w:id="249" w:author="Yue Li" w:date="2021-08-31T11:48:00Z">
        <w:r w:rsidR="00811BDC">
          <w:rPr>
            <w:rStyle w:val="src"/>
            <w:rFonts w:ascii="Arial" w:hAnsi="Arial" w:cs="Arial"/>
            <w:color w:val="333333"/>
            <w:szCs w:val="20"/>
          </w:rPr>
          <w:t>T</w:t>
        </w:r>
      </w:ins>
      <w:r w:rsidRPr="00C64DF1">
        <w:rPr>
          <w:rStyle w:val="src"/>
          <w:rFonts w:ascii="Arial" w:hAnsi="Arial" w:cs="Arial"/>
          <w:color w:val="333333"/>
          <w:szCs w:val="20"/>
        </w:rPr>
        <w:t>he result</w:t>
      </w:r>
      <w:ins w:id="250" w:author="Yue Li" w:date="2021-08-31T11:48:00Z">
        <w:r w:rsidR="00811BDC">
          <w:rPr>
            <w:rStyle w:val="src"/>
            <w:rFonts w:ascii="Arial" w:hAnsi="Arial" w:cs="Arial"/>
            <w:color w:val="333333"/>
            <w:szCs w:val="20"/>
          </w:rPr>
          <w:t>s of the six dimensions of learning</w:t>
        </w:r>
      </w:ins>
      <w:r w:rsidRPr="00C64DF1">
        <w:rPr>
          <w:rStyle w:val="src"/>
          <w:rFonts w:ascii="Arial" w:hAnsi="Arial" w:cs="Arial"/>
          <w:color w:val="333333"/>
          <w:szCs w:val="20"/>
        </w:rPr>
        <w:t xml:space="preserve"> showed</w:t>
      </w:r>
      <w:del w:id="251" w:author="Yue Li" w:date="2021-08-31T11:49:00Z">
        <w:r w:rsidRPr="00C64DF1" w:rsidDel="00811BDC">
          <w:rPr>
            <w:rStyle w:val="src"/>
            <w:rFonts w:ascii="Arial" w:hAnsi="Arial" w:cs="Arial"/>
            <w:color w:val="333333"/>
            <w:szCs w:val="20"/>
          </w:rPr>
          <w:delText>,</w:delText>
        </w:r>
      </w:del>
      <w:ins w:id="252" w:author="Yue Li" w:date="2021-08-31T11:49:00Z">
        <w:r w:rsidR="00811BDC">
          <w:rPr>
            <w:rStyle w:val="src"/>
            <w:rFonts w:ascii="Arial" w:hAnsi="Arial" w:cs="Arial"/>
            <w:color w:val="333333"/>
            <w:szCs w:val="20"/>
          </w:rPr>
          <w:t xml:space="preserve"> that</w:t>
        </w:r>
      </w:ins>
      <w:r w:rsidRPr="00C64DF1">
        <w:rPr>
          <w:rStyle w:val="src"/>
          <w:rFonts w:ascii="Arial" w:hAnsi="Arial" w:cs="Arial"/>
          <w:color w:val="333333"/>
          <w:szCs w:val="20"/>
        </w:rPr>
        <w:t xml:space="preserve"> the learning outcome in CubeMuseum has a significant disadvantage in the </w:t>
      </w:r>
      <w:del w:id="253" w:author="Yue Li" w:date="2021-08-31T12:12:00Z">
        <w:r w:rsidRPr="00C64DF1" w:rsidDel="00D97C09">
          <w:rPr>
            <w:rStyle w:val="src"/>
            <w:rFonts w:ascii="Arial" w:hAnsi="Arial" w:cs="Arial"/>
            <w:color w:val="333333"/>
            <w:szCs w:val="20"/>
          </w:rPr>
          <w:delText xml:space="preserve">theme </w:delText>
        </w:r>
      </w:del>
      <w:ins w:id="254" w:author="Yue Li" w:date="2021-08-31T12:16:00Z">
        <w:r w:rsidR="008869CF">
          <w:rPr>
            <w:rStyle w:val="src"/>
            <w:rFonts w:ascii="Arial" w:hAnsi="Arial" w:cs="Arial"/>
            <w:color w:val="333333"/>
            <w:szCs w:val="20"/>
          </w:rPr>
          <w:t xml:space="preserve">Location </w:t>
        </w:r>
      </w:ins>
      <w:ins w:id="255" w:author="Yue Li" w:date="2021-08-31T12:12:00Z">
        <w:r w:rsidR="00D97C09">
          <w:rPr>
            <w:rStyle w:val="src"/>
            <w:rFonts w:ascii="Arial" w:hAnsi="Arial" w:cs="Arial"/>
            <w:color w:val="333333"/>
            <w:szCs w:val="20"/>
          </w:rPr>
          <w:t>dimension</w:t>
        </w:r>
      </w:ins>
      <w:del w:id="256" w:author="Yue Li" w:date="2021-08-31T12:16:00Z">
        <w:r w:rsidRPr="00C64DF1" w:rsidDel="008869CF">
          <w:rPr>
            <w:rStyle w:val="src"/>
            <w:rFonts w:ascii="Arial" w:hAnsi="Arial" w:cs="Arial"/>
            <w:color w:val="333333"/>
            <w:szCs w:val="20"/>
          </w:rPr>
          <w:delText>of location</w:delText>
        </w:r>
      </w:del>
      <w:r w:rsidRPr="00C64DF1">
        <w:rPr>
          <w:rStyle w:val="src"/>
          <w:rFonts w:ascii="Arial" w:hAnsi="Arial" w:cs="Arial"/>
          <w:color w:val="333333"/>
          <w:szCs w:val="20"/>
        </w:rPr>
        <w:t xml:space="preserve">, although the three conditions provided the same </w:t>
      </w:r>
      <w:ins w:id="257" w:author="Yue Li" w:date="2021-08-31T12:17:00Z">
        <w:r w:rsidR="008869CF">
          <w:rPr>
            <w:rStyle w:val="src"/>
            <w:rFonts w:ascii="Arial" w:hAnsi="Arial" w:cs="Arial"/>
            <w:color w:val="333333"/>
            <w:szCs w:val="20"/>
          </w:rPr>
          <w:t xml:space="preserve">amount of </w:t>
        </w:r>
      </w:ins>
      <w:r w:rsidRPr="00C64DF1">
        <w:rPr>
          <w:rStyle w:val="src"/>
          <w:rFonts w:ascii="Arial" w:hAnsi="Arial" w:cs="Arial"/>
          <w:color w:val="333333"/>
          <w:szCs w:val="20"/>
        </w:rPr>
        <w:t xml:space="preserve">text information. </w:t>
      </w:r>
      <w:del w:id="258" w:author="Yue Li" w:date="2021-08-31T12:17:00Z">
        <w:r w:rsidRPr="00C64DF1" w:rsidDel="008869CF">
          <w:rPr>
            <w:rStyle w:val="src"/>
            <w:rFonts w:ascii="Arial" w:hAnsi="Arial" w:cs="Arial"/>
            <w:color w:val="333333"/>
            <w:szCs w:val="20"/>
          </w:rPr>
          <w:delText>We inferred that the interface design of the text information might cause the unexpected difference that indicated CubeMuseum has large improved space on this aspect.</w:delText>
        </w:r>
      </w:del>
      <w:ins w:id="259" w:author="Yue Li" w:date="2021-08-31T12:20:00Z">
        <w:r w:rsidR="008869CF">
          <w:rPr>
            <w:rStyle w:val="src"/>
            <w:rFonts w:ascii="Arial" w:hAnsi="Arial" w:cs="Arial"/>
            <w:color w:val="333333"/>
            <w:szCs w:val="20"/>
          </w:rPr>
          <w:t xml:space="preserve">This is possibly because the Location information </w:t>
        </w:r>
      </w:ins>
      <w:ins w:id="260" w:author="Yue Li" w:date="2021-08-31T12:21:00Z">
        <w:r w:rsidR="008869CF">
          <w:rPr>
            <w:rStyle w:val="src"/>
            <w:rFonts w:ascii="Arial" w:hAnsi="Arial" w:cs="Arial"/>
            <w:color w:val="333333"/>
            <w:szCs w:val="20"/>
          </w:rPr>
          <w:t>was highlighted on the Leaflet and Postcard, but not on the image targets of the CubeMuseum.</w:t>
        </w:r>
      </w:ins>
      <w:r w:rsidRPr="00C64DF1">
        <w:rPr>
          <w:rStyle w:val="src"/>
          <w:rFonts w:ascii="Arial" w:hAnsi="Arial" w:cs="Arial"/>
          <w:color w:val="333333"/>
          <w:szCs w:val="20"/>
        </w:rPr>
        <w:t xml:space="preserve"> </w:t>
      </w:r>
      <w:del w:id="261" w:author="Yue Li" w:date="2021-08-31T12:22:00Z">
        <w:r w:rsidRPr="00C64DF1" w:rsidDel="008869CF">
          <w:rPr>
            <w:rStyle w:val="src"/>
            <w:rFonts w:ascii="Arial" w:hAnsi="Arial" w:cs="Arial"/>
            <w:color w:val="333333"/>
            <w:szCs w:val="20"/>
          </w:rPr>
          <w:delText>Meanwhile</w:delText>
        </w:r>
      </w:del>
      <w:ins w:id="262" w:author="Yue Li" w:date="2021-08-31T12:22:00Z">
        <w:r w:rsidR="008869CF">
          <w:rPr>
            <w:rStyle w:val="src"/>
            <w:rFonts w:ascii="Arial" w:hAnsi="Arial" w:cs="Arial"/>
            <w:color w:val="333333"/>
            <w:szCs w:val="20"/>
          </w:rPr>
          <w:t>On the other hand</w:t>
        </w:r>
      </w:ins>
      <w:r w:rsidRPr="00C64DF1">
        <w:rPr>
          <w:rStyle w:val="src"/>
          <w:rFonts w:ascii="Arial" w:hAnsi="Arial" w:cs="Arial"/>
          <w:color w:val="333333"/>
          <w:szCs w:val="20"/>
        </w:rPr>
        <w:t xml:space="preserve">, </w:t>
      </w:r>
      <w:del w:id="263" w:author="Yue Li" w:date="2021-08-31T12:22:00Z">
        <w:r w:rsidRPr="00C64DF1" w:rsidDel="008869CF">
          <w:rPr>
            <w:rStyle w:val="src"/>
            <w:rFonts w:ascii="Arial" w:hAnsi="Arial" w:cs="Arial"/>
            <w:color w:val="333333"/>
            <w:szCs w:val="20"/>
          </w:rPr>
          <w:delText xml:space="preserve">compared to the baseline, </w:delText>
        </w:r>
      </w:del>
      <w:r w:rsidRPr="00C64DF1">
        <w:rPr>
          <w:rStyle w:val="src"/>
          <w:rFonts w:ascii="Arial" w:hAnsi="Arial" w:cs="Arial"/>
          <w:color w:val="333333"/>
          <w:szCs w:val="20"/>
        </w:rPr>
        <w:t xml:space="preserve">the correct rate of </w:t>
      </w:r>
      <w:del w:id="264" w:author="Yue Li" w:date="2021-08-31T12:22:00Z">
        <w:r w:rsidRPr="00C64DF1" w:rsidDel="008869CF">
          <w:rPr>
            <w:rStyle w:val="src"/>
            <w:rFonts w:ascii="Arial" w:hAnsi="Arial" w:cs="Arial"/>
            <w:color w:val="333333"/>
            <w:szCs w:val="20"/>
          </w:rPr>
          <w:delText xml:space="preserve">answering </w:delText>
        </w:r>
      </w:del>
      <w:ins w:id="265" w:author="Yue Li" w:date="2021-08-31T12:22:00Z">
        <w:r w:rsidR="008869CF">
          <w:rPr>
            <w:rStyle w:val="src"/>
            <w:rFonts w:ascii="Arial" w:hAnsi="Arial" w:cs="Arial"/>
            <w:color w:val="333333"/>
            <w:szCs w:val="20"/>
          </w:rPr>
          <w:t>the</w:t>
        </w:r>
        <w:r w:rsidR="008869CF" w:rsidRPr="00C64DF1">
          <w:rPr>
            <w:rStyle w:val="src"/>
            <w:rFonts w:ascii="Arial" w:hAnsi="Arial" w:cs="Arial"/>
            <w:color w:val="333333"/>
            <w:szCs w:val="20"/>
          </w:rPr>
          <w:t xml:space="preserve"> </w:t>
        </w:r>
      </w:ins>
      <w:del w:id="266" w:author="Yue Li" w:date="2021-08-31T12:22:00Z">
        <w:r w:rsidRPr="00C64DF1" w:rsidDel="008869CF">
          <w:rPr>
            <w:rStyle w:val="src"/>
            <w:rFonts w:ascii="Arial" w:hAnsi="Arial" w:cs="Arial"/>
            <w:color w:val="333333"/>
            <w:szCs w:val="20"/>
          </w:rPr>
          <w:delText xml:space="preserve">feature </w:delText>
        </w:r>
      </w:del>
      <w:ins w:id="267" w:author="Yue Li" w:date="2021-08-31T12:22:00Z">
        <w:r w:rsidR="008869CF">
          <w:rPr>
            <w:rStyle w:val="src"/>
            <w:rFonts w:ascii="Arial" w:hAnsi="Arial" w:cs="Arial"/>
            <w:color w:val="333333"/>
            <w:szCs w:val="20"/>
          </w:rPr>
          <w:t>F</w:t>
        </w:r>
        <w:r w:rsidR="008869CF" w:rsidRPr="00C64DF1">
          <w:rPr>
            <w:rStyle w:val="src"/>
            <w:rFonts w:ascii="Arial" w:hAnsi="Arial" w:cs="Arial"/>
            <w:color w:val="333333"/>
            <w:szCs w:val="20"/>
          </w:rPr>
          <w:t xml:space="preserve">eature </w:t>
        </w:r>
      </w:ins>
      <w:r w:rsidRPr="00C64DF1">
        <w:rPr>
          <w:rStyle w:val="src"/>
          <w:rFonts w:ascii="Arial" w:hAnsi="Arial" w:cs="Arial"/>
          <w:color w:val="333333"/>
          <w:szCs w:val="20"/>
        </w:rPr>
        <w:t xml:space="preserve">and </w:t>
      </w:r>
      <w:del w:id="268" w:author="Yue Li" w:date="2021-08-31T12:22:00Z">
        <w:r w:rsidRPr="00C64DF1" w:rsidDel="008869CF">
          <w:rPr>
            <w:rStyle w:val="src"/>
            <w:rFonts w:ascii="Arial" w:hAnsi="Arial" w:cs="Arial"/>
            <w:color w:val="333333"/>
            <w:szCs w:val="20"/>
          </w:rPr>
          <w:delText xml:space="preserve">size </w:delText>
        </w:r>
      </w:del>
      <w:ins w:id="269" w:author="Yue Li" w:date="2021-08-31T12:22:00Z">
        <w:r w:rsidR="008869CF">
          <w:rPr>
            <w:rStyle w:val="src"/>
            <w:rFonts w:ascii="Arial" w:hAnsi="Arial" w:cs="Arial"/>
            <w:color w:val="333333"/>
            <w:szCs w:val="20"/>
          </w:rPr>
          <w:t>S</w:t>
        </w:r>
        <w:r w:rsidR="008869CF" w:rsidRPr="00C64DF1">
          <w:rPr>
            <w:rStyle w:val="src"/>
            <w:rFonts w:ascii="Arial" w:hAnsi="Arial" w:cs="Arial"/>
            <w:color w:val="333333"/>
            <w:szCs w:val="20"/>
          </w:rPr>
          <w:t xml:space="preserve">ize </w:t>
        </w:r>
        <w:r w:rsidR="008869CF">
          <w:rPr>
            <w:rStyle w:val="src"/>
            <w:rFonts w:ascii="Arial" w:hAnsi="Arial" w:cs="Arial"/>
            <w:color w:val="333333"/>
            <w:szCs w:val="20"/>
          </w:rPr>
          <w:t xml:space="preserve">dimensions </w:t>
        </w:r>
      </w:ins>
      <w:del w:id="270" w:author="Yue Li" w:date="2021-08-31T12:23:00Z">
        <w:r w:rsidRPr="00C64DF1" w:rsidDel="008869CF">
          <w:rPr>
            <w:rStyle w:val="src"/>
            <w:rFonts w:ascii="Arial" w:hAnsi="Arial" w:cs="Arial"/>
            <w:color w:val="333333"/>
            <w:szCs w:val="20"/>
          </w:rPr>
          <w:delText>related to using CubeMuseum is</w:delText>
        </w:r>
      </w:del>
      <w:ins w:id="271" w:author="Yue Li" w:date="2021-08-31T12:23:00Z">
        <w:r w:rsidR="008869CF">
          <w:rPr>
            <w:rStyle w:val="src"/>
            <w:rFonts w:ascii="Arial" w:hAnsi="Arial" w:cs="Arial"/>
            <w:color w:val="333333"/>
            <w:szCs w:val="20"/>
          </w:rPr>
          <w:t>were</w:t>
        </w:r>
      </w:ins>
      <w:r w:rsidRPr="00C64DF1">
        <w:rPr>
          <w:rStyle w:val="src"/>
          <w:rFonts w:ascii="Arial" w:hAnsi="Arial" w:cs="Arial"/>
          <w:color w:val="333333"/>
          <w:szCs w:val="20"/>
        </w:rPr>
        <w:t xml:space="preserve"> significantly higher</w:t>
      </w:r>
      <w:ins w:id="272" w:author="Yue Li" w:date="2021-08-31T12:23:00Z">
        <w:r w:rsidR="008869CF">
          <w:rPr>
            <w:rStyle w:val="src"/>
            <w:rFonts w:ascii="Arial" w:hAnsi="Arial" w:cs="Arial"/>
            <w:color w:val="333333"/>
            <w:szCs w:val="20"/>
          </w:rPr>
          <w:t xml:space="preserve"> </w:t>
        </w:r>
        <w:r w:rsidR="008869CF">
          <w:rPr>
            <w:rStyle w:val="src"/>
            <w:rFonts w:ascii="Arial" w:hAnsi="Arial" w:cs="Arial" w:hint="eastAsia"/>
            <w:color w:val="333333"/>
            <w:szCs w:val="20"/>
          </w:rPr>
          <w:t>for</w:t>
        </w:r>
        <w:r w:rsidR="008869CF">
          <w:rPr>
            <w:rStyle w:val="src"/>
            <w:rFonts w:ascii="Arial" w:hAnsi="Arial" w:cs="Arial"/>
            <w:color w:val="333333"/>
            <w:szCs w:val="20"/>
          </w:rPr>
          <w:t xml:space="preserve"> CubeMuseum</w:t>
        </w:r>
      </w:ins>
      <w:r w:rsidRPr="00C64DF1">
        <w:rPr>
          <w:rStyle w:val="src"/>
          <w:rFonts w:ascii="Arial" w:hAnsi="Arial" w:cs="Arial"/>
          <w:color w:val="333333"/>
          <w:szCs w:val="20"/>
        </w:rPr>
        <w:t xml:space="preserve"> than </w:t>
      </w:r>
      <w:del w:id="273" w:author="Yue Li" w:date="2021-08-31T12:23:00Z">
        <w:r w:rsidRPr="00C64DF1" w:rsidDel="008869CF">
          <w:rPr>
            <w:rStyle w:val="src"/>
            <w:rFonts w:ascii="Arial" w:hAnsi="Arial" w:cs="Arial"/>
            <w:color w:val="333333"/>
            <w:szCs w:val="20"/>
          </w:rPr>
          <w:delText xml:space="preserve">the correct rate of </w:delText>
        </w:r>
      </w:del>
      <w:r w:rsidRPr="00C64DF1">
        <w:rPr>
          <w:rStyle w:val="src"/>
          <w:rFonts w:ascii="Arial" w:hAnsi="Arial" w:cs="Arial"/>
          <w:color w:val="333333"/>
          <w:szCs w:val="20"/>
        </w:rPr>
        <w:t xml:space="preserve">using the </w:t>
      </w:r>
      <w:del w:id="274" w:author="Yue Li" w:date="2021-08-31T12:23:00Z">
        <w:r w:rsidRPr="00C64DF1" w:rsidDel="008869CF">
          <w:rPr>
            <w:rStyle w:val="src"/>
            <w:rFonts w:ascii="Arial" w:hAnsi="Arial" w:cs="Arial"/>
            <w:color w:val="333333"/>
            <w:szCs w:val="20"/>
          </w:rPr>
          <w:delText>baseline</w:delText>
        </w:r>
      </w:del>
      <w:ins w:id="275" w:author="Yue Li" w:date="2021-08-31T12:23:00Z">
        <w:r w:rsidR="008869CF">
          <w:rPr>
            <w:rStyle w:val="src"/>
            <w:rFonts w:ascii="Arial" w:hAnsi="Arial" w:cs="Arial"/>
            <w:color w:val="333333"/>
            <w:szCs w:val="20"/>
          </w:rPr>
          <w:t>Leaflet</w:t>
        </w:r>
      </w:ins>
      <w:r w:rsidRPr="00C64DF1">
        <w:rPr>
          <w:rStyle w:val="src"/>
          <w:rFonts w:ascii="Arial" w:hAnsi="Arial" w:cs="Arial"/>
          <w:color w:val="333333"/>
          <w:szCs w:val="20"/>
        </w:rPr>
        <w:t xml:space="preserve">. </w:t>
      </w:r>
      <w:del w:id="276" w:author="Yue Li" w:date="2021-08-31T12:25:00Z">
        <w:r w:rsidRPr="00C64DF1" w:rsidDel="00A42B5A">
          <w:rPr>
            <w:rStyle w:val="src"/>
            <w:rFonts w:ascii="Arial" w:hAnsi="Arial" w:cs="Arial"/>
            <w:color w:val="333333"/>
            <w:szCs w:val="20"/>
          </w:rPr>
          <w:delText xml:space="preserve">As mentioned by participant 3: "I believe the Postcard and CubeMuseum and Postcard are effective for learning. But I don't know what the knowledge should be memorized before I filled the AIT questionnaire." </w:delText>
        </w:r>
      </w:del>
      <w:r w:rsidRPr="00C64DF1">
        <w:rPr>
          <w:rStyle w:val="src"/>
          <w:rFonts w:ascii="Arial" w:hAnsi="Arial" w:cs="Arial"/>
          <w:color w:val="333333"/>
          <w:szCs w:val="20"/>
        </w:rPr>
        <w:t>This further shows</w:t>
      </w:r>
      <w:ins w:id="277" w:author="Yue Li" w:date="2021-08-31T12:25:00Z">
        <w:r w:rsidR="00A42B5A">
          <w:rPr>
            <w:rStyle w:val="src"/>
            <w:rFonts w:ascii="Arial" w:hAnsi="Arial" w:cs="Arial"/>
            <w:color w:val="333333"/>
            <w:szCs w:val="20"/>
          </w:rPr>
          <w:t xml:space="preserve"> </w:t>
        </w:r>
        <w:r w:rsidR="00A42B5A">
          <w:rPr>
            <w:rStyle w:val="src"/>
            <w:rFonts w:ascii="Arial" w:hAnsi="Arial" w:cs="Arial" w:hint="eastAsia"/>
            <w:color w:val="333333"/>
            <w:szCs w:val="20"/>
          </w:rPr>
          <w:t>tha</w:t>
        </w:r>
        <w:r w:rsidR="00A42B5A">
          <w:rPr>
            <w:rStyle w:val="src"/>
            <w:rFonts w:ascii="Arial" w:hAnsi="Arial" w:cs="Arial"/>
            <w:color w:val="333333"/>
            <w:szCs w:val="20"/>
          </w:rPr>
          <w:t>t</w:t>
        </w:r>
      </w:ins>
      <w:del w:id="278" w:author="Yue Li" w:date="2021-08-31T12:25:00Z">
        <w:r w:rsidRPr="00C64DF1" w:rsidDel="00A42B5A">
          <w:rPr>
            <w:rStyle w:val="src"/>
            <w:rFonts w:ascii="Arial" w:hAnsi="Arial" w:cs="Arial"/>
            <w:color w:val="333333"/>
            <w:szCs w:val="20"/>
          </w:rPr>
          <w:delText xml:space="preserve"> </w:delText>
        </w:r>
      </w:del>
      <w:r w:rsidRPr="00C64DF1">
        <w:rPr>
          <w:rStyle w:val="src"/>
          <w:rFonts w:ascii="Arial" w:hAnsi="Arial" w:cs="Arial"/>
          <w:color w:val="333333"/>
          <w:szCs w:val="20"/>
        </w:rPr>
        <w:t xml:space="preserve">CubeMuseum </w:t>
      </w:r>
      <w:del w:id="279" w:author="Yue Li" w:date="2021-08-31T12:25:00Z">
        <w:r w:rsidRPr="00C64DF1" w:rsidDel="00A42B5A">
          <w:rPr>
            <w:rStyle w:val="src"/>
            <w:rFonts w:ascii="Arial" w:hAnsi="Arial" w:cs="Arial"/>
            <w:color w:val="333333"/>
            <w:szCs w:val="20"/>
          </w:rPr>
          <w:delText>and Postcard are positively effect</w:delText>
        </w:r>
      </w:del>
      <w:ins w:id="280" w:author="Yue Li" w:date="2021-08-31T12:25:00Z">
        <w:r w:rsidR="00A42B5A">
          <w:rPr>
            <w:rStyle w:val="src"/>
            <w:rFonts w:ascii="Arial" w:hAnsi="Arial" w:cs="Arial"/>
            <w:color w:val="333333"/>
            <w:szCs w:val="20"/>
          </w:rPr>
          <w:t>could contribute to the visual aspects of</w:t>
        </w:r>
      </w:ins>
      <w:del w:id="281" w:author="Yue Li" w:date="2021-08-31T12:25:00Z">
        <w:r w:rsidRPr="00C64DF1" w:rsidDel="00A42B5A">
          <w:rPr>
            <w:rStyle w:val="src"/>
            <w:rFonts w:ascii="Arial" w:hAnsi="Arial" w:cs="Arial"/>
            <w:color w:val="333333"/>
            <w:szCs w:val="20"/>
          </w:rPr>
          <w:delText xml:space="preserve"> on</w:delText>
        </w:r>
      </w:del>
      <w:r w:rsidRPr="00C64DF1">
        <w:rPr>
          <w:rStyle w:val="src"/>
          <w:rFonts w:ascii="Arial" w:hAnsi="Arial" w:cs="Arial"/>
          <w:color w:val="333333"/>
          <w:szCs w:val="20"/>
        </w:rPr>
        <w:t xml:space="preserve"> learning. </w:t>
      </w:r>
      <w:ins w:id="282" w:author="Yue Li" w:date="2021-08-31T12:26:00Z">
        <w:r w:rsidR="00C9498F">
          <w:rPr>
            <w:rStyle w:val="src"/>
            <w:rFonts w:ascii="Arial" w:hAnsi="Arial" w:cs="Arial"/>
            <w:color w:val="333333"/>
            <w:szCs w:val="20"/>
          </w:rPr>
          <w:t>To conclude, users require more tim</w:t>
        </w:r>
      </w:ins>
      <w:ins w:id="283" w:author="Yue Li" w:date="2021-08-31T12:27:00Z">
        <w:r w:rsidR="00C9498F">
          <w:rPr>
            <w:rStyle w:val="src"/>
            <w:rFonts w:ascii="Arial" w:hAnsi="Arial" w:cs="Arial"/>
            <w:color w:val="333333"/>
            <w:szCs w:val="20"/>
          </w:rPr>
          <w:t xml:space="preserve">e in learning when using </w:t>
        </w:r>
      </w:ins>
      <w:ins w:id="284" w:author="Yue Li" w:date="2021-08-31T12:26:00Z">
        <w:r w:rsidR="00C9498F">
          <w:rPr>
            <w:rStyle w:val="src"/>
            <w:rFonts w:ascii="Arial" w:hAnsi="Arial" w:cs="Arial"/>
            <w:color w:val="333333"/>
            <w:szCs w:val="20"/>
          </w:rPr>
          <w:t>AR-based interfaces</w:t>
        </w:r>
      </w:ins>
      <w:ins w:id="285" w:author="Yue Li" w:date="2021-08-31T12:27:00Z">
        <w:r w:rsidR="00C9498F">
          <w:rPr>
            <w:rStyle w:val="src"/>
            <w:rFonts w:ascii="Arial" w:hAnsi="Arial" w:cs="Arial"/>
            <w:color w:val="333333"/>
            <w:szCs w:val="20"/>
          </w:rPr>
          <w:t xml:space="preserve">. </w:t>
        </w:r>
      </w:ins>
      <w:ins w:id="286" w:author="Yue Li" w:date="2021-08-31T12:29:00Z">
        <w:r w:rsidR="00C9498F">
          <w:rPr>
            <w:rStyle w:val="src"/>
            <w:rFonts w:ascii="Arial" w:hAnsi="Arial" w:cs="Arial"/>
            <w:color w:val="333333"/>
            <w:szCs w:val="20"/>
          </w:rPr>
          <w:t>Users’ learning outcome was significant under all</w:t>
        </w:r>
      </w:ins>
      <w:ins w:id="287" w:author="Yue Li" w:date="2021-08-31T12:28:00Z">
        <w:r w:rsidR="00C9498F">
          <w:rPr>
            <w:rStyle w:val="src"/>
            <w:rFonts w:ascii="Arial" w:hAnsi="Arial" w:cs="Arial"/>
            <w:color w:val="333333"/>
            <w:szCs w:val="20"/>
          </w:rPr>
          <w:t xml:space="preserve"> three conditions</w:t>
        </w:r>
      </w:ins>
      <w:ins w:id="288" w:author="Yue Li" w:date="2021-08-31T12:29:00Z">
        <w:r w:rsidR="00C9498F">
          <w:rPr>
            <w:rStyle w:val="src"/>
            <w:rFonts w:ascii="Arial" w:hAnsi="Arial" w:cs="Arial"/>
            <w:color w:val="333333"/>
            <w:szCs w:val="20"/>
          </w:rPr>
          <w:t xml:space="preserve">, but the difference was not significant. </w:t>
        </w:r>
      </w:ins>
      <w:ins w:id="289" w:author="Yue Li" w:date="2021-08-31T12:30:00Z">
        <w:r w:rsidR="00C9498F">
          <w:rPr>
            <w:rStyle w:val="src"/>
            <w:rFonts w:ascii="Arial" w:hAnsi="Arial" w:cs="Arial"/>
            <w:color w:val="333333"/>
            <w:szCs w:val="20"/>
          </w:rPr>
          <w:t>A</w:t>
        </w:r>
      </w:ins>
      <w:ins w:id="290" w:author="Yue Li" w:date="2021-08-31T12:31:00Z">
        <w:r w:rsidR="00C9498F">
          <w:rPr>
            <w:rStyle w:val="src"/>
            <w:rFonts w:ascii="Arial" w:hAnsi="Arial" w:cs="Arial"/>
            <w:color w:val="333333"/>
            <w:szCs w:val="20"/>
          </w:rPr>
          <w:t>n</w:t>
        </w:r>
      </w:ins>
      <w:ins w:id="291" w:author="Yue Li" w:date="2021-08-31T12:30:00Z">
        <w:r w:rsidR="00C9498F">
          <w:rPr>
            <w:rStyle w:val="src"/>
            <w:rFonts w:ascii="Arial" w:hAnsi="Arial" w:cs="Arial"/>
            <w:color w:val="333333"/>
            <w:szCs w:val="20"/>
          </w:rPr>
          <w:t xml:space="preserve"> </w:t>
        </w:r>
      </w:ins>
      <w:ins w:id="292" w:author="Yue Li" w:date="2021-08-31T12:31:00Z">
        <w:r w:rsidR="00C9498F">
          <w:rPr>
            <w:rStyle w:val="src"/>
            <w:rFonts w:ascii="Arial" w:hAnsi="Arial" w:cs="Arial"/>
            <w:color w:val="333333"/>
            <w:szCs w:val="20"/>
          </w:rPr>
          <w:t>examination of</w:t>
        </w:r>
      </w:ins>
      <w:ins w:id="293" w:author="Yue Li" w:date="2021-08-31T12:30:00Z">
        <w:r w:rsidR="00C9498F">
          <w:rPr>
            <w:rStyle w:val="src"/>
            <w:rFonts w:ascii="Arial" w:hAnsi="Arial" w:cs="Arial"/>
            <w:color w:val="333333"/>
            <w:szCs w:val="20"/>
          </w:rPr>
          <w:t xml:space="preserve"> the dimensions</w:t>
        </w:r>
      </w:ins>
      <w:ins w:id="294" w:author="Yue Li" w:date="2021-08-31T12:32:00Z">
        <w:r w:rsidR="00C9498F">
          <w:rPr>
            <w:rStyle w:val="src"/>
            <w:rFonts w:ascii="Arial" w:hAnsi="Arial" w:cs="Arial"/>
            <w:color w:val="333333"/>
            <w:szCs w:val="20"/>
          </w:rPr>
          <w:t xml:space="preserve"> of AIT</w:t>
        </w:r>
      </w:ins>
      <w:ins w:id="295" w:author="Yue Li" w:date="2021-08-31T12:30:00Z">
        <w:r w:rsidR="00C9498F">
          <w:rPr>
            <w:rStyle w:val="src"/>
            <w:rFonts w:ascii="Arial" w:hAnsi="Arial" w:cs="Arial"/>
            <w:color w:val="333333"/>
            <w:szCs w:val="20"/>
          </w:rPr>
          <w:t xml:space="preserve"> showed that CubeMuseum could better facilitate the visual aspects of learning, such as object size</w:t>
        </w:r>
      </w:ins>
      <w:ins w:id="296" w:author="Yue Li" w:date="2021-08-31T12:31:00Z">
        <w:r w:rsidR="00C9498F">
          <w:rPr>
            <w:rStyle w:val="src"/>
            <w:rFonts w:ascii="Arial" w:hAnsi="Arial" w:cs="Arial"/>
            <w:color w:val="333333"/>
            <w:szCs w:val="20"/>
          </w:rPr>
          <w:t>s</w:t>
        </w:r>
      </w:ins>
      <w:ins w:id="297" w:author="Yue Li" w:date="2021-08-31T12:30:00Z">
        <w:r w:rsidR="00C9498F">
          <w:rPr>
            <w:rStyle w:val="src"/>
            <w:rFonts w:ascii="Arial" w:hAnsi="Arial" w:cs="Arial"/>
            <w:color w:val="333333"/>
            <w:szCs w:val="20"/>
          </w:rPr>
          <w:t xml:space="preserve"> and features. </w:t>
        </w:r>
      </w:ins>
      <w:del w:id="298" w:author="Yue Li" w:date="2021-08-31T12:29:00Z">
        <w:r w:rsidRPr="00C64DF1" w:rsidDel="00C9498F">
          <w:rPr>
            <w:rStyle w:val="src"/>
            <w:rFonts w:ascii="Arial" w:hAnsi="Arial" w:cs="Arial"/>
            <w:color w:val="333333"/>
            <w:szCs w:val="20"/>
          </w:rPr>
          <w:delText>These findings indicated that CubeMuseum and Postcard have the potential to have better effects on learning outcomes.</w:delText>
        </w:r>
      </w:del>
    </w:p>
    <w:bookmarkEnd w:id="189"/>
    <w:bookmarkEnd w:id="190"/>
    <w:p w14:paraId="31FACA5C" w14:textId="77777777"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Intrinsic Motivation</w:t>
      </w:r>
    </w:p>
    <w:p w14:paraId="7D31F8AB" w14:textId="40FE9649" w:rsidR="00010238" w:rsidRPr="00C64DF1" w:rsidRDefault="0023720F" w:rsidP="00010238">
      <w:pPr>
        <w:widowControl/>
        <w:spacing w:afterLines="50" w:after="156"/>
        <w:rPr>
          <w:rStyle w:val="src"/>
          <w:rFonts w:ascii="Arial" w:hAnsi="Arial" w:cs="Arial"/>
          <w:color w:val="333333"/>
          <w:szCs w:val="20"/>
        </w:rPr>
      </w:pPr>
      <w:bookmarkStart w:id="299" w:name="OLE_LINK1"/>
      <w:bookmarkStart w:id="300" w:name="OLE_LINK2"/>
      <w:ins w:id="301" w:author="Yue Li" w:date="2021-08-31T12:39:00Z">
        <w:r>
          <w:rPr>
            <w:rStyle w:val="src"/>
            <w:rFonts w:ascii="Arial" w:hAnsi="Arial" w:cs="Arial"/>
            <w:color w:val="333333"/>
            <w:szCs w:val="20"/>
          </w:rPr>
          <w:t>The r</w:t>
        </w:r>
      </w:ins>
      <w:ins w:id="302" w:author="Yue Li" w:date="2021-08-31T12:35:00Z">
        <w:r>
          <w:rPr>
            <w:rStyle w:val="src"/>
            <w:rFonts w:ascii="Arial" w:hAnsi="Arial" w:cs="Arial"/>
            <w:color w:val="333333"/>
            <w:szCs w:val="20"/>
          </w:rPr>
          <w:t>esults of the IMI questionnaire indicated that users</w:t>
        </w:r>
      </w:ins>
      <w:del w:id="303" w:author="Yue Li" w:date="2021-08-31T12:35:00Z">
        <w:r w:rsidR="00010238" w:rsidRPr="00C64DF1" w:rsidDel="0023720F">
          <w:rPr>
            <w:rStyle w:val="src"/>
            <w:rFonts w:ascii="Arial" w:hAnsi="Arial" w:cs="Arial"/>
            <w:color w:val="333333"/>
            <w:szCs w:val="20"/>
          </w:rPr>
          <w:delText xml:space="preserve">We </w:delText>
        </w:r>
      </w:del>
      <w:r w:rsidR="00010238" w:rsidRPr="00C64DF1">
        <w:rPr>
          <w:rStyle w:val="src"/>
          <w:rFonts w:ascii="Arial" w:hAnsi="Arial" w:cs="Arial"/>
          <w:color w:val="333333"/>
          <w:szCs w:val="20"/>
        </w:rPr>
        <w:t xml:space="preserve">found </w:t>
      </w:r>
      <w:del w:id="304" w:author="Yue Li" w:date="2021-08-31T12:35:00Z">
        <w:r w:rsidR="00010238" w:rsidRPr="00C64DF1" w:rsidDel="0023720F">
          <w:rPr>
            <w:rStyle w:val="src"/>
            <w:rFonts w:ascii="Arial" w:hAnsi="Arial" w:cs="Arial"/>
            <w:color w:val="333333"/>
            <w:szCs w:val="20"/>
          </w:rPr>
          <w:delText xml:space="preserve">that </w:delText>
        </w:r>
      </w:del>
      <w:ins w:id="305" w:author="Yue Li" w:date="2021-08-31T12:35:00Z">
        <w:r>
          <w:rPr>
            <w:rStyle w:val="src"/>
            <w:rFonts w:ascii="Arial" w:hAnsi="Arial" w:cs="Arial"/>
            <w:color w:val="333333"/>
            <w:szCs w:val="20"/>
          </w:rPr>
          <w:t>more motivated to learn with</w:t>
        </w:r>
        <w:r w:rsidRPr="00C64DF1">
          <w:rPr>
            <w:rStyle w:val="src"/>
            <w:rFonts w:ascii="Arial" w:hAnsi="Arial" w:cs="Arial"/>
            <w:color w:val="333333"/>
            <w:szCs w:val="20"/>
          </w:rPr>
          <w:t xml:space="preserve"> </w:t>
        </w:r>
      </w:ins>
      <w:r w:rsidR="00010238" w:rsidRPr="00C64DF1">
        <w:rPr>
          <w:rStyle w:val="src"/>
          <w:rFonts w:ascii="Arial" w:hAnsi="Arial" w:cs="Arial"/>
          <w:color w:val="333333"/>
          <w:szCs w:val="20"/>
        </w:rPr>
        <w:t xml:space="preserve">CubeMuseum and Postcard </w:t>
      </w:r>
      <w:del w:id="306" w:author="Yue Li" w:date="2021-08-31T12:35:00Z">
        <w:r w:rsidR="00010238" w:rsidRPr="00C64DF1" w:rsidDel="0023720F">
          <w:rPr>
            <w:rStyle w:val="src"/>
            <w:rFonts w:ascii="Arial" w:hAnsi="Arial" w:cs="Arial"/>
            <w:color w:val="333333"/>
            <w:szCs w:val="20"/>
          </w:rPr>
          <w:delText xml:space="preserve">are significantly more motivated </w:delText>
        </w:r>
      </w:del>
      <w:r w:rsidR="00010238" w:rsidRPr="00C64DF1">
        <w:rPr>
          <w:rStyle w:val="src"/>
          <w:rFonts w:ascii="Arial" w:hAnsi="Arial" w:cs="Arial"/>
          <w:color w:val="333333"/>
          <w:szCs w:val="20"/>
        </w:rPr>
        <w:t xml:space="preserve">than </w:t>
      </w:r>
      <w:ins w:id="307" w:author="Yue Li" w:date="2021-08-31T12:35:00Z">
        <w:r>
          <w:rPr>
            <w:rStyle w:val="src"/>
            <w:rFonts w:ascii="Arial" w:hAnsi="Arial" w:cs="Arial"/>
            <w:color w:val="333333"/>
            <w:szCs w:val="20"/>
          </w:rPr>
          <w:t xml:space="preserve">using </w:t>
        </w:r>
      </w:ins>
      <w:r w:rsidR="00010238" w:rsidRPr="00C64DF1">
        <w:rPr>
          <w:rStyle w:val="src"/>
          <w:rFonts w:ascii="Arial" w:hAnsi="Arial" w:cs="Arial"/>
          <w:color w:val="333333"/>
          <w:szCs w:val="20"/>
        </w:rPr>
        <w:t xml:space="preserve">Leaflet, and </w:t>
      </w:r>
      <w:ins w:id="308" w:author="Yue Li" w:date="2021-08-31T12:37:00Z">
        <w:r>
          <w:rPr>
            <w:rStyle w:val="src"/>
            <w:rFonts w:ascii="Arial" w:hAnsi="Arial" w:cs="Arial"/>
            <w:color w:val="333333"/>
            <w:szCs w:val="20"/>
          </w:rPr>
          <w:t xml:space="preserve">the scores for </w:t>
        </w:r>
      </w:ins>
      <w:r w:rsidR="00010238" w:rsidRPr="00C64DF1">
        <w:rPr>
          <w:rStyle w:val="src"/>
          <w:rFonts w:ascii="Arial" w:hAnsi="Arial" w:cs="Arial"/>
          <w:color w:val="333333"/>
          <w:szCs w:val="20"/>
        </w:rPr>
        <w:t xml:space="preserve">CubeMuseum </w:t>
      </w:r>
      <w:del w:id="309" w:author="Yue Li" w:date="2021-08-31T12:39:00Z">
        <w:r w:rsidR="00010238" w:rsidRPr="00C64DF1" w:rsidDel="0023720F">
          <w:rPr>
            <w:rStyle w:val="src"/>
            <w:rFonts w:ascii="Arial" w:hAnsi="Arial" w:cs="Arial"/>
            <w:color w:val="333333"/>
            <w:szCs w:val="20"/>
          </w:rPr>
          <w:delText xml:space="preserve">was </w:delText>
        </w:r>
      </w:del>
      <w:ins w:id="310" w:author="Yue Li" w:date="2021-08-31T12:39:00Z">
        <w:r>
          <w:rPr>
            <w:rStyle w:val="src"/>
            <w:rFonts w:ascii="Arial" w:hAnsi="Arial" w:cs="Arial"/>
            <w:color w:val="333333"/>
            <w:szCs w:val="20"/>
          </w:rPr>
          <w:t>were</w:t>
        </w:r>
        <w:r w:rsidRPr="00C64DF1">
          <w:rPr>
            <w:rStyle w:val="src"/>
            <w:rFonts w:ascii="Arial" w:hAnsi="Arial" w:cs="Arial"/>
            <w:color w:val="333333"/>
            <w:szCs w:val="20"/>
          </w:rPr>
          <w:t xml:space="preserve"> </w:t>
        </w:r>
      </w:ins>
      <w:r w:rsidR="00010238" w:rsidRPr="00C64DF1">
        <w:rPr>
          <w:rStyle w:val="src"/>
          <w:rFonts w:ascii="Arial" w:hAnsi="Arial" w:cs="Arial"/>
          <w:color w:val="333333"/>
          <w:szCs w:val="20"/>
        </w:rPr>
        <w:t xml:space="preserve">slightly higher than Postcard in most indicators. </w:t>
      </w:r>
      <w:del w:id="311" w:author="Yue Li" w:date="2021-08-31T12:39:00Z">
        <w:r w:rsidR="00010238" w:rsidRPr="00C64DF1" w:rsidDel="0023720F">
          <w:rPr>
            <w:rStyle w:val="src"/>
            <w:rFonts w:ascii="Arial" w:hAnsi="Arial" w:cs="Arial"/>
            <w:color w:val="333333"/>
            <w:szCs w:val="20"/>
          </w:rPr>
          <w:delText>It shows</w:delText>
        </w:r>
      </w:del>
      <w:ins w:id="312" w:author="Yue Li" w:date="2021-08-31T12:39:00Z">
        <w:r>
          <w:rPr>
            <w:rStyle w:val="src"/>
            <w:rFonts w:ascii="Arial" w:hAnsi="Arial" w:cs="Arial"/>
            <w:color w:val="333333"/>
            <w:szCs w:val="20"/>
          </w:rPr>
          <w:t>W</w:t>
        </w:r>
      </w:ins>
      <w:ins w:id="313" w:author="Yue Li" w:date="2021-08-31T12:40:00Z">
        <w:r>
          <w:rPr>
            <w:rStyle w:val="src"/>
            <w:rFonts w:ascii="Arial" w:hAnsi="Arial" w:cs="Arial"/>
            <w:color w:val="333333"/>
            <w:szCs w:val="20"/>
          </w:rPr>
          <w:t>e infer</w:t>
        </w:r>
      </w:ins>
      <w:r w:rsidR="00010238" w:rsidRPr="00C64DF1">
        <w:rPr>
          <w:rStyle w:val="src"/>
          <w:rFonts w:ascii="Arial" w:hAnsi="Arial" w:cs="Arial"/>
          <w:color w:val="333333"/>
          <w:szCs w:val="20"/>
        </w:rPr>
        <w:t xml:space="preserve"> that AR technology </w:t>
      </w:r>
      <w:ins w:id="314" w:author="Yue Li" w:date="2021-08-31T13:02:00Z">
        <w:r w:rsidR="00CC638B">
          <w:rPr>
            <w:rStyle w:val="src"/>
            <w:rFonts w:ascii="Arial" w:hAnsi="Arial" w:cs="Arial"/>
            <w:color w:val="333333"/>
            <w:szCs w:val="20"/>
          </w:rPr>
          <w:t xml:space="preserve">and 3D graphics </w:t>
        </w:r>
      </w:ins>
      <w:del w:id="315" w:author="Yue Li" w:date="2021-08-31T13:01:00Z">
        <w:r w:rsidR="00010238" w:rsidRPr="00C64DF1" w:rsidDel="00CC638B">
          <w:rPr>
            <w:rStyle w:val="src"/>
            <w:rFonts w:ascii="Arial" w:hAnsi="Arial" w:cs="Arial"/>
            <w:color w:val="333333"/>
            <w:szCs w:val="20"/>
          </w:rPr>
          <w:delText>and tangible interaction</w:delText>
        </w:r>
      </w:del>
      <w:ins w:id="316" w:author="Yue Li" w:date="2021-08-31T12:40:00Z">
        <w:r>
          <w:rPr>
            <w:rStyle w:val="src"/>
            <w:rFonts w:ascii="Arial" w:hAnsi="Arial" w:cs="Arial"/>
            <w:color w:val="333333"/>
            <w:szCs w:val="20"/>
          </w:rPr>
          <w:t>ha</w:t>
        </w:r>
      </w:ins>
      <w:ins w:id="317" w:author="Yue Li" w:date="2021-08-31T13:02:00Z">
        <w:r w:rsidR="00CC638B">
          <w:rPr>
            <w:rStyle w:val="src"/>
            <w:rFonts w:ascii="Arial" w:hAnsi="Arial" w:cs="Arial"/>
            <w:color w:val="333333"/>
            <w:szCs w:val="20"/>
          </w:rPr>
          <w:t>ve</w:t>
        </w:r>
      </w:ins>
      <w:r w:rsidR="00010238" w:rsidRPr="00C64DF1">
        <w:rPr>
          <w:rStyle w:val="src"/>
          <w:rFonts w:ascii="Arial" w:hAnsi="Arial" w:cs="Arial"/>
          <w:color w:val="333333"/>
          <w:szCs w:val="20"/>
        </w:rPr>
        <w:t xml:space="preserve"> improve</w:t>
      </w:r>
      <w:ins w:id="318" w:author="Yue Li" w:date="2021-08-31T12:40:00Z">
        <w:r>
          <w:rPr>
            <w:rStyle w:val="src"/>
            <w:rFonts w:ascii="Arial" w:hAnsi="Arial" w:cs="Arial"/>
            <w:color w:val="333333"/>
            <w:szCs w:val="20"/>
          </w:rPr>
          <w:t>d users’ intrinsic</w:t>
        </w:r>
      </w:ins>
      <w:r w:rsidR="00010238" w:rsidRPr="00C64DF1">
        <w:rPr>
          <w:rStyle w:val="src"/>
          <w:rFonts w:ascii="Arial" w:hAnsi="Arial" w:cs="Arial"/>
          <w:color w:val="333333"/>
          <w:szCs w:val="20"/>
        </w:rPr>
        <w:t xml:space="preserve"> motivation</w:t>
      </w:r>
      <w:ins w:id="319" w:author="Yue Li" w:date="2021-08-31T12:40:00Z">
        <w:r>
          <w:rPr>
            <w:rStyle w:val="src"/>
            <w:rFonts w:ascii="Arial" w:hAnsi="Arial" w:cs="Arial"/>
            <w:color w:val="333333"/>
            <w:szCs w:val="20"/>
          </w:rPr>
          <w:t>,</w:t>
        </w:r>
      </w:ins>
      <w:r w:rsidR="00010238" w:rsidRPr="00C64DF1">
        <w:rPr>
          <w:rStyle w:val="src"/>
          <w:rFonts w:ascii="Arial" w:hAnsi="Arial" w:cs="Arial"/>
          <w:color w:val="333333"/>
          <w:szCs w:val="20"/>
        </w:rPr>
        <w:t xml:space="preserve"> and </w:t>
      </w:r>
      <w:del w:id="320" w:author="Yue Li" w:date="2021-08-31T12:41:00Z">
        <w:r w:rsidR="00010238" w:rsidRPr="00C64DF1" w:rsidDel="0023720F">
          <w:rPr>
            <w:rStyle w:val="src"/>
            <w:rFonts w:ascii="Arial" w:hAnsi="Arial" w:cs="Arial"/>
            <w:color w:val="333333"/>
            <w:szCs w:val="20"/>
          </w:rPr>
          <w:delText xml:space="preserve">further shows that </w:delText>
        </w:r>
      </w:del>
      <w:r w:rsidR="00010238" w:rsidRPr="00C64DF1">
        <w:rPr>
          <w:rStyle w:val="src"/>
          <w:rFonts w:ascii="Arial" w:hAnsi="Arial" w:cs="Arial"/>
          <w:color w:val="333333"/>
          <w:szCs w:val="20"/>
        </w:rPr>
        <w:t xml:space="preserve">our design </w:t>
      </w:r>
      <w:ins w:id="321" w:author="Yue Li" w:date="2021-08-31T12:41:00Z">
        <w:r>
          <w:rPr>
            <w:rStyle w:val="src"/>
            <w:rFonts w:ascii="Arial" w:hAnsi="Arial" w:cs="Arial"/>
            <w:color w:val="333333"/>
            <w:szCs w:val="20"/>
          </w:rPr>
          <w:t xml:space="preserve">has </w:t>
        </w:r>
      </w:ins>
      <w:r w:rsidR="00010238" w:rsidRPr="00C64DF1">
        <w:rPr>
          <w:rStyle w:val="src"/>
          <w:rFonts w:ascii="Arial" w:hAnsi="Arial" w:cs="Arial"/>
          <w:color w:val="333333"/>
          <w:szCs w:val="20"/>
        </w:rPr>
        <w:t>positively impact</w:t>
      </w:r>
      <w:ins w:id="322" w:author="Yue Li" w:date="2021-08-31T12:41:00Z">
        <w:r>
          <w:rPr>
            <w:rStyle w:val="src"/>
            <w:rFonts w:ascii="Arial" w:hAnsi="Arial" w:cs="Arial"/>
            <w:color w:val="333333"/>
            <w:szCs w:val="20"/>
          </w:rPr>
          <w:t>ed</w:t>
        </w:r>
      </w:ins>
      <w:del w:id="323" w:author="Yue Li" w:date="2021-08-31T12:41:00Z">
        <w:r w:rsidR="00010238" w:rsidRPr="00C64DF1" w:rsidDel="0023720F">
          <w:rPr>
            <w:rStyle w:val="src"/>
            <w:rFonts w:ascii="Arial" w:hAnsi="Arial" w:cs="Arial"/>
            <w:color w:val="333333"/>
            <w:szCs w:val="20"/>
          </w:rPr>
          <w:delText>s the</w:delText>
        </w:r>
      </w:del>
      <w:r w:rsidR="00010238" w:rsidRPr="00C64DF1">
        <w:rPr>
          <w:rStyle w:val="src"/>
          <w:rFonts w:ascii="Arial" w:hAnsi="Arial" w:cs="Arial"/>
          <w:color w:val="333333"/>
          <w:szCs w:val="20"/>
        </w:rPr>
        <w:t xml:space="preserve"> user</w:t>
      </w:r>
      <w:del w:id="324" w:author="Yue Li" w:date="2021-08-31T12:41:00Z">
        <w:r w:rsidR="00010238" w:rsidRPr="00C64DF1" w:rsidDel="0023720F">
          <w:rPr>
            <w:rStyle w:val="src"/>
            <w:rFonts w:ascii="Arial" w:hAnsi="Arial" w:cs="Arial"/>
            <w:color w:val="333333"/>
            <w:szCs w:val="20"/>
          </w:rPr>
          <w:delText>'</w:delText>
        </w:r>
      </w:del>
      <w:r w:rsidR="00010238" w:rsidRPr="00C64DF1">
        <w:rPr>
          <w:rStyle w:val="src"/>
          <w:rFonts w:ascii="Arial" w:hAnsi="Arial" w:cs="Arial"/>
          <w:color w:val="333333"/>
          <w:szCs w:val="20"/>
        </w:rPr>
        <w:t>s</w:t>
      </w:r>
      <w:ins w:id="325" w:author="Yue Li" w:date="2021-08-31T12:41:00Z">
        <w:r>
          <w:rPr>
            <w:rStyle w:val="src"/>
            <w:rFonts w:ascii="Arial" w:hAnsi="Arial" w:cs="Arial"/>
            <w:color w:val="333333"/>
            <w:szCs w:val="20"/>
          </w:rPr>
          <w:t>’</w:t>
        </w:r>
      </w:ins>
      <w:r w:rsidR="00010238" w:rsidRPr="00C64DF1">
        <w:rPr>
          <w:rStyle w:val="src"/>
          <w:rFonts w:ascii="Arial" w:hAnsi="Arial" w:cs="Arial"/>
          <w:color w:val="333333"/>
          <w:szCs w:val="20"/>
        </w:rPr>
        <w:t xml:space="preserve"> increased interest in </w:t>
      </w:r>
      <w:ins w:id="326" w:author="Yue Li" w:date="2021-08-31T12:41:00Z">
        <w:r>
          <w:rPr>
            <w:rStyle w:val="src"/>
            <w:rFonts w:ascii="Arial" w:hAnsi="Arial" w:cs="Arial"/>
            <w:color w:val="333333"/>
            <w:szCs w:val="20"/>
          </w:rPr>
          <w:t xml:space="preserve">cultural </w:t>
        </w:r>
      </w:ins>
      <w:r w:rsidR="00010238" w:rsidRPr="00C64DF1">
        <w:rPr>
          <w:rStyle w:val="src"/>
          <w:rFonts w:ascii="Arial" w:hAnsi="Arial" w:cs="Arial"/>
          <w:color w:val="333333"/>
          <w:szCs w:val="20"/>
        </w:rPr>
        <w:t xml:space="preserve">artifacts. </w:t>
      </w:r>
      <w:ins w:id="327" w:author="Yue Li" w:date="2021-08-31T13:01:00Z">
        <w:r w:rsidR="00CC638B">
          <w:rPr>
            <w:rStyle w:val="src"/>
            <w:rFonts w:ascii="Arial" w:hAnsi="Arial" w:cs="Arial"/>
            <w:color w:val="333333"/>
            <w:szCs w:val="20"/>
          </w:rPr>
          <w:t xml:space="preserve">Furthermore, </w:t>
        </w:r>
      </w:ins>
      <w:ins w:id="328" w:author="Yue Li" w:date="2021-08-31T13:04:00Z">
        <w:r w:rsidR="00FA09F9">
          <w:rPr>
            <w:rStyle w:val="src"/>
            <w:rFonts w:ascii="Arial" w:hAnsi="Arial" w:cs="Arial"/>
            <w:color w:val="333333"/>
            <w:szCs w:val="20"/>
          </w:rPr>
          <w:t>users’</w:t>
        </w:r>
      </w:ins>
      <w:ins w:id="329" w:author="Yue Li" w:date="2021-08-31T13:01:00Z">
        <w:r w:rsidR="00CC638B">
          <w:rPr>
            <w:rStyle w:val="src"/>
            <w:rFonts w:ascii="Arial" w:hAnsi="Arial" w:cs="Arial"/>
            <w:color w:val="333333"/>
            <w:szCs w:val="20"/>
          </w:rPr>
          <w:t xml:space="preserve"> </w:t>
        </w:r>
      </w:ins>
      <w:ins w:id="330" w:author="Yue Li" w:date="2021-08-31T13:03:00Z">
        <w:r w:rsidR="00FA09F9">
          <w:rPr>
            <w:rStyle w:val="src"/>
            <w:rFonts w:ascii="Arial" w:hAnsi="Arial" w:cs="Arial"/>
            <w:color w:val="333333"/>
            <w:szCs w:val="20"/>
          </w:rPr>
          <w:t xml:space="preserve">significantly </w:t>
        </w:r>
      </w:ins>
      <w:ins w:id="331" w:author="Yue Li" w:date="2021-08-31T13:01:00Z">
        <w:r w:rsidR="00CC638B">
          <w:rPr>
            <w:rStyle w:val="src"/>
            <w:rFonts w:ascii="Arial" w:hAnsi="Arial" w:cs="Arial"/>
            <w:color w:val="333333"/>
            <w:szCs w:val="20"/>
          </w:rPr>
          <w:t>higher ranking</w:t>
        </w:r>
      </w:ins>
      <w:ins w:id="332" w:author="Yue Li" w:date="2021-08-31T13:04:00Z">
        <w:r w:rsidR="00FA09F9">
          <w:rPr>
            <w:rStyle w:val="src"/>
            <w:rFonts w:ascii="Arial" w:hAnsi="Arial" w:cs="Arial"/>
            <w:color w:val="333333"/>
            <w:szCs w:val="20"/>
          </w:rPr>
          <w:t>s</w:t>
        </w:r>
      </w:ins>
      <w:ins w:id="333" w:author="Yue Li" w:date="2021-08-31T13:01:00Z">
        <w:r w:rsidR="00CC638B">
          <w:rPr>
            <w:rStyle w:val="src"/>
            <w:rFonts w:ascii="Arial" w:hAnsi="Arial" w:cs="Arial"/>
            <w:color w:val="333333"/>
            <w:szCs w:val="20"/>
          </w:rPr>
          <w:t xml:space="preserve"> for CubeMuseum than Leaflet</w:t>
        </w:r>
      </w:ins>
      <w:ins w:id="334" w:author="Yue Li" w:date="2021-08-31T13:02:00Z">
        <w:r w:rsidR="00CC638B">
          <w:rPr>
            <w:rStyle w:val="src"/>
            <w:rFonts w:ascii="Arial" w:hAnsi="Arial" w:cs="Arial"/>
            <w:color w:val="333333"/>
            <w:szCs w:val="20"/>
          </w:rPr>
          <w:t xml:space="preserve"> </w:t>
        </w:r>
      </w:ins>
      <w:ins w:id="335" w:author="Yue Li" w:date="2021-08-31T13:01:00Z">
        <w:r w:rsidR="00CC638B">
          <w:rPr>
            <w:rStyle w:val="src"/>
            <w:rFonts w:ascii="Arial" w:hAnsi="Arial" w:cs="Arial"/>
            <w:color w:val="333333"/>
            <w:szCs w:val="20"/>
          </w:rPr>
          <w:t>demonstrate</w:t>
        </w:r>
      </w:ins>
      <w:ins w:id="336" w:author="Yue Li" w:date="2021-08-31T13:02:00Z">
        <w:r w:rsidR="00CC638B">
          <w:rPr>
            <w:rStyle w:val="src"/>
            <w:rFonts w:ascii="Arial" w:hAnsi="Arial" w:cs="Arial"/>
            <w:color w:val="333333"/>
            <w:szCs w:val="20"/>
          </w:rPr>
          <w:t xml:space="preserve"> that in addition to the 3D graphics presented in AR, the tan</w:t>
        </w:r>
      </w:ins>
      <w:ins w:id="337" w:author="Yue Li" w:date="2021-08-31T13:03:00Z">
        <w:r w:rsidR="00CC638B">
          <w:rPr>
            <w:rStyle w:val="src"/>
            <w:rFonts w:ascii="Arial" w:hAnsi="Arial" w:cs="Arial"/>
            <w:color w:val="333333"/>
            <w:szCs w:val="20"/>
          </w:rPr>
          <w:t>gible interactions afforded by the CubeMuseum could further motivate users to learn about cultural artifacts.</w:t>
        </w:r>
      </w:ins>
      <w:ins w:id="338" w:author="Yue Li" w:date="2021-08-31T13:02:00Z">
        <w:r w:rsidR="00CC638B">
          <w:rPr>
            <w:rStyle w:val="src"/>
            <w:rFonts w:ascii="Arial" w:hAnsi="Arial" w:cs="Arial"/>
            <w:color w:val="333333"/>
            <w:szCs w:val="20"/>
          </w:rPr>
          <w:t xml:space="preserve"> </w:t>
        </w:r>
      </w:ins>
      <w:del w:id="339" w:author="Yue Li" w:date="2021-08-31T13:03:00Z">
        <w:r w:rsidR="00010238" w:rsidRPr="00C64DF1" w:rsidDel="00CC638B">
          <w:rPr>
            <w:rStyle w:val="src"/>
            <w:rFonts w:ascii="Arial" w:hAnsi="Arial" w:cs="Arial"/>
            <w:color w:val="333333"/>
            <w:szCs w:val="20"/>
          </w:rPr>
          <w:delText>Whereas, when we asked participants to rank the three interaction interfaces in the interview, we found that the number of people who liked CubeMuseum most and Postcard was the very similar, out of our expectations. Accordingly, we will discuss it from an interactive perspective in following section.</w:delText>
        </w:r>
      </w:del>
    </w:p>
    <w:bookmarkEnd w:id="299"/>
    <w:bookmarkEnd w:id="300"/>
    <w:p w14:paraId="011DC2BE" w14:textId="77777777"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Engagement</w:t>
      </w:r>
    </w:p>
    <w:p w14:paraId="6DC4A7FF" w14:textId="1044B5C6" w:rsidR="00010238" w:rsidRPr="00C64DF1" w:rsidRDefault="003D1EEA" w:rsidP="00010238">
      <w:pPr>
        <w:widowControl/>
        <w:rPr>
          <w:rStyle w:val="src"/>
          <w:rFonts w:ascii="Arial" w:hAnsi="Arial" w:cs="Arial"/>
          <w:color w:val="333333"/>
          <w:szCs w:val="20"/>
        </w:rPr>
      </w:pPr>
      <w:ins w:id="340" w:author="Yue Li" w:date="2021-08-31T14:33:00Z">
        <w:r>
          <w:rPr>
            <w:rStyle w:val="src"/>
            <w:rFonts w:ascii="Arial" w:hAnsi="Arial" w:cs="Arial" w:hint="eastAsia"/>
            <w:color w:val="333333"/>
            <w:szCs w:val="20"/>
          </w:rPr>
          <w:t>User</w:t>
        </w:r>
        <w:r>
          <w:rPr>
            <w:rStyle w:val="src"/>
            <w:rFonts w:ascii="Arial" w:hAnsi="Arial" w:cs="Arial"/>
            <w:color w:val="333333"/>
            <w:szCs w:val="20"/>
          </w:rPr>
          <w:t xml:space="preserve">s found AR-based interaction interfaces more engaging than the traditional paper-based approach. </w:t>
        </w:r>
      </w:ins>
      <w:del w:id="341" w:author="Yue Li" w:date="2021-08-31T14:34:00Z">
        <w:r w:rsidR="00010238" w:rsidRPr="00C64DF1" w:rsidDel="003D1EEA">
          <w:rPr>
            <w:rStyle w:val="src"/>
            <w:rFonts w:ascii="Arial" w:hAnsi="Arial" w:cs="Arial"/>
            <w:color w:val="333333"/>
            <w:szCs w:val="20"/>
          </w:rPr>
          <w:delText>There are</w:delText>
        </w:r>
      </w:del>
      <w:ins w:id="342" w:author="Yue Li" w:date="2021-08-31T14:34:00Z">
        <w:r>
          <w:rPr>
            <w:rStyle w:val="src"/>
            <w:rFonts w:ascii="Arial" w:hAnsi="Arial" w:cs="Arial"/>
            <w:color w:val="333333"/>
            <w:szCs w:val="20"/>
          </w:rPr>
          <w:t>The</w:t>
        </w:r>
      </w:ins>
      <w:r w:rsidR="00010238" w:rsidRPr="00C64DF1">
        <w:rPr>
          <w:rStyle w:val="src"/>
          <w:rFonts w:ascii="Arial" w:hAnsi="Arial" w:cs="Arial"/>
          <w:color w:val="333333"/>
          <w:szCs w:val="20"/>
        </w:rPr>
        <w:t xml:space="preserve"> significant differences found for the UES questionnaire </w:t>
      </w:r>
      <w:del w:id="343" w:author="Yue Li" w:date="2021-08-31T14:34:00Z">
        <w:r w:rsidR="00010238" w:rsidRPr="00C64DF1" w:rsidDel="003D1EEA">
          <w:rPr>
            <w:rStyle w:val="src"/>
            <w:rFonts w:ascii="Arial" w:hAnsi="Arial" w:cs="Arial"/>
            <w:color w:val="333333"/>
            <w:szCs w:val="20"/>
          </w:rPr>
          <w:delText xml:space="preserve">because </w:delText>
        </w:r>
      </w:del>
      <w:ins w:id="344" w:author="Yue Li" w:date="2021-08-31T14:34:00Z">
        <w:r>
          <w:rPr>
            <w:rStyle w:val="src"/>
            <w:rFonts w:ascii="Arial" w:hAnsi="Arial" w:cs="Arial"/>
            <w:color w:val="333333"/>
            <w:szCs w:val="20"/>
          </w:rPr>
          <w:t>showed that</w:t>
        </w:r>
        <w:r w:rsidRPr="00C64DF1">
          <w:rPr>
            <w:rStyle w:val="src"/>
            <w:rFonts w:ascii="Arial" w:hAnsi="Arial" w:cs="Arial"/>
            <w:color w:val="333333"/>
            <w:szCs w:val="20"/>
          </w:rPr>
          <w:t xml:space="preserve"> </w:t>
        </w:r>
      </w:ins>
      <w:r w:rsidR="00010238" w:rsidRPr="00C64DF1">
        <w:rPr>
          <w:rStyle w:val="src"/>
          <w:rFonts w:ascii="Arial" w:hAnsi="Arial" w:cs="Arial"/>
          <w:color w:val="333333"/>
          <w:szCs w:val="20"/>
        </w:rPr>
        <w:t xml:space="preserve">AR technology tends to </w:t>
      </w:r>
      <w:ins w:id="345" w:author="Yue Li" w:date="2021-08-31T14:34:00Z">
        <w:r>
          <w:rPr>
            <w:rStyle w:val="src"/>
            <w:rFonts w:ascii="Arial" w:hAnsi="Arial" w:cs="Arial"/>
            <w:color w:val="333333"/>
            <w:szCs w:val="20"/>
          </w:rPr>
          <w:t xml:space="preserve">better </w:t>
        </w:r>
      </w:ins>
      <w:r w:rsidR="00010238" w:rsidRPr="00C64DF1">
        <w:rPr>
          <w:rStyle w:val="src"/>
          <w:rFonts w:ascii="Arial" w:hAnsi="Arial" w:cs="Arial"/>
          <w:color w:val="333333"/>
          <w:szCs w:val="20"/>
        </w:rPr>
        <w:t>attract</w:t>
      </w:r>
      <w:ins w:id="346" w:author="Yue Li" w:date="2021-08-31T14:35:00Z">
        <w:r>
          <w:rPr>
            <w:rStyle w:val="src"/>
            <w:rFonts w:ascii="Arial" w:hAnsi="Arial" w:cs="Arial"/>
            <w:color w:val="333333"/>
            <w:szCs w:val="20"/>
          </w:rPr>
          <w:t xml:space="preserve"> and sustain</w:t>
        </w:r>
      </w:ins>
      <w:r w:rsidR="00010238" w:rsidRPr="00C64DF1">
        <w:rPr>
          <w:rStyle w:val="src"/>
          <w:rFonts w:ascii="Arial" w:hAnsi="Arial" w:cs="Arial"/>
          <w:color w:val="333333"/>
          <w:szCs w:val="20"/>
        </w:rPr>
        <w:t xml:space="preserve"> users' attention </w:t>
      </w:r>
      <w:ins w:id="347" w:author="Yue Li" w:date="2021-08-31T14:35:00Z">
        <w:r>
          <w:rPr>
            <w:rStyle w:val="src"/>
            <w:rFonts w:ascii="Arial" w:hAnsi="Arial" w:cs="Arial"/>
            <w:color w:val="333333"/>
            <w:szCs w:val="20"/>
          </w:rPr>
          <w:t xml:space="preserve">in learning cultural artifacts. </w:t>
        </w:r>
      </w:ins>
      <w:del w:id="348" w:author="Yue Li" w:date="2021-08-31T14:35:00Z">
        <w:r w:rsidR="00010238" w:rsidRPr="00C64DF1" w:rsidDel="003D1EEA">
          <w:rPr>
            <w:rStyle w:val="src"/>
            <w:rFonts w:ascii="Arial" w:hAnsi="Arial" w:cs="Arial"/>
            <w:color w:val="333333"/>
            <w:szCs w:val="20"/>
          </w:rPr>
          <w:delText xml:space="preserve">more easily than the traditional way. </w:delText>
        </w:r>
      </w:del>
      <w:del w:id="349" w:author="Yue Li" w:date="2021-08-31T14:36:00Z">
        <w:r w:rsidR="00010238" w:rsidRPr="00C64DF1" w:rsidDel="003D1EEA">
          <w:rPr>
            <w:rStyle w:val="src"/>
            <w:rFonts w:ascii="Arial" w:hAnsi="Arial" w:cs="Arial"/>
            <w:color w:val="333333"/>
            <w:szCs w:val="20"/>
          </w:rPr>
          <w:delText xml:space="preserve">The application of </w:delText>
        </w:r>
      </w:del>
      <w:r w:rsidR="00010238" w:rsidRPr="00C64DF1">
        <w:rPr>
          <w:rStyle w:val="src"/>
          <w:rFonts w:ascii="Arial" w:hAnsi="Arial" w:cs="Arial"/>
          <w:color w:val="333333"/>
          <w:szCs w:val="20"/>
        </w:rPr>
        <w:t>AR</w:t>
      </w:r>
      <w:ins w:id="350" w:author="Yue Li" w:date="2021-08-31T14:36:00Z">
        <w:r>
          <w:rPr>
            <w:rStyle w:val="src"/>
            <w:rFonts w:ascii="Arial" w:hAnsi="Arial" w:cs="Arial"/>
            <w:color w:val="333333"/>
            <w:szCs w:val="20"/>
          </w:rPr>
          <w:t>-based interfaces</w:t>
        </w:r>
      </w:ins>
      <w:r w:rsidR="00010238" w:rsidRPr="00C64DF1">
        <w:rPr>
          <w:rStyle w:val="src"/>
          <w:rFonts w:ascii="Arial" w:hAnsi="Arial" w:cs="Arial"/>
          <w:color w:val="333333"/>
          <w:szCs w:val="20"/>
        </w:rPr>
        <w:t xml:space="preserve"> </w:t>
      </w:r>
      <w:del w:id="351" w:author="Yue Li" w:date="2021-08-31T14:36:00Z">
        <w:r w:rsidR="00010238" w:rsidRPr="00C64DF1" w:rsidDel="003D1EEA">
          <w:rPr>
            <w:rStyle w:val="src"/>
            <w:rFonts w:ascii="Arial" w:hAnsi="Arial" w:cs="Arial"/>
            <w:color w:val="333333"/>
            <w:szCs w:val="20"/>
          </w:rPr>
          <w:delText xml:space="preserve">technology </w:delText>
        </w:r>
      </w:del>
      <w:r w:rsidR="00010238" w:rsidRPr="00C64DF1">
        <w:rPr>
          <w:rStyle w:val="src"/>
          <w:rFonts w:ascii="Arial" w:hAnsi="Arial" w:cs="Arial"/>
          <w:color w:val="333333"/>
          <w:szCs w:val="20"/>
        </w:rPr>
        <w:t xml:space="preserve">can display the virtual replica of the cultural </w:t>
      </w:r>
      <w:del w:id="352" w:author="Yue Li" w:date="2021-08-31T14:35:00Z">
        <w:r w:rsidR="00010238" w:rsidRPr="00C64DF1" w:rsidDel="003D1EEA">
          <w:rPr>
            <w:rStyle w:val="src"/>
            <w:rFonts w:ascii="Arial" w:hAnsi="Arial" w:cs="Arial"/>
            <w:color w:val="333333"/>
            <w:szCs w:val="20"/>
          </w:rPr>
          <w:delText>relics</w:delText>
        </w:r>
      </w:del>
      <w:ins w:id="353" w:author="Yue Li" w:date="2021-08-31T14:35:00Z">
        <w:r>
          <w:rPr>
            <w:rStyle w:val="src"/>
            <w:rFonts w:ascii="Arial" w:hAnsi="Arial" w:cs="Arial"/>
            <w:color w:val="333333"/>
            <w:szCs w:val="20"/>
          </w:rPr>
          <w:t>artifacts with 3D graphics</w:t>
        </w:r>
      </w:ins>
      <w:r w:rsidR="00010238" w:rsidRPr="00C64DF1">
        <w:rPr>
          <w:rStyle w:val="src"/>
          <w:rFonts w:ascii="Arial" w:hAnsi="Arial" w:cs="Arial"/>
          <w:color w:val="333333"/>
          <w:szCs w:val="20"/>
        </w:rPr>
        <w:t xml:space="preserve">, </w:t>
      </w:r>
      <w:ins w:id="354" w:author="Yue Li" w:date="2021-08-31T14:36:00Z">
        <w:r>
          <w:rPr>
            <w:rStyle w:val="src"/>
            <w:rFonts w:ascii="Arial" w:hAnsi="Arial" w:cs="Arial"/>
            <w:color w:val="333333"/>
            <w:szCs w:val="20"/>
          </w:rPr>
          <w:t xml:space="preserve">which </w:t>
        </w:r>
      </w:ins>
      <w:ins w:id="355" w:author="Yue Li" w:date="2021-08-31T14:37:00Z">
        <w:r>
          <w:rPr>
            <w:rStyle w:val="src"/>
            <w:rFonts w:ascii="Arial" w:hAnsi="Arial" w:cs="Arial"/>
            <w:color w:val="333333"/>
            <w:szCs w:val="20"/>
          </w:rPr>
          <w:t>provide users</w:t>
        </w:r>
      </w:ins>
      <w:ins w:id="356" w:author="Yue Li" w:date="2021-08-31T14:38:00Z">
        <w:r>
          <w:rPr>
            <w:rStyle w:val="src"/>
            <w:rFonts w:ascii="Arial" w:hAnsi="Arial" w:cs="Arial"/>
            <w:color w:val="333333"/>
            <w:szCs w:val="20"/>
          </w:rPr>
          <w:t xml:space="preserve"> with </w:t>
        </w:r>
      </w:ins>
      <w:ins w:id="357" w:author="Yue Li" w:date="2021-08-31T14:40:00Z">
        <w:r>
          <w:rPr>
            <w:rStyle w:val="src"/>
            <w:rFonts w:ascii="Arial" w:hAnsi="Arial" w:cs="Arial"/>
            <w:color w:val="333333"/>
            <w:szCs w:val="20"/>
          </w:rPr>
          <w:t xml:space="preserve">more visual </w:t>
        </w:r>
      </w:ins>
      <w:ins w:id="358" w:author="Yue Li" w:date="2021-08-31T14:38:00Z">
        <w:r>
          <w:rPr>
            <w:rStyle w:val="src"/>
            <w:rFonts w:ascii="Arial" w:hAnsi="Arial" w:cs="Arial"/>
            <w:color w:val="333333"/>
            <w:szCs w:val="20"/>
          </w:rPr>
          <w:t>details of</w:t>
        </w:r>
      </w:ins>
      <w:ins w:id="359" w:author="Yue Li" w:date="2021-08-31T14:36:00Z">
        <w:r>
          <w:rPr>
            <w:rStyle w:val="src"/>
            <w:rFonts w:ascii="Arial" w:hAnsi="Arial" w:cs="Arial"/>
            <w:color w:val="333333"/>
            <w:szCs w:val="20"/>
          </w:rPr>
          <w:t xml:space="preserve"> </w:t>
        </w:r>
      </w:ins>
      <w:ins w:id="360" w:author="Yue Li" w:date="2021-08-31T14:38:00Z">
        <w:r>
          <w:rPr>
            <w:rStyle w:val="src"/>
            <w:rFonts w:ascii="Arial" w:hAnsi="Arial" w:cs="Arial"/>
            <w:color w:val="333333"/>
            <w:szCs w:val="20"/>
          </w:rPr>
          <w:t>artifact</w:t>
        </w:r>
      </w:ins>
      <w:ins w:id="361" w:author="Yue Li" w:date="2021-08-31T14:37:00Z">
        <w:r>
          <w:rPr>
            <w:rStyle w:val="src"/>
            <w:rFonts w:ascii="Arial" w:hAnsi="Arial" w:cs="Arial"/>
            <w:color w:val="333333"/>
            <w:szCs w:val="20"/>
          </w:rPr>
          <w:t xml:space="preserve"> appearance</w:t>
        </w:r>
      </w:ins>
      <w:ins w:id="362" w:author="Yue Li" w:date="2021-08-31T14:38:00Z">
        <w:r>
          <w:rPr>
            <w:rStyle w:val="src"/>
            <w:rFonts w:ascii="Arial" w:hAnsi="Arial" w:cs="Arial"/>
            <w:color w:val="333333"/>
            <w:szCs w:val="20"/>
          </w:rPr>
          <w:t xml:space="preserve">s. </w:t>
        </w:r>
      </w:ins>
      <w:ins w:id="363" w:author="Yue Li" w:date="2021-08-31T14:39:00Z">
        <w:r>
          <w:rPr>
            <w:rStyle w:val="src"/>
            <w:rFonts w:ascii="Arial" w:hAnsi="Arial" w:cs="Arial"/>
            <w:color w:val="333333"/>
            <w:szCs w:val="20"/>
          </w:rPr>
          <w:t xml:space="preserve">This is a distinguishing advantage of </w:t>
        </w:r>
      </w:ins>
      <w:ins w:id="364" w:author="Yue Li" w:date="2021-08-31T14:40:00Z">
        <w:r>
          <w:rPr>
            <w:rStyle w:val="src"/>
            <w:rFonts w:ascii="Arial" w:hAnsi="Arial" w:cs="Arial"/>
            <w:color w:val="333333"/>
            <w:szCs w:val="20"/>
          </w:rPr>
          <w:t>AR systems</w:t>
        </w:r>
      </w:ins>
      <w:ins w:id="365" w:author="Yue Li" w:date="2021-08-31T14:42:00Z">
        <w:r>
          <w:rPr>
            <w:rStyle w:val="src"/>
            <w:rFonts w:ascii="Arial" w:hAnsi="Arial" w:cs="Arial"/>
            <w:color w:val="333333"/>
            <w:szCs w:val="20"/>
          </w:rPr>
          <w:t xml:space="preserve"> c</w:t>
        </w:r>
      </w:ins>
      <w:ins w:id="366" w:author="Yue Li" w:date="2021-08-31T14:41:00Z">
        <w:r>
          <w:rPr>
            <w:rStyle w:val="src"/>
            <w:rFonts w:ascii="Arial" w:hAnsi="Arial" w:cs="Arial"/>
            <w:color w:val="333333"/>
            <w:szCs w:val="20"/>
          </w:rPr>
          <w:t>ompared to</w:t>
        </w:r>
      </w:ins>
      <w:del w:id="367" w:author="Yue Li" w:date="2021-08-31T14:41:00Z">
        <w:r w:rsidR="00010238" w:rsidRPr="00C64DF1" w:rsidDel="003D1EEA">
          <w:rPr>
            <w:rStyle w:val="src"/>
            <w:rFonts w:ascii="Arial" w:hAnsi="Arial" w:cs="Arial"/>
            <w:color w:val="333333"/>
            <w:szCs w:val="20"/>
          </w:rPr>
          <w:delText>while</w:delText>
        </w:r>
      </w:del>
      <w:r w:rsidR="00010238" w:rsidRPr="00C64DF1">
        <w:rPr>
          <w:rStyle w:val="src"/>
          <w:rFonts w:ascii="Arial" w:hAnsi="Arial" w:cs="Arial"/>
          <w:color w:val="333333"/>
          <w:szCs w:val="20"/>
        </w:rPr>
        <w:t xml:space="preserve"> </w:t>
      </w:r>
      <w:ins w:id="368" w:author="Yue Li" w:date="2021-08-31T14:42:00Z">
        <w:r>
          <w:rPr>
            <w:rStyle w:val="src"/>
            <w:rFonts w:ascii="Arial" w:hAnsi="Arial" w:cs="Arial"/>
            <w:color w:val="333333"/>
            <w:szCs w:val="20"/>
          </w:rPr>
          <w:t xml:space="preserve">the </w:t>
        </w:r>
      </w:ins>
      <w:r w:rsidR="00010238" w:rsidRPr="00C64DF1">
        <w:rPr>
          <w:rStyle w:val="src"/>
          <w:rFonts w:ascii="Arial" w:hAnsi="Arial" w:cs="Arial"/>
          <w:color w:val="333333"/>
          <w:szCs w:val="20"/>
        </w:rPr>
        <w:t>traditional paper</w:t>
      </w:r>
      <w:ins w:id="369" w:author="Yue Li" w:date="2021-08-31T14:41:00Z">
        <w:r>
          <w:rPr>
            <w:rStyle w:val="src"/>
            <w:rFonts w:ascii="Arial" w:hAnsi="Arial" w:cs="Arial"/>
            <w:color w:val="333333"/>
            <w:szCs w:val="20"/>
          </w:rPr>
          <w:t>-based</w:t>
        </w:r>
      </w:ins>
      <w:r w:rsidR="00010238" w:rsidRPr="00C64DF1">
        <w:rPr>
          <w:rStyle w:val="src"/>
          <w:rFonts w:ascii="Arial" w:hAnsi="Arial" w:cs="Arial"/>
          <w:color w:val="333333"/>
          <w:szCs w:val="20"/>
        </w:rPr>
        <w:t xml:space="preserve"> </w:t>
      </w:r>
      <w:ins w:id="370" w:author="Yue Li" w:date="2021-08-31T14:42:00Z">
        <w:r>
          <w:rPr>
            <w:rStyle w:val="src"/>
            <w:rFonts w:ascii="Arial" w:hAnsi="Arial" w:cs="Arial"/>
            <w:color w:val="333333"/>
            <w:szCs w:val="20"/>
          </w:rPr>
          <w:t xml:space="preserve">approaches. </w:t>
        </w:r>
      </w:ins>
      <w:del w:id="371" w:author="Yue Li" w:date="2021-08-31T14:42:00Z">
        <w:r w:rsidR="00010238" w:rsidRPr="00C64DF1" w:rsidDel="003D1EEA">
          <w:rPr>
            <w:rStyle w:val="src"/>
            <w:rFonts w:ascii="Arial" w:hAnsi="Arial" w:cs="Arial"/>
            <w:color w:val="333333"/>
            <w:szCs w:val="20"/>
          </w:rPr>
          <w:delText>reading</w:delText>
        </w:r>
      </w:del>
      <w:del w:id="372" w:author="Yue Li" w:date="2021-08-31T14:41:00Z">
        <w:r w:rsidR="00010238" w:rsidRPr="00C64DF1" w:rsidDel="003D1EEA">
          <w:rPr>
            <w:rStyle w:val="src"/>
            <w:rFonts w:ascii="Arial" w:hAnsi="Arial" w:cs="Arial"/>
            <w:color w:val="333333"/>
            <w:szCs w:val="20"/>
          </w:rPr>
          <w:delText xml:space="preserve"> can only simulate</w:delText>
        </w:r>
      </w:del>
      <w:del w:id="373" w:author="Yue Li" w:date="2021-08-31T14:42:00Z">
        <w:r w:rsidR="00010238" w:rsidRPr="00C64DF1" w:rsidDel="003D1EEA">
          <w:rPr>
            <w:rStyle w:val="src"/>
            <w:rFonts w:ascii="Arial" w:hAnsi="Arial" w:cs="Arial"/>
            <w:color w:val="333333"/>
            <w:szCs w:val="20"/>
          </w:rPr>
          <w:delText xml:space="preserve"> the original appearance of the cultural relics in mind through simple flat 2D pictures.</w:delText>
        </w:r>
      </w:del>
    </w:p>
    <w:p w14:paraId="2C6DCB97" w14:textId="77777777" w:rsidR="00010238" w:rsidRPr="00C64DF1" w:rsidRDefault="00010238" w:rsidP="00010238">
      <w:pPr>
        <w:widowControl/>
        <w:rPr>
          <w:rStyle w:val="src"/>
          <w:rFonts w:ascii="Arial" w:hAnsi="Arial" w:cs="Arial"/>
          <w:color w:val="333333"/>
          <w:szCs w:val="20"/>
        </w:rPr>
      </w:pPr>
    </w:p>
    <w:p w14:paraId="0B2818BB" w14:textId="46FEFE7C" w:rsidR="00010238" w:rsidRPr="00C64DF1" w:rsidRDefault="00BE4EDA" w:rsidP="005D66D7">
      <w:pPr>
        <w:widowControl/>
        <w:rPr>
          <w:rStyle w:val="translated-span"/>
          <w:rFonts w:ascii="Arial" w:hAnsi="Arial" w:cs="Arial"/>
          <w:color w:val="333333"/>
          <w:szCs w:val="20"/>
        </w:rPr>
      </w:pPr>
      <w:ins w:id="374" w:author="Yue Li" w:date="2021-08-31T14:44:00Z">
        <w:r>
          <w:rPr>
            <w:rStyle w:val="src"/>
            <w:rFonts w:ascii="Arial" w:hAnsi="Arial" w:cs="Arial"/>
            <w:color w:val="333333"/>
            <w:szCs w:val="20"/>
          </w:rPr>
          <w:t xml:space="preserve">Aside from the visual display, </w:t>
        </w:r>
      </w:ins>
      <w:del w:id="375" w:author="Yue Li" w:date="2021-08-31T14:44:00Z">
        <w:r w:rsidR="00010238" w:rsidRPr="00C64DF1" w:rsidDel="00BE4EDA">
          <w:rPr>
            <w:rStyle w:val="src"/>
            <w:rFonts w:ascii="Arial" w:hAnsi="Arial" w:cs="Arial"/>
            <w:color w:val="333333"/>
            <w:szCs w:val="20"/>
          </w:rPr>
          <w:delText>I</w:delText>
        </w:r>
      </w:del>
      <w:ins w:id="376" w:author="Yue Li" w:date="2021-08-31T14:44:00Z">
        <w:r>
          <w:rPr>
            <w:rStyle w:val="src"/>
            <w:rFonts w:ascii="Arial" w:hAnsi="Arial" w:cs="Arial"/>
            <w:color w:val="333333"/>
            <w:szCs w:val="20"/>
          </w:rPr>
          <w:t>i</w:t>
        </w:r>
      </w:ins>
      <w:r w:rsidR="00010238" w:rsidRPr="00C64DF1">
        <w:rPr>
          <w:rStyle w:val="src"/>
          <w:rFonts w:ascii="Arial" w:hAnsi="Arial" w:cs="Arial"/>
          <w:color w:val="333333"/>
          <w:szCs w:val="20"/>
        </w:rPr>
        <w:t>nteraction</w:t>
      </w:r>
      <w:ins w:id="377" w:author="Yue Li" w:date="2021-08-31T14:44:00Z">
        <w:r>
          <w:rPr>
            <w:rStyle w:val="src"/>
            <w:rFonts w:ascii="Arial" w:hAnsi="Arial" w:cs="Arial"/>
            <w:color w:val="333333"/>
            <w:szCs w:val="20"/>
          </w:rPr>
          <w:t>s</w:t>
        </w:r>
      </w:ins>
      <w:r w:rsidR="00010238" w:rsidRPr="00C64DF1">
        <w:rPr>
          <w:rStyle w:val="src"/>
          <w:rFonts w:ascii="Arial" w:hAnsi="Arial" w:cs="Arial"/>
          <w:color w:val="333333"/>
          <w:szCs w:val="20"/>
        </w:rPr>
        <w:t xml:space="preserve"> also affect</w:t>
      </w:r>
      <w:del w:id="378" w:author="Yue Li" w:date="2021-08-31T14:44:00Z">
        <w:r w:rsidR="00010238" w:rsidRPr="00C64DF1" w:rsidDel="00BE4EDA">
          <w:rPr>
            <w:rStyle w:val="src"/>
            <w:rFonts w:ascii="Arial" w:hAnsi="Arial" w:cs="Arial"/>
            <w:color w:val="333333"/>
            <w:szCs w:val="20"/>
          </w:rPr>
          <w:delText>s</w:delText>
        </w:r>
      </w:del>
      <w:r w:rsidR="00010238" w:rsidRPr="00C64DF1">
        <w:rPr>
          <w:rStyle w:val="src"/>
          <w:rFonts w:ascii="Arial" w:hAnsi="Arial" w:cs="Arial"/>
          <w:color w:val="333333"/>
          <w:szCs w:val="20"/>
        </w:rPr>
        <w:t xml:space="preserve"> engagement. We have observed that users </w:t>
      </w:r>
      <w:ins w:id="379" w:author="Yue Li" w:date="2021-08-31T16:08:00Z">
        <w:r w:rsidR="0090068E">
          <w:rPr>
            <w:rStyle w:val="src"/>
            <w:rFonts w:ascii="Arial" w:hAnsi="Arial" w:cs="Arial"/>
            <w:color w:val="333333"/>
            <w:szCs w:val="20"/>
          </w:rPr>
          <w:t xml:space="preserve">had </w:t>
        </w:r>
      </w:ins>
      <w:r w:rsidR="00010238" w:rsidRPr="00C64DF1">
        <w:rPr>
          <w:rStyle w:val="src"/>
          <w:rFonts w:ascii="Arial" w:hAnsi="Arial" w:cs="Arial"/>
          <w:color w:val="333333"/>
          <w:szCs w:val="20"/>
        </w:rPr>
        <w:t>frequent</w:t>
      </w:r>
      <w:del w:id="380" w:author="Yue Li" w:date="2021-08-31T16:09:00Z">
        <w:r w:rsidR="00010238" w:rsidRPr="00C64DF1" w:rsidDel="0090068E">
          <w:rPr>
            <w:rStyle w:val="src"/>
            <w:rFonts w:ascii="Arial" w:hAnsi="Arial" w:cs="Arial"/>
            <w:color w:val="333333"/>
            <w:szCs w:val="20"/>
          </w:rPr>
          <w:delText>ly</w:delText>
        </w:r>
      </w:del>
      <w:r w:rsidR="00010238" w:rsidRPr="00C64DF1">
        <w:rPr>
          <w:rStyle w:val="src"/>
          <w:rFonts w:ascii="Arial" w:hAnsi="Arial" w:cs="Arial"/>
          <w:color w:val="333333"/>
          <w:szCs w:val="20"/>
        </w:rPr>
        <w:t xml:space="preserve"> </w:t>
      </w:r>
      <w:del w:id="381" w:author="Yue Li" w:date="2021-08-31T16:09:00Z">
        <w:r w:rsidR="00010238" w:rsidRPr="00C64DF1" w:rsidDel="0090068E">
          <w:rPr>
            <w:rStyle w:val="src"/>
            <w:rFonts w:ascii="Arial" w:hAnsi="Arial" w:cs="Arial"/>
            <w:color w:val="333333"/>
            <w:szCs w:val="20"/>
          </w:rPr>
          <w:delText xml:space="preserve">operate </w:delText>
        </w:r>
      </w:del>
      <w:ins w:id="382" w:author="Yue Li" w:date="2021-08-31T16:09:00Z">
        <w:r w:rsidR="0090068E">
          <w:rPr>
            <w:rStyle w:val="src"/>
            <w:rFonts w:ascii="Arial" w:hAnsi="Arial" w:cs="Arial"/>
            <w:color w:val="333333"/>
            <w:szCs w:val="20"/>
          </w:rPr>
          <w:t>interactions with</w:t>
        </w:r>
        <w:r w:rsidR="0090068E" w:rsidRPr="00C64DF1">
          <w:rPr>
            <w:rStyle w:val="src"/>
            <w:rFonts w:ascii="Arial" w:hAnsi="Arial" w:cs="Arial"/>
            <w:color w:val="333333"/>
            <w:szCs w:val="20"/>
          </w:rPr>
          <w:t xml:space="preserve"> </w:t>
        </w:r>
      </w:ins>
      <w:ins w:id="383" w:author="Yue Li" w:date="2021-08-31T16:13:00Z">
        <w:r w:rsidR="0090068E">
          <w:rPr>
            <w:rStyle w:val="src"/>
            <w:rFonts w:ascii="Arial" w:hAnsi="Arial" w:cs="Arial"/>
            <w:color w:val="333333"/>
            <w:szCs w:val="20"/>
          </w:rPr>
          <w:t xml:space="preserve">the </w:t>
        </w:r>
      </w:ins>
      <w:ins w:id="384" w:author="Yue Li" w:date="2021-08-31T16:09:00Z">
        <w:r w:rsidR="0090068E">
          <w:rPr>
            <w:rStyle w:val="src"/>
            <w:rFonts w:ascii="Arial" w:hAnsi="Arial" w:cs="Arial"/>
            <w:color w:val="333333"/>
            <w:szCs w:val="20"/>
          </w:rPr>
          <w:t>smart</w:t>
        </w:r>
      </w:ins>
      <w:del w:id="385" w:author="Yue Li" w:date="2021-08-31T16:09:00Z">
        <w:r w:rsidR="00010238" w:rsidRPr="00C64DF1" w:rsidDel="0090068E">
          <w:rPr>
            <w:rStyle w:val="src"/>
            <w:rFonts w:ascii="Arial" w:hAnsi="Arial" w:cs="Arial"/>
            <w:color w:val="333333"/>
            <w:szCs w:val="20"/>
          </w:rPr>
          <w:delText xml:space="preserve">mobile </w:delText>
        </w:r>
      </w:del>
      <w:r w:rsidR="00010238" w:rsidRPr="00C64DF1">
        <w:rPr>
          <w:rStyle w:val="src"/>
          <w:rFonts w:ascii="Arial" w:hAnsi="Arial" w:cs="Arial"/>
          <w:color w:val="333333"/>
          <w:szCs w:val="20"/>
        </w:rPr>
        <w:t>phone</w:t>
      </w:r>
      <w:del w:id="386" w:author="Yue Li" w:date="2021-08-31T16:13:00Z">
        <w:r w:rsidR="00010238" w:rsidRPr="00C64DF1" w:rsidDel="0090068E">
          <w:rPr>
            <w:rStyle w:val="src"/>
            <w:rFonts w:ascii="Arial" w:hAnsi="Arial" w:cs="Arial"/>
            <w:color w:val="333333"/>
            <w:szCs w:val="20"/>
          </w:rPr>
          <w:delText>s</w:delText>
        </w:r>
      </w:del>
      <w:r w:rsidR="00010238" w:rsidRPr="00C64DF1">
        <w:rPr>
          <w:rStyle w:val="src"/>
          <w:rFonts w:ascii="Arial" w:hAnsi="Arial" w:cs="Arial"/>
          <w:color w:val="333333"/>
          <w:szCs w:val="20"/>
        </w:rPr>
        <w:t xml:space="preserve"> </w:t>
      </w:r>
      <w:del w:id="387" w:author="Yue Li" w:date="2021-08-31T16:09:00Z">
        <w:r w:rsidR="00010238" w:rsidRPr="00C64DF1" w:rsidDel="0090068E">
          <w:rPr>
            <w:rStyle w:val="src"/>
            <w:rFonts w:ascii="Arial" w:hAnsi="Arial" w:cs="Arial"/>
            <w:color w:val="333333"/>
            <w:szCs w:val="20"/>
          </w:rPr>
          <w:delText xml:space="preserve">or </w:delText>
        </w:r>
      </w:del>
      <w:ins w:id="388" w:author="Yue Li" w:date="2021-08-31T16:09:00Z">
        <w:r w:rsidR="0090068E">
          <w:rPr>
            <w:rStyle w:val="src"/>
            <w:rFonts w:ascii="Arial" w:hAnsi="Arial" w:cs="Arial"/>
            <w:color w:val="333333"/>
            <w:szCs w:val="20"/>
          </w:rPr>
          <w:t>to rotate or scale</w:t>
        </w:r>
        <w:r w:rsidR="0090068E" w:rsidRPr="00C64DF1">
          <w:rPr>
            <w:rStyle w:val="src"/>
            <w:rFonts w:ascii="Arial" w:hAnsi="Arial" w:cs="Arial"/>
            <w:color w:val="333333"/>
            <w:szCs w:val="20"/>
          </w:rPr>
          <w:t xml:space="preserve"> </w:t>
        </w:r>
      </w:ins>
      <w:ins w:id="389" w:author="Yue Li" w:date="2021-08-31T16:13:00Z">
        <w:r w:rsidR="0090068E">
          <w:rPr>
            <w:rStyle w:val="src"/>
            <w:rFonts w:ascii="Arial" w:hAnsi="Arial" w:cs="Arial"/>
            <w:color w:val="333333"/>
            <w:szCs w:val="20"/>
          </w:rPr>
          <w:t xml:space="preserve">an </w:t>
        </w:r>
      </w:ins>
      <w:r w:rsidR="00010238" w:rsidRPr="00C64DF1">
        <w:rPr>
          <w:rStyle w:val="src"/>
          <w:rFonts w:ascii="Arial" w:hAnsi="Arial" w:cs="Arial"/>
          <w:color w:val="333333"/>
          <w:szCs w:val="20"/>
        </w:rPr>
        <w:t>object</w:t>
      </w:r>
      <w:del w:id="390" w:author="Yue Li" w:date="2021-08-31T16:13:00Z">
        <w:r w:rsidR="00010238" w:rsidRPr="00C64DF1" w:rsidDel="0090068E">
          <w:rPr>
            <w:rStyle w:val="src"/>
            <w:rFonts w:ascii="Arial" w:hAnsi="Arial" w:cs="Arial"/>
            <w:color w:val="333333"/>
            <w:szCs w:val="20"/>
          </w:rPr>
          <w:delText>s</w:delText>
        </w:r>
      </w:del>
      <w:r w:rsidR="00010238" w:rsidRPr="00C64DF1">
        <w:rPr>
          <w:rStyle w:val="src"/>
          <w:rFonts w:ascii="Arial" w:hAnsi="Arial" w:cs="Arial"/>
          <w:color w:val="333333"/>
          <w:szCs w:val="20"/>
        </w:rPr>
        <w:t xml:space="preserve"> when using Postcard and CubeMuseum, </w:t>
      </w:r>
      <w:del w:id="391" w:author="Yue Li" w:date="2021-08-31T16:13:00Z">
        <w:r w:rsidR="00010238" w:rsidRPr="00C64DF1" w:rsidDel="0090068E">
          <w:rPr>
            <w:rStyle w:val="src"/>
            <w:rFonts w:ascii="Arial" w:hAnsi="Arial" w:cs="Arial"/>
            <w:color w:val="333333"/>
            <w:szCs w:val="20"/>
          </w:rPr>
          <w:delText>while when</w:delText>
        </w:r>
      </w:del>
      <w:ins w:id="392" w:author="Yue Li" w:date="2021-08-31T16:13:00Z">
        <w:r w:rsidR="0090068E">
          <w:rPr>
            <w:rStyle w:val="src"/>
            <w:rFonts w:ascii="Arial" w:hAnsi="Arial" w:cs="Arial"/>
            <w:color w:val="333333"/>
            <w:szCs w:val="20"/>
          </w:rPr>
          <w:t>whereas t</w:t>
        </w:r>
      </w:ins>
      <w:ins w:id="393" w:author="Yue Li" w:date="2021-08-31T16:14:00Z">
        <w:r w:rsidR="0090068E">
          <w:rPr>
            <w:rStyle w:val="src"/>
            <w:rFonts w:ascii="Arial" w:hAnsi="Arial" w:cs="Arial"/>
            <w:color w:val="333333"/>
            <w:szCs w:val="20"/>
          </w:rPr>
          <w:t>he interactions with</w:t>
        </w:r>
      </w:ins>
      <w:del w:id="394" w:author="Yue Li" w:date="2021-08-31T16:14:00Z">
        <w:r w:rsidR="00010238" w:rsidRPr="00C64DF1" w:rsidDel="0090068E">
          <w:rPr>
            <w:rStyle w:val="src"/>
            <w:rFonts w:ascii="Arial" w:hAnsi="Arial" w:cs="Arial"/>
            <w:color w:val="333333"/>
            <w:szCs w:val="20"/>
          </w:rPr>
          <w:delText xml:space="preserve"> using</w:delText>
        </w:r>
      </w:del>
      <w:r w:rsidR="00010238" w:rsidRPr="00C64DF1">
        <w:rPr>
          <w:rStyle w:val="src"/>
          <w:rFonts w:ascii="Arial" w:hAnsi="Arial" w:cs="Arial"/>
          <w:color w:val="333333"/>
          <w:szCs w:val="20"/>
        </w:rPr>
        <w:t xml:space="preserve"> Leaflet</w:t>
      </w:r>
      <w:del w:id="395" w:author="Yue Li" w:date="2021-08-31T16:14:00Z">
        <w:r w:rsidR="00010238" w:rsidRPr="00C64DF1" w:rsidDel="0090068E">
          <w:rPr>
            <w:rStyle w:val="src"/>
            <w:rFonts w:ascii="Arial" w:hAnsi="Arial" w:cs="Arial"/>
            <w:color w:val="333333"/>
            <w:szCs w:val="20"/>
          </w:rPr>
          <w:delText xml:space="preserve">, </w:delText>
        </w:r>
      </w:del>
      <w:ins w:id="396" w:author="Yue Li" w:date="2021-08-31T16:14:00Z">
        <w:r w:rsidR="0090068E">
          <w:rPr>
            <w:rStyle w:val="src"/>
            <w:rFonts w:ascii="Arial" w:hAnsi="Arial" w:cs="Arial"/>
            <w:color w:val="333333"/>
            <w:szCs w:val="20"/>
          </w:rPr>
          <w:t xml:space="preserve"> was very limited.</w:t>
        </w:r>
        <w:r w:rsidR="0090068E" w:rsidRPr="00C64DF1">
          <w:rPr>
            <w:rStyle w:val="src"/>
            <w:rFonts w:ascii="Arial" w:hAnsi="Arial" w:cs="Arial"/>
            <w:color w:val="333333"/>
            <w:szCs w:val="20"/>
          </w:rPr>
          <w:t xml:space="preserve"> </w:t>
        </w:r>
      </w:ins>
      <w:del w:id="397" w:author="Yue Li" w:date="2021-08-31T16:14:00Z">
        <w:r w:rsidR="00010238" w:rsidRPr="00C64DF1" w:rsidDel="0090068E">
          <w:rPr>
            <w:rStyle w:val="src"/>
            <w:rFonts w:ascii="Arial" w:hAnsi="Arial" w:cs="Arial"/>
            <w:color w:val="333333"/>
            <w:szCs w:val="20"/>
          </w:rPr>
          <w:delText xml:space="preserve">the operation method is only simple page-turning operations. </w:delText>
        </w:r>
      </w:del>
      <w:ins w:id="398" w:author="Yue Li" w:date="2021-08-31T16:16:00Z">
        <w:r w:rsidR="0090068E">
          <w:rPr>
            <w:rStyle w:val="src"/>
            <w:rFonts w:ascii="Arial" w:hAnsi="Arial" w:cs="Arial" w:hint="eastAsia"/>
            <w:color w:val="333333"/>
            <w:szCs w:val="20"/>
          </w:rPr>
          <w:t>The</w:t>
        </w:r>
        <w:r w:rsidR="0090068E">
          <w:rPr>
            <w:rStyle w:val="src"/>
            <w:rFonts w:ascii="Arial" w:hAnsi="Arial" w:cs="Arial"/>
            <w:color w:val="333333"/>
            <w:szCs w:val="20"/>
          </w:rPr>
          <w:t xml:space="preserve"> </w:t>
        </w:r>
      </w:ins>
      <w:ins w:id="399" w:author="Yue Li" w:date="2021-08-31T16:17:00Z">
        <w:r w:rsidR="0090068E">
          <w:rPr>
            <w:rStyle w:val="src"/>
            <w:rFonts w:ascii="Arial" w:hAnsi="Arial" w:cs="Arial"/>
            <w:color w:val="333333"/>
            <w:szCs w:val="20"/>
          </w:rPr>
          <w:t xml:space="preserve">sense of control also played an important role in user engagement with cultural artifacts. Some participants reported that </w:t>
        </w:r>
      </w:ins>
      <w:ins w:id="400" w:author="Yue Li" w:date="2021-08-31T16:18:00Z">
        <w:r w:rsidR="0090068E">
          <w:rPr>
            <w:rStyle w:val="src"/>
            <w:rFonts w:ascii="Arial" w:hAnsi="Arial" w:cs="Arial"/>
            <w:color w:val="333333"/>
            <w:szCs w:val="20"/>
          </w:rPr>
          <w:t>one aspect they like</w:t>
        </w:r>
      </w:ins>
      <w:ins w:id="401" w:author="Yue Li" w:date="2021-08-31T16:17:00Z">
        <w:r w:rsidR="0090068E">
          <w:rPr>
            <w:rStyle w:val="src"/>
            <w:rFonts w:ascii="Arial" w:hAnsi="Arial" w:cs="Arial"/>
            <w:color w:val="333333"/>
            <w:szCs w:val="20"/>
          </w:rPr>
          <w:t xml:space="preserve"> Po</w:t>
        </w:r>
      </w:ins>
      <w:ins w:id="402" w:author="Yue Li" w:date="2021-08-31T16:18:00Z">
        <w:r w:rsidR="0090068E">
          <w:rPr>
            <w:rStyle w:val="src"/>
            <w:rFonts w:ascii="Arial" w:hAnsi="Arial" w:cs="Arial"/>
            <w:color w:val="333333"/>
            <w:szCs w:val="20"/>
          </w:rPr>
          <w:t>stcard is t</w:t>
        </w:r>
        <w:r w:rsidR="005D66D7">
          <w:rPr>
            <w:rStyle w:val="src"/>
            <w:rFonts w:ascii="Arial" w:hAnsi="Arial" w:cs="Arial"/>
            <w:color w:val="333333"/>
            <w:szCs w:val="20"/>
          </w:rPr>
          <w:t xml:space="preserve">hat </w:t>
        </w:r>
      </w:ins>
      <w:del w:id="403" w:author="Yue Li" w:date="2021-08-31T16:19:00Z">
        <w:r w:rsidR="00010238" w:rsidRPr="00C64DF1" w:rsidDel="005D66D7">
          <w:rPr>
            <w:rStyle w:val="src"/>
            <w:rFonts w:ascii="Arial" w:hAnsi="Arial" w:cs="Arial"/>
            <w:color w:val="333333"/>
            <w:szCs w:val="20"/>
          </w:rPr>
          <w:delText>Participant also shared their subjective interpretations. Some participants feel that when using Postcard,</w:delText>
        </w:r>
      </w:del>
      <w:r w:rsidR="00010238" w:rsidRPr="00C64DF1">
        <w:rPr>
          <w:rStyle w:val="src"/>
          <w:rFonts w:ascii="Arial" w:hAnsi="Arial" w:cs="Arial"/>
          <w:color w:val="333333"/>
          <w:szCs w:val="20"/>
        </w:rPr>
        <w:t xml:space="preserve"> they can sort the placement of Postcard freely according to their preferences. At the same time, they can choose to rotate the Postcard or </w:t>
      </w:r>
      <w:ins w:id="404" w:author="Yue Li" w:date="2021-08-31T16:19:00Z">
        <w:r w:rsidR="005D66D7">
          <w:rPr>
            <w:rStyle w:val="src"/>
            <w:rFonts w:ascii="Arial" w:hAnsi="Arial" w:cs="Arial"/>
            <w:color w:val="333333"/>
            <w:szCs w:val="20"/>
          </w:rPr>
          <w:t xml:space="preserve">adjust the smartphone camera’s perspective </w:t>
        </w:r>
      </w:ins>
      <w:del w:id="405" w:author="Yue Li" w:date="2021-08-31T16:19:00Z">
        <w:r w:rsidR="00010238" w:rsidRPr="00C64DF1" w:rsidDel="005D66D7">
          <w:rPr>
            <w:rStyle w:val="src"/>
            <w:rFonts w:ascii="Arial" w:hAnsi="Arial" w:cs="Arial"/>
            <w:color w:val="333333"/>
            <w:szCs w:val="20"/>
          </w:rPr>
          <w:delText>the virtual screen due to</w:delText>
        </w:r>
      </w:del>
      <w:ins w:id="406" w:author="Yue Li" w:date="2021-08-31T16:19:00Z">
        <w:r w:rsidR="005D66D7">
          <w:rPr>
            <w:rStyle w:val="src"/>
            <w:rFonts w:ascii="Arial" w:hAnsi="Arial" w:cs="Arial"/>
            <w:color w:val="333333"/>
            <w:szCs w:val="20"/>
          </w:rPr>
          <w:t>based on their</w:t>
        </w:r>
      </w:ins>
      <w:r w:rsidR="00010238" w:rsidRPr="00C64DF1">
        <w:rPr>
          <w:rStyle w:val="src"/>
          <w:rFonts w:ascii="Arial" w:hAnsi="Arial" w:cs="Arial"/>
          <w:color w:val="333333"/>
          <w:szCs w:val="20"/>
        </w:rPr>
        <w:t xml:space="preserve"> personal preference</w:t>
      </w:r>
      <w:ins w:id="407" w:author="Yue Li" w:date="2021-08-31T16:20:00Z">
        <w:r w:rsidR="005D66D7">
          <w:rPr>
            <w:rStyle w:val="src"/>
            <w:rFonts w:ascii="Arial" w:hAnsi="Arial" w:cs="Arial"/>
            <w:color w:val="333333"/>
            <w:szCs w:val="20"/>
          </w:rPr>
          <w:t>s</w:t>
        </w:r>
      </w:ins>
      <w:r w:rsidR="00010238" w:rsidRPr="00C64DF1">
        <w:rPr>
          <w:rStyle w:val="src"/>
          <w:rFonts w:ascii="Arial" w:hAnsi="Arial" w:cs="Arial"/>
          <w:color w:val="333333"/>
          <w:szCs w:val="20"/>
        </w:rPr>
        <w:t xml:space="preserve">. </w:t>
      </w:r>
      <w:del w:id="408" w:author="Yue Li" w:date="2021-08-31T16:20:00Z">
        <w:r w:rsidR="00010238" w:rsidRPr="00C64DF1" w:rsidDel="005D66D7">
          <w:rPr>
            <w:rStyle w:val="src"/>
            <w:rFonts w:ascii="Arial" w:hAnsi="Arial" w:cs="Arial"/>
            <w:color w:val="333333"/>
            <w:szCs w:val="20"/>
          </w:rPr>
          <w:delText>They say it is</w:delText>
        </w:r>
      </w:del>
      <w:ins w:id="409" w:author="Yue Li" w:date="2021-08-31T16:20:00Z">
        <w:r w:rsidR="005D66D7">
          <w:rPr>
            <w:rStyle w:val="src"/>
            <w:rFonts w:ascii="Arial" w:hAnsi="Arial" w:cs="Arial"/>
            <w:color w:val="333333"/>
            <w:szCs w:val="20"/>
          </w:rPr>
          <w:t>Both ways allow them</w:t>
        </w:r>
      </w:ins>
      <w:r w:rsidR="00010238" w:rsidRPr="00C64DF1">
        <w:rPr>
          <w:rStyle w:val="src"/>
          <w:rFonts w:ascii="Arial" w:hAnsi="Arial" w:cs="Arial"/>
          <w:color w:val="333333"/>
          <w:szCs w:val="20"/>
        </w:rPr>
        <w:t xml:space="preserve"> to observe the 3D model from multiple angles, which helps them </w:t>
      </w:r>
      <w:ins w:id="410" w:author="Yue Li" w:date="2021-08-31T16:20:00Z">
        <w:r w:rsidR="005D66D7">
          <w:rPr>
            <w:rStyle w:val="src"/>
            <w:rFonts w:ascii="Arial" w:hAnsi="Arial" w:cs="Arial"/>
            <w:color w:val="333333"/>
            <w:szCs w:val="20"/>
          </w:rPr>
          <w:t xml:space="preserve">obtain detailed looks </w:t>
        </w:r>
      </w:ins>
      <w:ins w:id="411" w:author="Yue Li" w:date="2021-08-31T16:21:00Z">
        <w:r w:rsidR="005D66D7">
          <w:rPr>
            <w:rStyle w:val="src"/>
            <w:rFonts w:ascii="Arial" w:hAnsi="Arial" w:cs="Arial"/>
            <w:color w:val="333333"/>
            <w:szCs w:val="20"/>
          </w:rPr>
          <w:t xml:space="preserve">as well as a comprehensive view </w:t>
        </w:r>
      </w:ins>
      <w:ins w:id="412" w:author="Yue Li" w:date="2021-08-31T16:20:00Z">
        <w:r w:rsidR="005D66D7">
          <w:rPr>
            <w:rStyle w:val="src"/>
            <w:rFonts w:ascii="Arial" w:hAnsi="Arial" w:cs="Arial"/>
            <w:color w:val="333333"/>
            <w:szCs w:val="20"/>
          </w:rPr>
          <w:t xml:space="preserve">of </w:t>
        </w:r>
      </w:ins>
      <w:ins w:id="413" w:author="Yue Li" w:date="2021-08-31T16:21:00Z">
        <w:r w:rsidR="005D66D7">
          <w:rPr>
            <w:rStyle w:val="src"/>
            <w:rFonts w:ascii="Arial" w:hAnsi="Arial" w:cs="Arial"/>
            <w:color w:val="333333"/>
            <w:szCs w:val="20"/>
          </w:rPr>
          <w:t>an artifact</w:t>
        </w:r>
      </w:ins>
      <w:del w:id="414" w:author="Yue Li" w:date="2021-08-31T16:21:00Z">
        <w:r w:rsidR="00010238" w:rsidRPr="00C64DF1" w:rsidDel="005D66D7">
          <w:rPr>
            <w:rStyle w:val="src"/>
            <w:rFonts w:ascii="Arial" w:hAnsi="Arial" w:cs="Arial"/>
            <w:color w:val="333333"/>
            <w:szCs w:val="20"/>
          </w:rPr>
          <w:delText>observe the whole picture of the cultural relics in detail</w:delText>
        </w:r>
      </w:del>
      <w:r w:rsidR="00010238" w:rsidRPr="00C64DF1">
        <w:rPr>
          <w:rStyle w:val="src"/>
          <w:rFonts w:ascii="Arial" w:hAnsi="Arial" w:cs="Arial"/>
          <w:color w:val="333333"/>
          <w:szCs w:val="20"/>
        </w:rPr>
        <w:t xml:space="preserve">. Users also mentioned that </w:t>
      </w:r>
      <w:del w:id="415" w:author="Yue Li" w:date="2021-08-31T16:25:00Z">
        <w:r w:rsidR="00010238" w:rsidRPr="00C64DF1" w:rsidDel="005D66D7">
          <w:rPr>
            <w:rStyle w:val="src"/>
            <w:rFonts w:ascii="Arial" w:hAnsi="Arial" w:cs="Arial"/>
            <w:color w:val="333333"/>
            <w:szCs w:val="20"/>
          </w:rPr>
          <w:delText xml:space="preserve">turning CubeMuseum </w:delText>
        </w:r>
      </w:del>
      <w:del w:id="416" w:author="Yue Li" w:date="2021-08-31T16:26:00Z">
        <w:r w:rsidR="00010238" w:rsidRPr="00C64DF1" w:rsidDel="005D66D7">
          <w:rPr>
            <w:rStyle w:val="src"/>
            <w:rFonts w:ascii="Arial" w:hAnsi="Arial" w:cs="Arial"/>
            <w:color w:val="333333"/>
            <w:szCs w:val="20"/>
          </w:rPr>
          <w:delText>is more flexible and convenient</w:delText>
        </w:r>
      </w:del>
      <w:ins w:id="417" w:author="Yue Li" w:date="2021-08-31T16:26:00Z">
        <w:r w:rsidR="005D66D7">
          <w:rPr>
            <w:rStyle w:val="src"/>
            <w:rFonts w:ascii="Arial" w:hAnsi="Arial" w:cs="Arial"/>
            <w:color w:val="333333"/>
            <w:szCs w:val="20"/>
          </w:rPr>
          <w:t xml:space="preserve"> they have a greater sense of control with</w:t>
        </w:r>
      </w:ins>
      <w:ins w:id="418" w:author="Yue Li" w:date="2021-08-31T16:25:00Z">
        <w:r w:rsidR="005D66D7">
          <w:rPr>
            <w:rStyle w:val="src"/>
            <w:rFonts w:ascii="Arial" w:hAnsi="Arial" w:cs="Arial"/>
            <w:color w:val="333333"/>
            <w:szCs w:val="20"/>
          </w:rPr>
          <w:t xml:space="preserve"> the </w:t>
        </w:r>
        <w:r w:rsidR="005D66D7">
          <w:rPr>
            <w:rStyle w:val="src"/>
            <w:rFonts w:ascii="Arial" w:hAnsi="Arial" w:cs="Arial"/>
            <w:color w:val="333333"/>
            <w:szCs w:val="20"/>
          </w:rPr>
          <w:lastRenderedPageBreak/>
          <w:t>CubeMuseum</w:t>
        </w:r>
      </w:ins>
      <w:r w:rsidR="00010238" w:rsidRPr="00C64DF1">
        <w:rPr>
          <w:rStyle w:val="src"/>
          <w:rFonts w:ascii="Arial" w:hAnsi="Arial" w:cs="Arial"/>
          <w:color w:val="333333"/>
          <w:szCs w:val="20"/>
        </w:rPr>
        <w:t xml:space="preserve"> than Postcard. </w:t>
      </w:r>
      <w:del w:id="419" w:author="Yue Li" w:date="2021-08-31T16:27:00Z">
        <w:r w:rsidR="00010238" w:rsidRPr="00C64DF1" w:rsidDel="00F0620B">
          <w:rPr>
            <w:rStyle w:val="src"/>
            <w:rFonts w:ascii="Arial" w:hAnsi="Arial" w:cs="Arial"/>
            <w:color w:val="333333"/>
            <w:szCs w:val="20"/>
          </w:rPr>
          <w:delText>It proved that AR arouses learning enthusiasm and promotes concentration.</w:delText>
        </w:r>
      </w:del>
      <w:ins w:id="420" w:author="Yue Li" w:date="2021-08-31T16:27:00Z">
        <w:r w:rsidR="00F0620B">
          <w:rPr>
            <w:rStyle w:val="src"/>
            <w:rFonts w:ascii="Arial" w:hAnsi="Arial" w:cs="Arial"/>
            <w:color w:val="333333"/>
            <w:szCs w:val="20"/>
          </w:rPr>
          <w:t>This has contributed to their engagement with cultural artifacts.</w:t>
        </w:r>
      </w:ins>
    </w:p>
    <w:p w14:paraId="1C496C3E" w14:textId="77777777"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Evaluation of the Interaction Interface</w:t>
      </w:r>
    </w:p>
    <w:p w14:paraId="47CA43BD" w14:textId="77777777" w:rsidR="00010238" w:rsidRPr="00C64DF1" w:rsidRDefault="00010238" w:rsidP="00010238">
      <w:pPr>
        <w:widowControl/>
        <w:rPr>
          <w:rStyle w:val="translated-span"/>
          <w:rFonts w:ascii="Arial" w:hAnsi="Arial" w:cs="Arial"/>
          <w:color w:val="333333"/>
          <w:szCs w:val="20"/>
        </w:rPr>
      </w:pPr>
      <w:r w:rsidRPr="00C64DF1">
        <w:rPr>
          <w:rStyle w:val="src"/>
          <w:rFonts w:ascii="Arial" w:hAnsi="Arial" w:cs="Arial"/>
          <w:color w:val="333333"/>
          <w:szCs w:val="20"/>
        </w:rPr>
        <w:t>Each of the interfaces has some strength in learning. We evaluate the interactive interface in four factors grouped on insights from the user operation and interview.</w:t>
      </w:r>
    </w:p>
    <w:p w14:paraId="359592DC"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Tangible Manipulation</w:t>
      </w:r>
    </w:p>
    <w:p w14:paraId="462FDCA9"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Under the two conditions on Postcard and the CubeMuseum, we provided two options to rotate. We observed that over half of the participants preferred rotating on the physical interface rather than using finger gestures on a virtual screen, indicating participants were effectively moving to a more direct interaction style.</w:t>
      </w:r>
    </w:p>
    <w:p w14:paraId="353117F6"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Efficiency</w:t>
      </w:r>
    </w:p>
    <w:p w14:paraId="377106AB"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 xml:space="preserve">The complexity of the operations also affects the learning time. The statistics of the observation also indicated that most participants spent less time on Leaflet than other learning. Like participant 9 mentioned: "I can focus on learning by Leaflet since taking all of the artifact information at a glance." That indicated some people are more emphasis on efficiency. </w:t>
      </w:r>
    </w:p>
    <w:p w14:paraId="0619A0D9" w14:textId="77777777" w:rsidR="00010238" w:rsidRPr="00C64DF1" w:rsidRDefault="00010238" w:rsidP="00010238">
      <w:pPr>
        <w:widowControl/>
        <w:spacing w:beforeLines="50" w:before="156"/>
        <w:rPr>
          <w:rStyle w:val="src"/>
          <w:rFonts w:ascii="Arial" w:hAnsi="Arial" w:cs="Arial"/>
          <w:color w:val="333333"/>
          <w:szCs w:val="20"/>
        </w:rPr>
      </w:pPr>
      <w:r w:rsidRPr="00C64DF1">
        <w:rPr>
          <w:rStyle w:val="src"/>
          <w:rFonts w:ascii="Arial" w:hAnsi="Arial" w:cs="Arial"/>
          <w:color w:val="333333"/>
          <w:szCs w:val="20"/>
        </w:rPr>
        <w:t>This finding seems to point to reading style. People received all information on paper reading as it showed on Leaflet, which enhances information memory in text, whereas in Postcard AR and CubeMuseum AR, they need some extra operations to switch the view frequently, and they are more dependent on spatial memory. The too-high degree of tangible will increase the time of learning but too low tangible result in boring for user.</w:t>
      </w:r>
    </w:p>
    <w:p w14:paraId="203C4654"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Spatial Presence</w:t>
      </w:r>
    </w:p>
    <w:p w14:paraId="4362BF69"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When asked "which interaction interface leaves the most concrete mental graphics of the artifact," most of the participants ranked the CubeMuseum the highest, although it was not the only condition that had the 3D model in the AR system in the study. The virtual 3D models present more physical features of the artifacts, such as color and texture, which led to more vital mental images and lasting impressions. And compare with the Postcard, participants confirmed that the CubeMuseum enhances the immersive when they watch the 3D graphics since it can disable the text information.</w:t>
      </w:r>
    </w:p>
    <w:p w14:paraId="3E55F024"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Preference</w:t>
      </w:r>
    </w:p>
    <w:p w14:paraId="01EA7C7C"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After the interview, we count the number of users who like CubeMuseum and Postcard as are similar and more than Leaflet. Both CubeMuseum and Postcard interaction can stimulate user interest in artifacts because they fare better at the perception attributed to the 3D model, especially on size and feature. The descriptive statistics results in AIT also support this point. However, a few of the inspectorate prefer Leaflet since paper reading is more acceptable than new ways. They insisted the AR interaction is complex and classic way is easier to be acceptable. Interestingly, we found all of them are business students by asking, and we will discuss it more in the limitation section.</w:t>
      </w:r>
    </w:p>
    <w:p w14:paraId="1BB647A3" w14:textId="77777777" w:rsidR="00010238" w:rsidRPr="00C64DF1" w:rsidRDefault="00010238" w:rsidP="00010238">
      <w:pPr>
        <w:widowControl/>
        <w:rPr>
          <w:rStyle w:val="src"/>
          <w:rFonts w:ascii="Arial" w:hAnsi="Arial" w:cs="Arial"/>
          <w:color w:val="333333"/>
          <w:szCs w:val="20"/>
        </w:rPr>
      </w:pPr>
    </w:p>
    <w:p w14:paraId="3AE70099" w14:textId="77777777"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Museum Gifting</w:t>
      </w:r>
    </w:p>
    <w:p w14:paraId="4B0EC9E5"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lastRenderedPageBreak/>
        <w:t>We also asked some questions about choosing museum gifting in interview, which contribute a lot to our study.</w:t>
      </w:r>
    </w:p>
    <w:p w14:paraId="116427A4"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Target Group</w:t>
      </w:r>
    </w:p>
    <w:p w14:paraId="4A518310"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 xml:space="preserve">As an innovative product, CubeMuseum is easily accepted by young people. In the interview, some users point out that they are more willing to choose CubeMuseum as a gift for children. On the contrary, older people are less interested the new things, so users are more willing to choose Postcard or Leaflet as souvenirs for the elder, and due to the universality, it is also easier to be accepted by more people. </w:t>
      </w:r>
    </w:p>
    <w:p w14:paraId="341DD767"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Value</w:t>
      </w:r>
    </w:p>
    <w:p w14:paraId="77DD550B"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People also consider the performance ratio when they purchase things. Some people also consider this point. Based on the assumption of already owned a CubeMuseum, almost all participants are willing to collect the extra cards. Since the price of the extra cards is not very high, it will positively increase the probability of purchasing CubeMuseum.</w:t>
      </w:r>
    </w:p>
    <w:p w14:paraId="011483E8"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Design</w:t>
      </w:r>
    </w:p>
    <w:p w14:paraId="0B1506F8"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Throughout the interview, we found that the design is the crucial factor that is most frequently to involved. 3D graphics and the novel tangible interaction with AR are the keys for participants to choose CubeMuseum. Although Postcard also provides 3D experience with simple operation, some participants point out that some limitations existed on the design. Due to Postcard provide users more text information on the actual 2D picture, the zoom in the function of the 3D model may block the text that affects reading, and they also insisted the Postcard should not have too much text. For Leaflet, some people think it is inconvenient to flip it, and it is too ordinarily.</w:t>
      </w:r>
    </w:p>
    <w:p w14:paraId="40B9079A"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Material</w:t>
      </w:r>
    </w:p>
    <w:p w14:paraId="15656412"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 xml:space="preserve">Some of the participants focus on the material of the hybrid gifts. They indicated that the wooden cube is too heavy, which may affect the tangible interaction. And for the choosing of the paper should avoid reflective paper to ensure the information can be read in a comfortable environment. </w:t>
      </w:r>
    </w:p>
    <w:p w14:paraId="6DBCBC7C"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Implications for Design</w:t>
      </w:r>
    </w:p>
    <w:p w14:paraId="7C97D8DB"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From the findings of this study and own experience, we see several implications for the design of interactive tangibles for museum gifting such as CubeMuseum, and summarized four guidelines.</w:t>
      </w:r>
    </w:p>
    <w:p w14:paraId="6867347B"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Perceive the size</w:t>
      </w:r>
    </w:p>
    <w:p w14:paraId="5A553450"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Throughout our study, we found the learning of the artifact size has no significant between three conditions, which are not quite our expectation. When participants checked the size on 3D models, they cannot perceive the actual size easily since the virtual artifact has a similar initial size displayed on the screen. And we concluded that adding a virtual object as a reference may improve the experience.</w:t>
      </w:r>
    </w:p>
    <w:p w14:paraId="11C4D4E8"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Adaptable</w:t>
      </w:r>
    </w:p>
    <w:p w14:paraId="472874B7"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 xml:space="preserve">AR as a novel interactive technology provided an immerse experience so that it is popular in youth groups, but it is not suitable for the elder since they are not very open to accepting </w:t>
      </w:r>
      <w:r w:rsidRPr="00C64DF1">
        <w:rPr>
          <w:rStyle w:val="src"/>
          <w:rFonts w:ascii="Arial" w:hAnsi="Arial" w:cs="Arial"/>
          <w:color w:val="333333"/>
          <w:szCs w:val="20"/>
        </w:rPr>
        <w:lastRenderedPageBreak/>
        <w:t>new things. So we can add extra paper reading information on the back of the card to link the traditional and new ways.</w:t>
      </w:r>
    </w:p>
    <w:p w14:paraId="76125F4D"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Customized</w:t>
      </w:r>
    </w:p>
    <w:p w14:paraId="39DF1079"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Some participants pointed out that the strength of the paper materials is to markdown or highlight things. This function also should be extended and implemented in digital reading on mobile.</w:t>
      </w:r>
    </w:p>
    <w:p w14:paraId="3D87C368" w14:textId="77777777" w:rsidR="00010238" w:rsidRPr="00C64DF1" w:rsidRDefault="00010238" w:rsidP="00010238">
      <w:pPr>
        <w:widowControl/>
        <w:spacing w:line="360" w:lineRule="auto"/>
        <w:contextualSpacing/>
        <w:rPr>
          <w:rStyle w:val="translated-span"/>
          <w:rFonts w:ascii="Arial" w:hAnsi="Arial" w:cs="Arial"/>
          <w:b/>
          <w:i/>
          <w:szCs w:val="24"/>
        </w:rPr>
      </w:pPr>
      <w:r w:rsidRPr="00C64DF1">
        <w:rPr>
          <w:rStyle w:val="translated-span"/>
          <w:rFonts w:ascii="Arial" w:hAnsi="Arial" w:cs="Arial"/>
          <w:b/>
          <w:i/>
          <w:szCs w:val="24"/>
        </w:rPr>
        <w:t>Expansibility</w:t>
      </w:r>
    </w:p>
    <w:p w14:paraId="1C603145" w14:textId="77777777" w:rsidR="00010238" w:rsidRPr="00C64DF1" w:rsidRDefault="00010238" w:rsidP="00010238">
      <w:pPr>
        <w:widowControl/>
        <w:rPr>
          <w:rStyle w:val="src"/>
          <w:rFonts w:ascii="Arial" w:hAnsi="Arial" w:cs="Arial"/>
          <w:color w:val="333333"/>
          <w:szCs w:val="20"/>
        </w:rPr>
      </w:pPr>
      <w:r w:rsidRPr="00C64DF1">
        <w:rPr>
          <w:rStyle w:val="src"/>
          <w:rFonts w:ascii="Arial" w:hAnsi="Arial" w:cs="Arial"/>
          <w:color w:val="333333"/>
          <w:szCs w:val="20"/>
        </w:rPr>
        <w:t>When asked "If willingly to buy the extra expanded card for CubeMuseum," most participants expressed the CubeMuseum very high purchase Intention to collect cards that indicated the collection mechanism could promote in it.</w:t>
      </w:r>
    </w:p>
    <w:p w14:paraId="314ED84B" w14:textId="77777777" w:rsidR="00010238" w:rsidRPr="00C64DF1" w:rsidRDefault="00010238" w:rsidP="00010238">
      <w:pPr>
        <w:widowControl/>
        <w:rPr>
          <w:rStyle w:val="src"/>
          <w:rFonts w:ascii="Arial" w:hAnsi="Arial" w:cs="Arial"/>
          <w:color w:val="333333"/>
          <w:szCs w:val="20"/>
        </w:rPr>
      </w:pPr>
    </w:p>
    <w:p w14:paraId="38CC7FE0" w14:textId="77777777" w:rsidR="00010238" w:rsidRPr="00C64DF1" w:rsidRDefault="00010238" w:rsidP="00010238">
      <w:pPr>
        <w:widowControl/>
        <w:spacing w:line="480" w:lineRule="auto"/>
        <w:contextualSpacing/>
        <w:rPr>
          <w:rStyle w:val="translated-span"/>
          <w:rFonts w:ascii="Arial" w:hAnsi="Arial" w:cs="Arial"/>
          <w:b/>
          <w:sz w:val="24"/>
          <w:szCs w:val="24"/>
        </w:rPr>
      </w:pPr>
      <w:r w:rsidRPr="00C64DF1">
        <w:rPr>
          <w:rStyle w:val="translated-span"/>
          <w:rFonts w:ascii="Arial" w:hAnsi="Arial" w:cs="Arial"/>
          <w:b/>
          <w:sz w:val="24"/>
          <w:szCs w:val="24"/>
        </w:rPr>
        <w:t>Limitations and Future Work</w:t>
      </w:r>
    </w:p>
    <w:p w14:paraId="2F5404A9" w14:textId="77777777" w:rsidR="005121E0" w:rsidRDefault="00010238" w:rsidP="00222B61">
      <w:pPr>
        <w:widowControl/>
        <w:rPr>
          <w:ins w:id="421" w:author="Yue Li" w:date="2021-08-31T17:03:00Z"/>
          <w:rStyle w:val="src"/>
          <w:rFonts w:ascii="Arial" w:hAnsi="Arial" w:cs="Arial"/>
          <w:color w:val="333333"/>
          <w:szCs w:val="20"/>
        </w:rPr>
      </w:pPr>
      <w:del w:id="422" w:author="Yue Li" w:date="2021-08-31T17:03:00Z">
        <w:r w:rsidRPr="00C64DF1" w:rsidDel="005121E0">
          <w:rPr>
            <w:rStyle w:val="src"/>
            <w:rFonts w:ascii="Arial" w:hAnsi="Arial" w:cs="Arial"/>
            <w:color w:val="333333"/>
            <w:szCs w:val="20"/>
          </w:rPr>
          <w:delText xml:space="preserve">We found that most of the users finished their interaction shortly since we set three minutes as notice time during our participant evaluation. Remind the time may give a psychological hint for users. Even we have been told user the time just for reminding rather than we think it will affect the user learning outcome. It may affect the learning outcome. Future work should set two experimental one is timed one is unlimited to explore. Furthermore, the sample size and composition of our participants need to be considered when interpreting our findings. Interestingly, we found that distinct differences among the majors may influence the result, science students are more inclined to choose CubeMuseum or Postcard, and all business students choose Leaflet in preference question. However, with only six business students as participants, our study results have a high subject bias that we should consider. Furthermore, the difference with educational learning, Museum learning can be regarded as an osmosis process. It could be better to measure the learning outcome in a long-term way in further research. </w:delText>
        </w:r>
      </w:del>
    </w:p>
    <w:p w14:paraId="18528AEC" w14:textId="453A1E06" w:rsidR="00010238" w:rsidRPr="00C64DF1" w:rsidRDefault="00222B61" w:rsidP="00222B61">
      <w:pPr>
        <w:widowControl/>
        <w:rPr>
          <w:rStyle w:val="src"/>
          <w:rFonts w:ascii="Arial" w:hAnsi="Arial" w:cs="Arial"/>
          <w:color w:val="333333"/>
          <w:szCs w:val="20"/>
        </w:rPr>
      </w:pPr>
      <w:ins w:id="423" w:author="Yue Li" w:date="2021-08-31T16:34:00Z">
        <w:r w:rsidRPr="00222B61">
          <w:rPr>
            <w:rStyle w:val="src"/>
            <w:rFonts w:ascii="Arial" w:hAnsi="Arial" w:cs="Arial"/>
            <w:color w:val="333333"/>
            <w:szCs w:val="20"/>
          </w:rPr>
          <w:t>We foun</w:t>
        </w:r>
        <w:r>
          <w:rPr>
            <w:rStyle w:val="src"/>
            <w:rFonts w:ascii="Arial" w:hAnsi="Arial" w:cs="Arial"/>
            <w:color w:val="333333"/>
            <w:szCs w:val="20"/>
          </w:rPr>
          <w:t xml:space="preserve">d that most users stopped </w:t>
        </w:r>
      </w:ins>
      <w:ins w:id="424" w:author="Yue Li" w:date="2021-08-31T16:35:00Z">
        <w:r>
          <w:rPr>
            <w:rStyle w:val="src"/>
            <w:rFonts w:ascii="Arial" w:hAnsi="Arial" w:cs="Arial"/>
            <w:color w:val="333333"/>
            <w:szCs w:val="20"/>
          </w:rPr>
          <w:t xml:space="preserve">their experience </w:t>
        </w:r>
      </w:ins>
      <w:ins w:id="425" w:author="Yue Li" w:date="2021-08-31T16:34:00Z">
        <w:r w:rsidRPr="00222B61">
          <w:rPr>
            <w:rStyle w:val="src"/>
            <w:rFonts w:ascii="Arial" w:hAnsi="Arial" w:cs="Arial"/>
            <w:color w:val="333333"/>
            <w:szCs w:val="20"/>
          </w:rPr>
          <w:t xml:space="preserve">when they received the three-minute </w:t>
        </w:r>
      </w:ins>
      <w:ins w:id="426" w:author="Yue Li" w:date="2021-08-31T16:35:00Z">
        <w:r>
          <w:rPr>
            <w:rStyle w:val="src"/>
            <w:rFonts w:ascii="Arial" w:hAnsi="Arial" w:cs="Arial"/>
            <w:color w:val="333333"/>
            <w:szCs w:val="20"/>
          </w:rPr>
          <w:t>reminder</w:t>
        </w:r>
      </w:ins>
      <w:ins w:id="427" w:author="Yue Li" w:date="2021-08-31T16:34:00Z">
        <w:r w:rsidRPr="00222B61">
          <w:rPr>
            <w:rStyle w:val="src"/>
            <w:rFonts w:ascii="Arial" w:hAnsi="Arial" w:cs="Arial"/>
            <w:color w:val="333333"/>
            <w:szCs w:val="20"/>
          </w:rPr>
          <w:t xml:space="preserve">. </w:t>
        </w:r>
      </w:ins>
      <w:ins w:id="428" w:author="Yue Li" w:date="2021-08-31T16:35:00Z">
        <w:r>
          <w:rPr>
            <w:rStyle w:val="src"/>
            <w:rFonts w:ascii="Arial" w:hAnsi="Arial" w:cs="Arial"/>
            <w:color w:val="333333"/>
            <w:szCs w:val="20"/>
          </w:rPr>
          <w:t>With an</w:t>
        </w:r>
      </w:ins>
      <w:ins w:id="429" w:author="Yue Li" w:date="2021-08-31T16:34:00Z">
        <w:r w:rsidRPr="00222B61">
          <w:rPr>
            <w:rStyle w:val="src"/>
            <w:rFonts w:ascii="Arial" w:hAnsi="Arial" w:cs="Arial"/>
            <w:color w:val="333333"/>
            <w:szCs w:val="20"/>
          </w:rPr>
          <w:t xml:space="preserve"> experimental design</w:t>
        </w:r>
      </w:ins>
      <w:ins w:id="430" w:author="Yue Li" w:date="2021-08-31T16:35:00Z">
        <w:r>
          <w:rPr>
            <w:rStyle w:val="src"/>
            <w:rFonts w:ascii="Arial" w:hAnsi="Arial" w:cs="Arial"/>
            <w:color w:val="333333"/>
            <w:szCs w:val="20"/>
          </w:rPr>
          <w:t xml:space="preserve">, the </w:t>
        </w:r>
      </w:ins>
      <w:ins w:id="431" w:author="Yue Li" w:date="2021-08-31T16:36:00Z">
        <w:r>
          <w:rPr>
            <w:rStyle w:val="src"/>
            <w:rFonts w:ascii="Arial" w:hAnsi="Arial" w:cs="Arial"/>
            <w:color w:val="333333"/>
            <w:szCs w:val="20"/>
          </w:rPr>
          <w:t xml:space="preserve">reminder </w:t>
        </w:r>
      </w:ins>
      <w:ins w:id="432" w:author="Yue Li" w:date="2021-08-31T16:35:00Z">
        <w:r>
          <w:rPr>
            <w:rStyle w:val="src"/>
            <w:rFonts w:ascii="Arial" w:hAnsi="Arial" w:cs="Arial"/>
            <w:color w:val="333333"/>
            <w:szCs w:val="20"/>
          </w:rPr>
          <w:t xml:space="preserve">of </w:t>
        </w:r>
      </w:ins>
      <w:ins w:id="433" w:author="Yue Li" w:date="2021-08-31T16:36:00Z">
        <w:r>
          <w:rPr>
            <w:rStyle w:val="src"/>
            <w:rFonts w:ascii="Arial" w:hAnsi="Arial" w:cs="Arial"/>
            <w:color w:val="333333"/>
            <w:szCs w:val="20"/>
          </w:rPr>
          <w:t>time</w:t>
        </w:r>
      </w:ins>
      <w:ins w:id="434" w:author="Yue Li" w:date="2021-08-31T16:34:00Z">
        <w:r w:rsidRPr="00222B61">
          <w:rPr>
            <w:rStyle w:val="src"/>
            <w:rFonts w:ascii="Arial" w:hAnsi="Arial" w:cs="Arial"/>
            <w:color w:val="333333"/>
            <w:szCs w:val="20"/>
          </w:rPr>
          <w:t xml:space="preserve"> </w:t>
        </w:r>
      </w:ins>
      <w:ins w:id="435" w:author="Yue Li" w:date="2021-08-31T16:36:00Z">
        <w:r>
          <w:rPr>
            <w:rStyle w:val="src"/>
            <w:rFonts w:ascii="Arial" w:hAnsi="Arial" w:cs="Arial"/>
            <w:color w:val="333333"/>
            <w:szCs w:val="20"/>
          </w:rPr>
          <w:t xml:space="preserve">could have </w:t>
        </w:r>
      </w:ins>
      <w:ins w:id="436" w:author="Yue Li" w:date="2021-08-31T16:34:00Z">
        <w:r w:rsidRPr="00222B61">
          <w:rPr>
            <w:rStyle w:val="src"/>
            <w:rFonts w:ascii="Arial" w:hAnsi="Arial" w:cs="Arial"/>
            <w:color w:val="333333"/>
            <w:szCs w:val="20"/>
          </w:rPr>
          <w:t>give</w:t>
        </w:r>
      </w:ins>
      <w:ins w:id="437" w:author="Yue Li" w:date="2021-08-31T16:36:00Z">
        <w:r>
          <w:rPr>
            <w:rStyle w:val="src"/>
            <w:rFonts w:ascii="Arial" w:hAnsi="Arial" w:cs="Arial"/>
            <w:color w:val="333333"/>
            <w:szCs w:val="20"/>
          </w:rPr>
          <w:t>n</w:t>
        </w:r>
      </w:ins>
      <w:ins w:id="438" w:author="Yue Li" w:date="2021-08-31T16:34:00Z">
        <w:r w:rsidRPr="00222B61">
          <w:rPr>
            <w:rStyle w:val="src"/>
            <w:rFonts w:ascii="Arial" w:hAnsi="Arial" w:cs="Arial"/>
            <w:color w:val="333333"/>
            <w:szCs w:val="20"/>
          </w:rPr>
          <w:t xml:space="preserve"> user</w:t>
        </w:r>
      </w:ins>
      <w:ins w:id="439" w:author="Yue Li" w:date="2021-08-31T16:36:00Z">
        <w:r>
          <w:rPr>
            <w:rStyle w:val="src"/>
            <w:rFonts w:ascii="Arial" w:hAnsi="Arial" w:cs="Arial"/>
            <w:color w:val="333333"/>
            <w:szCs w:val="20"/>
          </w:rPr>
          <w:t>s the</w:t>
        </w:r>
      </w:ins>
      <w:ins w:id="440" w:author="Yue Li" w:date="2021-08-31T16:34:00Z">
        <w:r w:rsidRPr="00222B61">
          <w:rPr>
            <w:rStyle w:val="src"/>
            <w:rFonts w:ascii="Arial" w:hAnsi="Arial" w:cs="Arial"/>
            <w:color w:val="333333"/>
            <w:szCs w:val="20"/>
          </w:rPr>
          <w:t xml:space="preserve"> psychological hint</w:t>
        </w:r>
      </w:ins>
      <w:ins w:id="441" w:author="Yue Li" w:date="2021-08-31T16:36:00Z">
        <w:r>
          <w:rPr>
            <w:rStyle w:val="src"/>
            <w:rFonts w:ascii="Arial" w:hAnsi="Arial" w:cs="Arial"/>
            <w:color w:val="333333"/>
            <w:szCs w:val="20"/>
          </w:rPr>
          <w:t xml:space="preserve"> that they need to stop. As </w:t>
        </w:r>
      </w:ins>
      <w:ins w:id="442" w:author="Yue Li" w:date="2021-08-31T16:37:00Z">
        <w:r>
          <w:rPr>
            <w:rStyle w:val="src"/>
            <w:rFonts w:ascii="Arial" w:hAnsi="Arial" w:cs="Arial"/>
            <w:color w:val="333333"/>
            <w:szCs w:val="20"/>
          </w:rPr>
          <w:t>a result</w:t>
        </w:r>
      </w:ins>
      <w:ins w:id="443" w:author="Yue Li" w:date="2021-08-31T16:36:00Z">
        <w:r>
          <w:rPr>
            <w:rStyle w:val="src"/>
            <w:rFonts w:ascii="Arial" w:hAnsi="Arial" w:cs="Arial"/>
            <w:color w:val="333333"/>
            <w:szCs w:val="20"/>
          </w:rPr>
          <w:t>,</w:t>
        </w:r>
      </w:ins>
      <w:ins w:id="444" w:author="Yue Li" w:date="2021-08-31T16:34:00Z">
        <w:r w:rsidRPr="00222B61">
          <w:rPr>
            <w:rStyle w:val="src"/>
            <w:rFonts w:ascii="Arial" w:hAnsi="Arial" w:cs="Arial"/>
            <w:color w:val="333333"/>
            <w:szCs w:val="20"/>
          </w:rPr>
          <w:t xml:space="preserve"> user </w:t>
        </w:r>
      </w:ins>
      <w:ins w:id="445" w:author="Yue Li" w:date="2021-08-31T16:37:00Z">
        <w:r>
          <w:rPr>
            <w:rStyle w:val="src"/>
            <w:rFonts w:ascii="Arial" w:hAnsi="Arial" w:cs="Arial"/>
            <w:color w:val="333333"/>
            <w:szCs w:val="20"/>
          </w:rPr>
          <w:t>took</w:t>
        </w:r>
      </w:ins>
      <w:ins w:id="446" w:author="Yue Li" w:date="2021-08-31T16:34:00Z">
        <w:r>
          <w:rPr>
            <w:rStyle w:val="src"/>
            <w:rFonts w:ascii="Arial" w:hAnsi="Arial" w:cs="Arial"/>
            <w:color w:val="333333"/>
            <w:szCs w:val="20"/>
          </w:rPr>
          <w:t xml:space="preserve"> the AIT post</w:t>
        </w:r>
        <w:r w:rsidRPr="00222B61">
          <w:rPr>
            <w:rStyle w:val="src"/>
            <w:rFonts w:ascii="Arial" w:hAnsi="Arial" w:cs="Arial"/>
            <w:color w:val="333333"/>
            <w:szCs w:val="20"/>
          </w:rPr>
          <w:t xml:space="preserve">test before completing all the learning, which </w:t>
        </w:r>
      </w:ins>
      <w:ins w:id="447" w:author="Yue Li" w:date="2021-08-31T16:37:00Z">
        <w:r>
          <w:rPr>
            <w:rStyle w:val="src"/>
            <w:rFonts w:ascii="Arial" w:hAnsi="Arial" w:cs="Arial"/>
            <w:color w:val="333333"/>
            <w:szCs w:val="20"/>
          </w:rPr>
          <w:t>could have</w:t>
        </w:r>
      </w:ins>
      <w:ins w:id="448" w:author="Yue Li" w:date="2021-08-31T16:34:00Z">
        <w:r w:rsidRPr="00222B61">
          <w:rPr>
            <w:rStyle w:val="src"/>
            <w:rFonts w:ascii="Arial" w:hAnsi="Arial" w:cs="Arial"/>
            <w:color w:val="333333"/>
            <w:szCs w:val="20"/>
          </w:rPr>
          <w:t xml:space="preserve"> affect</w:t>
        </w:r>
      </w:ins>
      <w:ins w:id="449" w:author="Yue Li" w:date="2021-08-31T16:37:00Z">
        <w:r>
          <w:rPr>
            <w:rStyle w:val="src"/>
            <w:rFonts w:ascii="Arial" w:hAnsi="Arial" w:cs="Arial"/>
            <w:color w:val="333333"/>
            <w:szCs w:val="20"/>
          </w:rPr>
          <w:t>ed</w:t>
        </w:r>
      </w:ins>
      <w:ins w:id="450" w:author="Yue Li" w:date="2021-08-31T16:34:00Z">
        <w:r w:rsidRPr="00222B61">
          <w:rPr>
            <w:rStyle w:val="src"/>
            <w:rFonts w:ascii="Arial" w:hAnsi="Arial" w:cs="Arial"/>
            <w:color w:val="333333"/>
            <w:szCs w:val="20"/>
          </w:rPr>
          <w:t xml:space="preserve"> the learning </w:t>
        </w:r>
      </w:ins>
      <w:ins w:id="451" w:author="Yue Li" w:date="2021-08-31T16:37:00Z">
        <w:r>
          <w:rPr>
            <w:rStyle w:val="src"/>
            <w:rFonts w:ascii="Arial" w:hAnsi="Arial" w:cs="Arial"/>
            <w:color w:val="333333"/>
            <w:szCs w:val="20"/>
          </w:rPr>
          <w:t>outcome</w:t>
        </w:r>
      </w:ins>
      <w:ins w:id="452" w:author="Yue Li" w:date="2021-08-31T16:34:00Z">
        <w:r w:rsidRPr="00222B61">
          <w:rPr>
            <w:rStyle w:val="src"/>
            <w:rFonts w:ascii="Arial" w:hAnsi="Arial" w:cs="Arial"/>
            <w:color w:val="333333"/>
            <w:szCs w:val="20"/>
          </w:rPr>
          <w:t xml:space="preserve"> to a certain extent. </w:t>
        </w:r>
      </w:ins>
      <w:ins w:id="453" w:author="Yue Li" w:date="2021-08-31T16:38:00Z">
        <w:r>
          <w:rPr>
            <w:rStyle w:val="src"/>
            <w:rFonts w:ascii="Arial" w:hAnsi="Arial" w:cs="Arial"/>
            <w:color w:val="333333"/>
            <w:szCs w:val="20"/>
          </w:rPr>
          <w:t>Despite the intervention, the learning outcome has significan</w:t>
        </w:r>
      </w:ins>
      <w:ins w:id="454" w:author="Yue Li" w:date="2021-08-31T16:39:00Z">
        <w:r>
          <w:rPr>
            <w:rStyle w:val="src"/>
            <w:rFonts w:ascii="Arial" w:hAnsi="Arial" w:cs="Arial"/>
            <w:color w:val="333333"/>
            <w:szCs w:val="20"/>
          </w:rPr>
          <w:t xml:space="preserve">tly increased as compared to the pretest results. </w:t>
        </w:r>
      </w:ins>
      <w:ins w:id="455" w:author="Yue Li" w:date="2021-08-31T16:34:00Z">
        <w:r w:rsidRPr="00222B61">
          <w:rPr>
            <w:rStyle w:val="src"/>
            <w:rFonts w:ascii="Arial" w:hAnsi="Arial" w:cs="Arial"/>
            <w:color w:val="333333"/>
            <w:szCs w:val="20"/>
          </w:rPr>
          <w:t xml:space="preserve">Future work </w:t>
        </w:r>
      </w:ins>
      <w:ins w:id="456" w:author="Yue Li" w:date="2021-08-31T16:38:00Z">
        <w:r>
          <w:rPr>
            <w:rStyle w:val="src"/>
            <w:rFonts w:ascii="Arial" w:hAnsi="Arial" w:cs="Arial"/>
            <w:color w:val="333333"/>
            <w:szCs w:val="20"/>
          </w:rPr>
          <w:t>could consider</w:t>
        </w:r>
      </w:ins>
      <w:ins w:id="457" w:author="Yue Li" w:date="2021-08-31T16:34:00Z">
        <w:r w:rsidRPr="00222B61">
          <w:rPr>
            <w:rStyle w:val="src"/>
            <w:rFonts w:ascii="Arial" w:hAnsi="Arial" w:cs="Arial"/>
            <w:color w:val="333333"/>
            <w:szCs w:val="20"/>
          </w:rPr>
          <w:t xml:space="preserve"> set</w:t>
        </w:r>
      </w:ins>
      <w:ins w:id="458" w:author="Yue Li" w:date="2021-08-31T16:38:00Z">
        <w:r>
          <w:rPr>
            <w:rStyle w:val="src"/>
            <w:rFonts w:ascii="Arial" w:hAnsi="Arial" w:cs="Arial"/>
            <w:color w:val="333333"/>
            <w:szCs w:val="20"/>
          </w:rPr>
          <w:t>ting</w:t>
        </w:r>
      </w:ins>
      <w:ins w:id="459" w:author="Yue Li" w:date="2021-08-31T16:34:00Z">
        <w:r w:rsidRPr="00222B61">
          <w:rPr>
            <w:rStyle w:val="src"/>
            <w:rFonts w:ascii="Arial" w:hAnsi="Arial" w:cs="Arial"/>
            <w:color w:val="333333"/>
            <w:szCs w:val="20"/>
          </w:rPr>
          <w:t xml:space="preserve"> up two </w:t>
        </w:r>
      </w:ins>
      <w:ins w:id="460" w:author="Yue Li" w:date="2021-08-31T16:38:00Z">
        <w:r>
          <w:rPr>
            <w:rStyle w:val="src"/>
            <w:rFonts w:ascii="Arial" w:hAnsi="Arial" w:cs="Arial"/>
            <w:color w:val="333333"/>
            <w:szCs w:val="20"/>
          </w:rPr>
          <w:t xml:space="preserve">groups to see if unlimited time could </w:t>
        </w:r>
      </w:ins>
      <w:ins w:id="461" w:author="Yue Li" w:date="2021-08-31T16:39:00Z">
        <w:r>
          <w:rPr>
            <w:rStyle w:val="src"/>
            <w:rFonts w:ascii="Arial" w:hAnsi="Arial" w:cs="Arial"/>
            <w:color w:val="333333"/>
            <w:szCs w:val="20"/>
          </w:rPr>
          <w:t xml:space="preserve">further </w:t>
        </w:r>
      </w:ins>
      <w:ins w:id="462" w:author="Yue Li" w:date="2021-08-31T16:38:00Z">
        <w:r>
          <w:rPr>
            <w:rStyle w:val="src"/>
            <w:rFonts w:ascii="Arial" w:hAnsi="Arial" w:cs="Arial"/>
            <w:color w:val="333333"/>
            <w:szCs w:val="20"/>
          </w:rPr>
          <w:t>increase</w:t>
        </w:r>
      </w:ins>
      <w:ins w:id="463" w:author="Yue Li" w:date="2021-08-31T16:39:00Z">
        <w:r>
          <w:rPr>
            <w:rStyle w:val="src"/>
            <w:rFonts w:ascii="Arial" w:hAnsi="Arial" w:cs="Arial"/>
            <w:color w:val="333333"/>
            <w:szCs w:val="20"/>
          </w:rPr>
          <w:t xml:space="preserve"> the learning outcome</w:t>
        </w:r>
      </w:ins>
      <w:ins w:id="464" w:author="Yue Li" w:date="2021-08-31T17:04:00Z">
        <w:r w:rsidR="0028100A">
          <w:rPr>
            <w:rStyle w:val="src"/>
            <w:rFonts w:ascii="Arial" w:hAnsi="Arial" w:cs="Arial"/>
            <w:color w:val="333333"/>
            <w:szCs w:val="20"/>
          </w:rPr>
          <w:t>, and to what extent</w:t>
        </w:r>
      </w:ins>
      <w:ins w:id="465" w:author="Yue Li" w:date="2021-08-31T16:34:00Z">
        <w:r w:rsidRPr="00222B61">
          <w:rPr>
            <w:rStyle w:val="src"/>
            <w:rFonts w:ascii="Arial" w:hAnsi="Arial" w:cs="Arial"/>
            <w:color w:val="333333"/>
            <w:szCs w:val="20"/>
          </w:rPr>
          <w:t>.</w:t>
        </w:r>
      </w:ins>
      <w:ins w:id="466" w:author="Yue Li" w:date="2021-08-31T16:39:00Z">
        <w:r>
          <w:rPr>
            <w:rStyle w:val="src"/>
            <w:rFonts w:ascii="Arial" w:hAnsi="Arial" w:cs="Arial"/>
            <w:color w:val="333333"/>
            <w:szCs w:val="20"/>
          </w:rPr>
          <w:t xml:space="preserve"> Nevertheless, </w:t>
        </w:r>
      </w:ins>
      <w:ins w:id="467" w:author="Yue Li" w:date="2021-08-31T16:40:00Z">
        <w:r w:rsidRPr="00222B61">
          <w:rPr>
            <w:rStyle w:val="src"/>
            <w:rFonts w:ascii="Arial" w:hAnsi="Arial" w:cs="Arial"/>
            <w:color w:val="333333"/>
            <w:szCs w:val="20"/>
          </w:rPr>
          <w:t xml:space="preserve">unlike learning </w:t>
        </w:r>
        <w:r>
          <w:rPr>
            <w:rStyle w:val="src"/>
            <w:rFonts w:ascii="Arial" w:hAnsi="Arial" w:cs="Arial"/>
            <w:color w:val="333333"/>
            <w:szCs w:val="20"/>
          </w:rPr>
          <w:t xml:space="preserve">in the </w:t>
        </w:r>
        <w:r w:rsidRPr="00222B61">
          <w:rPr>
            <w:rStyle w:val="src"/>
            <w:rFonts w:ascii="Arial" w:hAnsi="Arial" w:cs="Arial"/>
            <w:color w:val="333333"/>
            <w:szCs w:val="20"/>
          </w:rPr>
          <w:t>classroom, learning</w:t>
        </w:r>
        <w:r>
          <w:rPr>
            <w:rStyle w:val="src"/>
            <w:rFonts w:ascii="Arial" w:hAnsi="Arial" w:cs="Arial"/>
            <w:color w:val="333333"/>
            <w:szCs w:val="20"/>
          </w:rPr>
          <w:t xml:space="preserve"> in </w:t>
        </w:r>
        <w:r w:rsidRPr="00222B61">
          <w:rPr>
            <w:rStyle w:val="src"/>
            <w:rFonts w:ascii="Arial" w:hAnsi="Arial" w:cs="Arial"/>
            <w:color w:val="333333"/>
            <w:szCs w:val="20"/>
          </w:rPr>
          <w:t>museum</w:t>
        </w:r>
        <w:r>
          <w:rPr>
            <w:rStyle w:val="src"/>
            <w:rFonts w:ascii="Arial" w:hAnsi="Arial" w:cs="Arial"/>
            <w:color w:val="333333"/>
            <w:szCs w:val="20"/>
          </w:rPr>
          <w:t>s</w:t>
        </w:r>
        <w:r w:rsidRPr="00222B61">
          <w:rPr>
            <w:rStyle w:val="src"/>
            <w:rFonts w:ascii="Arial" w:hAnsi="Arial" w:cs="Arial"/>
            <w:color w:val="333333"/>
            <w:szCs w:val="20"/>
          </w:rPr>
          <w:t xml:space="preserve"> is a long-term</w:t>
        </w:r>
        <w:r>
          <w:rPr>
            <w:rStyle w:val="src"/>
            <w:rFonts w:ascii="Arial" w:hAnsi="Arial" w:cs="Arial"/>
            <w:color w:val="333333"/>
            <w:szCs w:val="20"/>
          </w:rPr>
          <w:t xml:space="preserve"> and informal process, and is largely influenced by the physical</w:t>
        </w:r>
      </w:ins>
      <w:ins w:id="468" w:author="Yue Li" w:date="2021-08-31T16:41:00Z">
        <w:r>
          <w:rPr>
            <w:rStyle w:val="src"/>
            <w:rFonts w:ascii="Arial" w:hAnsi="Arial" w:cs="Arial"/>
            <w:color w:val="333333"/>
            <w:szCs w:val="20"/>
          </w:rPr>
          <w:t xml:space="preserve"> and</w:t>
        </w:r>
      </w:ins>
      <w:ins w:id="469" w:author="Yue Li" w:date="2021-08-31T16:40:00Z">
        <w:r>
          <w:rPr>
            <w:rStyle w:val="src"/>
            <w:rFonts w:ascii="Arial" w:hAnsi="Arial" w:cs="Arial"/>
            <w:color w:val="333333"/>
            <w:szCs w:val="20"/>
          </w:rPr>
          <w:t xml:space="preserve"> sociocultural contexts.</w:t>
        </w:r>
      </w:ins>
      <w:ins w:id="470" w:author="Yue Li" w:date="2021-08-31T16:34:00Z">
        <w:r w:rsidRPr="00222B61">
          <w:rPr>
            <w:rStyle w:val="src"/>
            <w:rFonts w:ascii="Arial" w:hAnsi="Arial" w:cs="Arial"/>
            <w:color w:val="333333"/>
            <w:szCs w:val="20"/>
          </w:rPr>
          <w:t xml:space="preserve"> </w:t>
        </w:r>
      </w:ins>
      <w:ins w:id="471" w:author="Yue Li" w:date="2021-08-31T16:41:00Z">
        <w:r w:rsidRPr="00222B61">
          <w:rPr>
            <w:rStyle w:val="src"/>
            <w:rFonts w:ascii="Arial" w:hAnsi="Arial" w:cs="Arial"/>
            <w:color w:val="333333"/>
            <w:szCs w:val="20"/>
          </w:rPr>
          <w:t xml:space="preserve">Future research </w:t>
        </w:r>
      </w:ins>
      <w:ins w:id="472" w:author="Yue Li" w:date="2021-08-31T17:05:00Z">
        <w:r w:rsidR="002141C9">
          <w:rPr>
            <w:rStyle w:val="src"/>
            <w:rFonts w:ascii="Arial" w:hAnsi="Arial" w:cs="Arial"/>
            <w:color w:val="333333"/>
            <w:szCs w:val="20"/>
          </w:rPr>
          <w:t>may</w:t>
        </w:r>
      </w:ins>
      <w:ins w:id="473" w:author="Yue Li" w:date="2021-08-31T16:41:00Z">
        <w:r w:rsidRPr="00222B61">
          <w:rPr>
            <w:rStyle w:val="src"/>
            <w:rFonts w:ascii="Arial" w:hAnsi="Arial" w:cs="Arial"/>
            <w:color w:val="333333"/>
            <w:szCs w:val="20"/>
          </w:rPr>
          <w:t xml:space="preserve"> explore the impact of </w:t>
        </w:r>
        <w:r>
          <w:rPr>
            <w:rStyle w:val="src"/>
            <w:rFonts w:ascii="Arial" w:hAnsi="Arial" w:cs="Arial"/>
            <w:color w:val="333333"/>
            <w:szCs w:val="20"/>
          </w:rPr>
          <w:t xml:space="preserve">AR on users' long-term learning, and learning within the museum space. </w:t>
        </w:r>
      </w:ins>
      <w:ins w:id="474" w:author="Yue Li" w:date="2021-08-31T17:06:00Z">
        <w:r w:rsidR="002141C9">
          <w:rPr>
            <w:rStyle w:val="src"/>
            <w:rFonts w:ascii="Arial" w:hAnsi="Arial" w:cs="Arial"/>
            <w:color w:val="333333"/>
            <w:szCs w:val="20"/>
          </w:rPr>
          <w:t xml:space="preserve">Some interesting findings were observed but our </w:t>
        </w:r>
      </w:ins>
      <w:ins w:id="475" w:author="Yue Li" w:date="2021-08-31T16:42:00Z">
        <w:r>
          <w:rPr>
            <w:rStyle w:val="src"/>
            <w:rFonts w:ascii="Arial" w:hAnsi="Arial" w:cs="Arial"/>
            <w:color w:val="333333"/>
            <w:szCs w:val="20"/>
          </w:rPr>
          <w:t xml:space="preserve">samples do not allow us to </w:t>
        </w:r>
        <w:r w:rsidRPr="00222B61">
          <w:rPr>
            <w:rStyle w:val="src"/>
            <w:rFonts w:ascii="Arial" w:hAnsi="Arial" w:cs="Arial"/>
            <w:color w:val="333333"/>
            <w:szCs w:val="20"/>
          </w:rPr>
          <w:t>draw general conclusions.</w:t>
        </w:r>
      </w:ins>
      <w:ins w:id="476" w:author="Yue Li" w:date="2021-08-31T16:34:00Z">
        <w:r w:rsidRPr="00222B61">
          <w:rPr>
            <w:rStyle w:val="src"/>
            <w:rFonts w:ascii="Arial" w:hAnsi="Arial" w:cs="Arial"/>
            <w:color w:val="333333"/>
            <w:szCs w:val="20"/>
          </w:rPr>
          <w:t xml:space="preserve"> For example, we found </w:t>
        </w:r>
      </w:ins>
      <w:ins w:id="477" w:author="Yue Li" w:date="2021-08-31T16:43:00Z">
        <w:r>
          <w:rPr>
            <w:rStyle w:val="src"/>
            <w:rFonts w:ascii="Arial" w:hAnsi="Arial" w:cs="Arial"/>
            <w:color w:val="333333"/>
            <w:szCs w:val="20"/>
          </w:rPr>
          <w:t>that</w:t>
        </w:r>
      </w:ins>
      <w:ins w:id="478" w:author="Yue Li" w:date="2021-08-31T16:34:00Z">
        <w:r w:rsidRPr="00222B61">
          <w:rPr>
            <w:rStyle w:val="src"/>
            <w:rFonts w:ascii="Arial" w:hAnsi="Arial" w:cs="Arial"/>
            <w:color w:val="333333"/>
            <w:szCs w:val="20"/>
          </w:rPr>
          <w:t xml:space="preserve"> science students are more inclined to </w:t>
        </w:r>
      </w:ins>
      <w:ins w:id="479" w:author="Yue Li" w:date="2021-08-31T17:07:00Z">
        <w:r w:rsidR="00B96A94">
          <w:rPr>
            <w:rStyle w:val="src"/>
            <w:rFonts w:ascii="Arial" w:hAnsi="Arial" w:cs="Arial"/>
            <w:color w:val="333333"/>
            <w:szCs w:val="20"/>
          </w:rPr>
          <w:t>rank higher on</w:t>
        </w:r>
      </w:ins>
      <w:ins w:id="480" w:author="Yue Li" w:date="2021-08-31T16:34:00Z">
        <w:r w:rsidRPr="00222B61">
          <w:rPr>
            <w:rStyle w:val="src"/>
            <w:rFonts w:ascii="Arial" w:hAnsi="Arial" w:cs="Arial"/>
            <w:color w:val="333333"/>
            <w:szCs w:val="20"/>
          </w:rPr>
          <w:t xml:space="preserve"> CubeMuseum </w:t>
        </w:r>
      </w:ins>
      <w:ins w:id="481" w:author="Yue Li" w:date="2021-08-31T16:43:00Z">
        <w:r>
          <w:rPr>
            <w:rStyle w:val="src"/>
            <w:rFonts w:ascii="Arial" w:hAnsi="Arial" w:cs="Arial"/>
            <w:color w:val="333333"/>
            <w:szCs w:val="20"/>
          </w:rPr>
          <w:t>and</w:t>
        </w:r>
      </w:ins>
      <w:ins w:id="482" w:author="Yue Li" w:date="2021-08-31T16:34:00Z">
        <w:r w:rsidRPr="00222B61">
          <w:rPr>
            <w:rStyle w:val="src"/>
            <w:rFonts w:ascii="Arial" w:hAnsi="Arial" w:cs="Arial"/>
            <w:color w:val="333333"/>
            <w:szCs w:val="20"/>
          </w:rPr>
          <w:t xml:space="preserve"> Postcard, but all</w:t>
        </w:r>
      </w:ins>
      <w:ins w:id="483" w:author="Yue Li" w:date="2021-08-31T16:44:00Z">
        <w:r>
          <w:rPr>
            <w:rStyle w:val="src"/>
            <w:rFonts w:ascii="Arial" w:hAnsi="Arial" w:cs="Arial"/>
            <w:color w:val="333333"/>
            <w:szCs w:val="20"/>
          </w:rPr>
          <w:t xml:space="preserve"> (N = 6)</w:t>
        </w:r>
      </w:ins>
      <w:ins w:id="484" w:author="Yue Li" w:date="2021-08-31T16:34:00Z">
        <w:r w:rsidRPr="00222B61">
          <w:rPr>
            <w:rStyle w:val="src"/>
            <w:rFonts w:ascii="Arial" w:hAnsi="Arial" w:cs="Arial"/>
            <w:color w:val="333333"/>
            <w:szCs w:val="20"/>
          </w:rPr>
          <w:t xml:space="preserve"> business students choose Leaflet </w:t>
        </w:r>
      </w:ins>
      <w:ins w:id="485" w:author="Yue Li" w:date="2021-08-31T16:44:00Z">
        <w:r>
          <w:rPr>
            <w:rStyle w:val="src"/>
            <w:rFonts w:ascii="Arial" w:hAnsi="Arial" w:cs="Arial"/>
            <w:color w:val="333333"/>
            <w:szCs w:val="20"/>
          </w:rPr>
          <w:t>as the one they prefer.</w:t>
        </w:r>
      </w:ins>
      <w:ins w:id="486" w:author="Yue Li" w:date="2021-08-31T16:34:00Z">
        <w:r w:rsidRPr="00222B61">
          <w:rPr>
            <w:rStyle w:val="src"/>
            <w:rFonts w:ascii="Arial" w:hAnsi="Arial" w:cs="Arial"/>
            <w:color w:val="333333"/>
            <w:szCs w:val="20"/>
          </w:rPr>
          <w:t xml:space="preserve"> </w:t>
        </w:r>
      </w:ins>
      <w:ins w:id="487" w:author="Yue Li" w:date="2021-08-31T16:45:00Z">
        <w:r>
          <w:rPr>
            <w:rStyle w:val="src"/>
            <w:rFonts w:ascii="Arial" w:hAnsi="Arial" w:cs="Arial"/>
            <w:color w:val="333333"/>
            <w:szCs w:val="20"/>
          </w:rPr>
          <w:t xml:space="preserve">Participants’ comments in the interview also showed </w:t>
        </w:r>
      </w:ins>
      <w:ins w:id="488" w:author="Yue Li" w:date="2021-08-31T16:46:00Z">
        <w:r>
          <w:rPr>
            <w:rStyle w:val="src"/>
            <w:rFonts w:ascii="Arial" w:hAnsi="Arial" w:cs="Arial"/>
            <w:color w:val="333333"/>
            <w:szCs w:val="20"/>
          </w:rPr>
          <w:t>that they believe AR has specific target users</w:t>
        </w:r>
      </w:ins>
      <w:ins w:id="489" w:author="Yue Li" w:date="2021-08-31T17:02:00Z">
        <w:r w:rsidR="005121E0">
          <w:rPr>
            <w:rStyle w:val="src"/>
            <w:rFonts w:ascii="Arial" w:hAnsi="Arial" w:cs="Arial"/>
            <w:color w:val="333333"/>
            <w:szCs w:val="20"/>
          </w:rPr>
          <w:t>, such as</w:t>
        </w:r>
      </w:ins>
      <w:ins w:id="490" w:author="Yue Li" w:date="2021-08-31T16:47:00Z">
        <w:r>
          <w:rPr>
            <w:rStyle w:val="src"/>
            <w:rFonts w:ascii="Arial" w:hAnsi="Arial" w:cs="Arial"/>
            <w:color w:val="333333"/>
            <w:szCs w:val="20"/>
          </w:rPr>
          <w:t xml:space="preserve"> children and young people</w:t>
        </w:r>
      </w:ins>
      <w:ins w:id="491" w:author="Yue Li" w:date="2021-08-31T17:02:00Z">
        <w:r w:rsidR="005121E0">
          <w:rPr>
            <w:rStyle w:val="src"/>
            <w:rFonts w:ascii="Arial" w:hAnsi="Arial" w:cs="Arial"/>
            <w:color w:val="333333"/>
            <w:szCs w:val="20"/>
          </w:rPr>
          <w:t>.</w:t>
        </w:r>
      </w:ins>
      <w:ins w:id="492" w:author="Yue Li" w:date="2021-08-31T17:04:00Z">
        <w:r w:rsidR="002141C9">
          <w:rPr>
            <w:rStyle w:val="src"/>
            <w:rFonts w:ascii="Arial" w:hAnsi="Arial" w:cs="Arial"/>
            <w:color w:val="333333"/>
            <w:szCs w:val="20"/>
          </w:rPr>
          <w:t xml:space="preserve"> I</w:t>
        </w:r>
      </w:ins>
      <w:ins w:id="493" w:author="Yue Li" w:date="2021-08-31T16:48:00Z">
        <w:r w:rsidR="005121E0">
          <w:rPr>
            <w:rStyle w:val="src"/>
            <w:rFonts w:ascii="Arial" w:hAnsi="Arial" w:cs="Arial"/>
            <w:color w:val="333333"/>
            <w:szCs w:val="20"/>
          </w:rPr>
          <w:t>t is worth investigating</w:t>
        </w:r>
      </w:ins>
      <w:ins w:id="494" w:author="Yue Li" w:date="2021-08-31T17:05:00Z">
        <w:r w:rsidR="002141C9">
          <w:rPr>
            <w:rStyle w:val="src"/>
            <w:rFonts w:ascii="Arial" w:hAnsi="Arial" w:cs="Arial"/>
            <w:color w:val="333333"/>
            <w:szCs w:val="20"/>
          </w:rPr>
          <w:t xml:space="preserve"> in future work</w:t>
        </w:r>
      </w:ins>
      <w:ins w:id="495" w:author="Yue Li" w:date="2021-08-31T16:48:00Z">
        <w:r w:rsidR="005121E0">
          <w:rPr>
            <w:rStyle w:val="src"/>
            <w:rFonts w:ascii="Arial" w:hAnsi="Arial" w:cs="Arial"/>
            <w:color w:val="333333"/>
            <w:szCs w:val="20"/>
          </w:rPr>
          <w:t xml:space="preserve"> </w:t>
        </w:r>
        <w:r>
          <w:rPr>
            <w:rStyle w:val="src"/>
            <w:rFonts w:ascii="Arial" w:hAnsi="Arial" w:cs="Arial"/>
            <w:color w:val="333333"/>
            <w:szCs w:val="20"/>
          </w:rPr>
          <w:t>if such conception is true</w:t>
        </w:r>
      </w:ins>
      <w:ins w:id="496" w:author="Yue Li" w:date="2021-08-31T17:03:00Z">
        <w:r w:rsidR="005121E0">
          <w:rPr>
            <w:rStyle w:val="src"/>
            <w:rFonts w:ascii="Arial" w:hAnsi="Arial" w:cs="Arial"/>
            <w:color w:val="333333"/>
            <w:szCs w:val="20"/>
          </w:rPr>
          <w:t xml:space="preserve"> with empirical studies</w:t>
        </w:r>
      </w:ins>
      <w:ins w:id="497" w:author="Yue Li" w:date="2021-08-31T16:48:00Z">
        <w:r>
          <w:rPr>
            <w:rStyle w:val="src"/>
            <w:rFonts w:ascii="Arial" w:hAnsi="Arial" w:cs="Arial"/>
            <w:color w:val="333333"/>
            <w:szCs w:val="20"/>
          </w:rPr>
          <w:t>.</w:t>
        </w:r>
      </w:ins>
      <w:r w:rsidR="00010238" w:rsidRPr="00C64DF1">
        <w:rPr>
          <w:rStyle w:val="src"/>
          <w:rFonts w:ascii="Arial" w:hAnsi="Arial" w:cs="Arial"/>
          <w:color w:val="333333"/>
          <w:szCs w:val="20"/>
        </w:rPr>
        <w:br w:type="page"/>
      </w:r>
    </w:p>
    <w:p w14:paraId="31A82B58" w14:textId="1D906849" w:rsidR="00010238" w:rsidRPr="00C64DF1" w:rsidDel="00B96A94" w:rsidRDefault="00010238" w:rsidP="00010238">
      <w:pPr>
        <w:rPr>
          <w:del w:id="498" w:author="Yue Li" w:date="2021-08-31T17:07:00Z"/>
          <w:rStyle w:val="src"/>
          <w:rFonts w:ascii="Arial" w:hAnsi="Arial" w:cs="Arial"/>
          <w:color w:val="333333"/>
          <w:szCs w:val="20"/>
        </w:rPr>
      </w:pPr>
      <w:del w:id="499" w:author="Yue Li" w:date="2021-08-31T17:07:00Z">
        <w:r w:rsidRPr="00C64DF1" w:rsidDel="00B96A94">
          <w:rPr>
            <w:rStyle w:val="src"/>
            <w:rFonts w:ascii="Arial" w:hAnsi="Arial" w:cs="Arial"/>
            <w:color w:val="333333"/>
            <w:szCs w:val="20"/>
          </w:rPr>
          <w:lastRenderedPageBreak/>
          <w:delText>Extrinsic Motivation:</w:delText>
        </w:r>
      </w:del>
    </w:p>
    <w:p w14:paraId="1B939DDF" w14:textId="7A8091CB" w:rsidR="00010238" w:rsidRPr="00C64DF1" w:rsidDel="00B96A94" w:rsidRDefault="00010238" w:rsidP="00010238">
      <w:pPr>
        <w:rPr>
          <w:del w:id="500" w:author="Yue Li" w:date="2021-08-31T17:07:00Z"/>
          <w:rStyle w:val="src"/>
          <w:rFonts w:ascii="Arial" w:hAnsi="Arial" w:cs="Arial"/>
          <w:color w:val="333333"/>
          <w:szCs w:val="20"/>
        </w:rPr>
      </w:pPr>
      <w:del w:id="501" w:author="Yue Li" w:date="2021-08-31T17:07:00Z">
        <w:r w:rsidRPr="00C64DF1" w:rsidDel="00B96A94">
          <w:rPr>
            <w:rStyle w:val="src"/>
            <w:rFonts w:ascii="Arial" w:hAnsi="Arial" w:cs="Arial"/>
            <w:color w:val="333333"/>
            <w:szCs w:val="20"/>
          </w:rPr>
          <w:delText>虽然总体来看</w:delText>
        </w:r>
        <w:r w:rsidRPr="00C64DF1" w:rsidDel="00B96A94">
          <w:rPr>
            <w:rStyle w:val="src"/>
            <w:rFonts w:ascii="Arial" w:hAnsi="Arial" w:cs="Arial"/>
            <w:color w:val="333333"/>
            <w:szCs w:val="20"/>
          </w:rPr>
          <w:delText>IMI</w:delText>
        </w:r>
        <w:r w:rsidRPr="00C64DF1" w:rsidDel="00B96A94">
          <w:rPr>
            <w:rStyle w:val="src"/>
            <w:rFonts w:ascii="Arial" w:hAnsi="Arial" w:cs="Arial"/>
            <w:color w:val="333333"/>
            <w:szCs w:val="20"/>
          </w:rPr>
          <w:delText>有显著差异</w:delText>
        </w:r>
        <w:r w:rsidRPr="00C64DF1" w:rsidDel="00B96A94">
          <w:rPr>
            <w:rStyle w:val="src"/>
            <w:rFonts w:ascii="Arial" w:hAnsi="Arial" w:cs="Arial"/>
            <w:color w:val="333333"/>
            <w:szCs w:val="20"/>
          </w:rPr>
          <w:delText>,</w:delText>
        </w:r>
        <w:r w:rsidRPr="00C64DF1" w:rsidDel="00B96A94">
          <w:rPr>
            <w:rStyle w:val="src"/>
            <w:rFonts w:ascii="Arial" w:hAnsi="Arial" w:cs="Arial"/>
            <w:color w:val="333333"/>
            <w:szCs w:val="20"/>
          </w:rPr>
          <w:delText>但在紧张方面却不显著且整体分数较低，但是学习效果上整体不显著，尤其我们的文物信息问卷内容需要记忆不少知识这对于</w:delText>
        </w:r>
        <w:r w:rsidRPr="00C64DF1" w:rsidDel="00B96A94">
          <w:rPr>
            <w:rStyle w:val="src"/>
            <w:rFonts w:ascii="Arial" w:hAnsi="Arial" w:cs="Arial"/>
            <w:color w:val="333333"/>
            <w:szCs w:val="20"/>
          </w:rPr>
          <w:delText>participant</w:delText>
        </w:r>
        <w:r w:rsidRPr="00C64DF1" w:rsidDel="00B96A94">
          <w:rPr>
            <w:rStyle w:val="src"/>
            <w:rFonts w:ascii="Arial" w:hAnsi="Arial" w:cs="Arial"/>
            <w:color w:val="333333"/>
            <w:szCs w:val="20"/>
          </w:rPr>
          <w:delText>来更需要外在动机的支持。所以我们在实验中应该设置一定的外部动机去衡量学习效果，例如按照答案正确数量给予一定奖励。这使得我们能够充分研究我们所做的</w:delText>
        </w:r>
        <w:r w:rsidRPr="00C64DF1" w:rsidDel="00B96A94">
          <w:rPr>
            <w:rStyle w:val="src"/>
            <w:rFonts w:ascii="Arial" w:hAnsi="Arial" w:cs="Arial"/>
            <w:color w:val="333333"/>
            <w:szCs w:val="20"/>
          </w:rPr>
          <w:delText>CubeMuseum</w:delText>
        </w:r>
        <w:r w:rsidRPr="00C64DF1" w:rsidDel="00B96A94">
          <w:rPr>
            <w:rStyle w:val="src"/>
            <w:rFonts w:ascii="Arial" w:hAnsi="Arial" w:cs="Arial"/>
            <w:color w:val="333333"/>
            <w:szCs w:val="20"/>
          </w:rPr>
          <w:delText>和</w:delText>
        </w:r>
        <w:r w:rsidRPr="00C64DF1" w:rsidDel="00B96A94">
          <w:rPr>
            <w:rStyle w:val="src"/>
            <w:rFonts w:ascii="Arial" w:hAnsi="Arial" w:cs="Arial"/>
            <w:color w:val="333333"/>
            <w:szCs w:val="20"/>
          </w:rPr>
          <w:delText>Postcard</w:delText>
        </w:r>
        <w:r w:rsidRPr="00C64DF1" w:rsidDel="00B96A94">
          <w:rPr>
            <w:rStyle w:val="src"/>
            <w:rFonts w:ascii="Arial" w:hAnsi="Arial" w:cs="Arial"/>
            <w:color w:val="333333"/>
            <w:szCs w:val="20"/>
          </w:rPr>
          <w:delText>在学习方面的影响。</w:delText>
        </w:r>
      </w:del>
    </w:p>
    <w:p w14:paraId="091C31C2" w14:textId="77777777" w:rsidR="00010238" w:rsidRPr="00C64DF1" w:rsidRDefault="00010238" w:rsidP="00010238">
      <w:pPr>
        <w:rPr>
          <w:rFonts w:ascii="Arial" w:hAnsi="Arial" w:cs="Arial"/>
          <w:b/>
          <w:sz w:val="28"/>
        </w:rPr>
      </w:pPr>
      <w:r w:rsidRPr="00C64DF1">
        <w:rPr>
          <w:rFonts w:ascii="Arial" w:hAnsi="Arial" w:cs="Arial"/>
          <w:b/>
          <w:sz w:val="28"/>
        </w:rPr>
        <w:t>Conclusion</w:t>
      </w:r>
    </w:p>
    <w:p w14:paraId="19AD865E" w14:textId="17EEF05E" w:rsidR="00010238" w:rsidRPr="00C64DF1" w:rsidDel="000F124A" w:rsidRDefault="00AB26BD" w:rsidP="001B623E">
      <w:pPr>
        <w:widowControl/>
        <w:spacing w:afterLines="50" w:after="156"/>
        <w:rPr>
          <w:del w:id="502" w:author="Yue Li" w:date="2021-08-31T17:17:00Z"/>
          <w:rStyle w:val="src"/>
          <w:rFonts w:ascii="Arial" w:hAnsi="Arial" w:cs="Arial"/>
          <w:color w:val="333333"/>
          <w:szCs w:val="20"/>
        </w:rPr>
      </w:pPr>
      <w:ins w:id="503" w:author="Yue Li" w:date="2021-08-31T17:08:00Z">
        <w:r>
          <w:rPr>
            <w:rStyle w:val="src"/>
            <w:rFonts w:ascii="Arial" w:hAnsi="Arial" w:cs="Arial"/>
            <w:color w:val="333333"/>
            <w:szCs w:val="20"/>
          </w:rPr>
          <w:t>In this paper, we present a study based on three interaction interfaces</w:t>
        </w:r>
      </w:ins>
      <w:ins w:id="504" w:author="Yue Li" w:date="2021-08-31T17:10:00Z">
        <w:r w:rsidR="001B623E">
          <w:rPr>
            <w:rStyle w:val="src"/>
            <w:rFonts w:ascii="Arial" w:hAnsi="Arial" w:cs="Arial"/>
            <w:color w:val="333333"/>
            <w:szCs w:val="20"/>
          </w:rPr>
          <w:t xml:space="preserve"> for cultural artifacts</w:t>
        </w:r>
      </w:ins>
      <w:ins w:id="505" w:author="Yue Li" w:date="2021-08-31T17:08:00Z">
        <w:r>
          <w:rPr>
            <w:rStyle w:val="src"/>
            <w:rFonts w:ascii="Arial" w:hAnsi="Arial" w:cs="Arial"/>
            <w:color w:val="333333"/>
            <w:szCs w:val="20"/>
          </w:rPr>
          <w:t xml:space="preserve">: </w:t>
        </w:r>
      </w:ins>
      <w:ins w:id="506" w:author="Yue Li" w:date="2021-08-31T17:09:00Z">
        <w:r>
          <w:rPr>
            <w:rStyle w:val="src"/>
            <w:rFonts w:ascii="Arial" w:hAnsi="Arial" w:cs="Arial"/>
            <w:color w:val="333333"/>
            <w:szCs w:val="20"/>
          </w:rPr>
          <w:t>Leaflet, Postcard AR and CubeMuseum AR. We explored the differences</w:t>
        </w:r>
      </w:ins>
      <w:ins w:id="507" w:author="Yue Li" w:date="2021-08-31T17:10:00Z">
        <w:r w:rsidR="001B623E">
          <w:rPr>
            <w:rStyle w:val="src"/>
            <w:rFonts w:ascii="Arial" w:hAnsi="Arial" w:cs="Arial"/>
            <w:color w:val="333333"/>
            <w:szCs w:val="20"/>
          </w:rPr>
          <w:t xml:space="preserve"> in intrinsic motivation, engagement and learning outcome.</w:t>
        </w:r>
      </w:ins>
      <w:ins w:id="508" w:author="Yue Li" w:date="2021-08-31T17:11:00Z">
        <w:r w:rsidR="001B623E">
          <w:rPr>
            <w:rStyle w:val="src"/>
            <w:rFonts w:ascii="Arial" w:hAnsi="Arial" w:cs="Arial"/>
            <w:color w:val="333333"/>
            <w:szCs w:val="20"/>
          </w:rPr>
          <w:t xml:space="preserve"> </w:t>
        </w:r>
      </w:ins>
      <w:del w:id="509" w:author="Yue Li" w:date="2021-08-31T17:08:00Z">
        <w:r w:rsidR="00010238" w:rsidRPr="00C64DF1" w:rsidDel="00AB26BD">
          <w:rPr>
            <w:rStyle w:val="src"/>
            <w:rFonts w:ascii="Arial" w:hAnsi="Arial" w:cs="Arial"/>
            <w:color w:val="333333"/>
            <w:szCs w:val="20"/>
          </w:rPr>
          <w:delText xml:space="preserve">We </w:delText>
        </w:r>
      </w:del>
      <w:del w:id="510" w:author="Yue Li" w:date="2021-08-31T17:11:00Z">
        <w:r w:rsidR="00010238" w:rsidRPr="00C64DF1" w:rsidDel="001B623E">
          <w:rPr>
            <w:rStyle w:val="src"/>
            <w:rFonts w:ascii="Arial" w:hAnsi="Arial" w:cs="Arial"/>
            <w:color w:val="333333"/>
            <w:szCs w:val="20"/>
          </w:rPr>
          <w:delText>explore</w:delText>
        </w:r>
      </w:del>
      <w:del w:id="511" w:author="Yue Li" w:date="2021-08-31T17:08:00Z">
        <w:r w:rsidR="00010238" w:rsidRPr="00C64DF1" w:rsidDel="00AB26BD">
          <w:rPr>
            <w:rStyle w:val="src"/>
            <w:rFonts w:ascii="Arial" w:hAnsi="Arial" w:cs="Arial"/>
            <w:color w:val="333333"/>
            <w:szCs w:val="20"/>
          </w:rPr>
          <w:delText>d and concluded</w:delText>
        </w:r>
      </w:del>
      <w:del w:id="512" w:author="Yue Li" w:date="2021-08-31T17:11:00Z">
        <w:r w:rsidR="00010238" w:rsidRPr="00C64DF1" w:rsidDel="001B623E">
          <w:rPr>
            <w:rStyle w:val="src"/>
            <w:rFonts w:ascii="Arial" w:hAnsi="Arial" w:cs="Arial"/>
            <w:color w:val="333333"/>
            <w:szCs w:val="20"/>
          </w:rPr>
          <w:delText xml:space="preserve"> the differences related to </w:delText>
        </w:r>
      </w:del>
      <w:del w:id="513" w:author="Yue Li" w:date="2021-08-31T17:08:00Z">
        <w:r w:rsidR="00010238" w:rsidRPr="00C64DF1" w:rsidDel="00AB26BD">
          <w:rPr>
            <w:rStyle w:val="src"/>
            <w:rFonts w:ascii="Arial" w:hAnsi="Arial" w:cs="Arial"/>
            <w:color w:val="333333"/>
            <w:szCs w:val="20"/>
          </w:rPr>
          <w:delText xml:space="preserve">learning </w:delText>
        </w:r>
      </w:del>
      <w:del w:id="514" w:author="Yue Li" w:date="2021-08-31T17:11:00Z">
        <w:r w:rsidR="00010238" w:rsidRPr="00C64DF1" w:rsidDel="001B623E">
          <w:rPr>
            <w:rStyle w:val="src"/>
            <w:rFonts w:ascii="Arial" w:hAnsi="Arial" w:cs="Arial"/>
            <w:color w:val="333333"/>
            <w:szCs w:val="20"/>
          </w:rPr>
          <w:delText>intrinsic motivation, engagement and learning outcome between three different interaction interfaces.</w:delText>
        </w:r>
      </w:del>
      <w:r w:rsidR="00010238" w:rsidRPr="00C64DF1">
        <w:rPr>
          <w:rStyle w:val="src"/>
          <w:rFonts w:ascii="Arial" w:hAnsi="Arial" w:cs="Arial"/>
          <w:color w:val="333333"/>
          <w:szCs w:val="20"/>
        </w:rPr>
        <w:t xml:space="preserve"> Our findings indicated that </w:t>
      </w:r>
      <w:del w:id="515" w:author="Yue Li" w:date="2021-08-31T17:11:00Z">
        <w:r w:rsidR="00010238" w:rsidRPr="00C64DF1" w:rsidDel="001B623E">
          <w:rPr>
            <w:rStyle w:val="src"/>
            <w:rFonts w:ascii="Arial" w:hAnsi="Arial" w:cs="Arial"/>
            <w:color w:val="333333"/>
            <w:szCs w:val="20"/>
          </w:rPr>
          <w:delText xml:space="preserve">Users </w:delText>
        </w:r>
      </w:del>
      <w:ins w:id="516" w:author="Yue Li" w:date="2021-08-31T17:11:00Z">
        <w:r w:rsidR="001B623E">
          <w:rPr>
            <w:rStyle w:val="src"/>
            <w:rFonts w:ascii="Arial" w:hAnsi="Arial" w:cs="Arial"/>
            <w:color w:val="333333"/>
            <w:szCs w:val="20"/>
          </w:rPr>
          <w:t>u</w:t>
        </w:r>
        <w:r w:rsidR="001B623E" w:rsidRPr="00C64DF1">
          <w:rPr>
            <w:rStyle w:val="src"/>
            <w:rFonts w:ascii="Arial" w:hAnsi="Arial" w:cs="Arial"/>
            <w:color w:val="333333"/>
            <w:szCs w:val="20"/>
          </w:rPr>
          <w:t xml:space="preserve">sers </w:t>
        </w:r>
      </w:ins>
      <w:r w:rsidR="00010238" w:rsidRPr="00C64DF1">
        <w:rPr>
          <w:rStyle w:val="src"/>
          <w:rFonts w:ascii="Arial" w:hAnsi="Arial" w:cs="Arial"/>
          <w:color w:val="333333"/>
          <w:szCs w:val="20"/>
        </w:rPr>
        <w:t xml:space="preserve">are more motivated and engaged in learning with </w:t>
      </w:r>
      <w:del w:id="517" w:author="Yue Li" w:date="2021-08-31T17:12:00Z">
        <w:r w:rsidR="00010238" w:rsidRPr="00C64DF1" w:rsidDel="001B623E">
          <w:rPr>
            <w:rStyle w:val="src"/>
            <w:rFonts w:ascii="Arial" w:hAnsi="Arial" w:cs="Arial"/>
            <w:color w:val="333333"/>
            <w:szCs w:val="20"/>
          </w:rPr>
          <w:delText xml:space="preserve">objects of which greater interactivity is afforded. </w:delText>
        </w:r>
      </w:del>
      <w:ins w:id="518" w:author="Yue Li" w:date="2021-08-31T17:13:00Z">
        <w:r w:rsidR="001B623E">
          <w:rPr>
            <w:rStyle w:val="src"/>
            <w:rFonts w:ascii="Arial" w:hAnsi="Arial" w:cs="Arial"/>
            <w:color w:val="333333"/>
            <w:szCs w:val="20"/>
          </w:rPr>
          <w:t xml:space="preserve">AR interfaces, i.e., </w:t>
        </w:r>
      </w:ins>
      <w:ins w:id="519" w:author="Yue Li" w:date="2021-08-31T17:12:00Z">
        <w:r w:rsidR="001B623E">
          <w:rPr>
            <w:rStyle w:val="src"/>
            <w:rFonts w:ascii="Arial" w:hAnsi="Arial" w:cs="Arial"/>
            <w:color w:val="333333"/>
            <w:szCs w:val="20"/>
          </w:rPr>
          <w:t>CubeMuseum and Postcard</w:t>
        </w:r>
      </w:ins>
      <w:ins w:id="520" w:author="Yue Li" w:date="2021-08-31T17:13:00Z">
        <w:r w:rsidR="001B623E">
          <w:rPr>
            <w:rStyle w:val="src"/>
            <w:rFonts w:ascii="Arial" w:hAnsi="Arial" w:cs="Arial"/>
            <w:color w:val="333333"/>
            <w:szCs w:val="20"/>
          </w:rPr>
          <w:t>.</w:t>
        </w:r>
      </w:ins>
      <w:ins w:id="521" w:author="Yue Li" w:date="2021-08-31T17:12:00Z">
        <w:r w:rsidR="001B623E">
          <w:rPr>
            <w:rStyle w:val="src"/>
            <w:rFonts w:ascii="Arial" w:hAnsi="Arial" w:cs="Arial"/>
            <w:color w:val="333333"/>
            <w:szCs w:val="20"/>
          </w:rPr>
          <w:t xml:space="preserve"> </w:t>
        </w:r>
      </w:ins>
      <w:ins w:id="522" w:author="Yue Li" w:date="2021-08-31T17:14:00Z">
        <w:r w:rsidR="001B623E">
          <w:rPr>
            <w:rStyle w:val="src"/>
            <w:rFonts w:ascii="Arial" w:hAnsi="Arial" w:cs="Arial"/>
            <w:color w:val="333333"/>
            <w:szCs w:val="20"/>
          </w:rPr>
          <w:t>T</w:t>
        </w:r>
      </w:ins>
      <w:ins w:id="523" w:author="Yue Li" w:date="2021-08-31T17:12:00Z">
        <w:r w:rsidR="001B623E">
          <w:rPr>
            <w:rStyle w:val="src"/>
            <w:rFonts w:ascii="Arial" w:hAnsi="Arial" w:cs="Arial"/>
            <w:color w:val="333333"/>
            <w:szCs w:val="20"/>
          </w:rPr>
          <w:t>he difference in learning outcome was insignificant</w:t>
        </w:r>
      </w:ins>
      <w:ins w:id="524" w:author="Yue Li" w:date="2021-08-31T17:14:00Z">
        <w:r w:rsidR="001B623E">
          <w:rPr>
            <w:rStyle w:val="src"/>
            <w:rFonts w:ascii="Arial" w:hAnsi="Arial" w:cs="Arial"/>
            <w:color w:val="333333"/>
            <w:szCs w:val="20"/>
          </w:rPr>
          <w:t xml:space="preserve">, </w:t>
        </w:r>
      </w:ins>
      <w:del w:id="525" w:author="Yue Li" w:date="2021-08-31T17:12:00Z">
        <w:r w:rsidR="00010238" w:rsidRPr="00C64DF1" w:rsidDel="001B623E">
          <w:rPr>
            <w:rStyle w:val="src"/>
            <w:rFonts w:ascii="Arial" w:hAnsi="Arial" w:cs="Arial"/>
            <w:color w:val="333333"/>
            <w:szCs w:val="20"/>
          </w:rPr>
          <w:delText>The result showed no significant difference between the three interaction interfaces for learning outcomes</w:delText>
        </w:r>
      </w:del>
      <w:del w:id="526" w:author="Yue Li" w:date="2021-08-31T17:11:00Z">
        <w:r w:rsidR="00010238" w:rsidRPr="00C64DF1" w:rsidDel="001B623E">
          <w:rPr>
            <w:rStyle w:val="src"/>
            <w:rFonts w:ascii="Arial" w:hAnsi="Arial" w:cs="Arial"/>
            <w:color w:val="333333"/>
            <w:szCs w:val="20"/>
          </w:rPr>
          <w:delText>, which needs further study</w:delText>
        </w:r>
      </w:del>
      <w:del w:id="527" w:author="Yue Li" w:date="2021-08-31T17:14:00Z">
        <w:r w:rsidR="00010238" w:rsidRPr="00C64DF1" w:rsidDel="001B623E">
          <w:rPr>
            <w:rStyle w:val="src"/>
            <w:rFonts w:ascii="Arial" w:hAnsi="Arial" w:cs="Arial"/>
            <w:color w:val="333333"/>
            <w:szCs w:val="20"/>
          </w:rPr>
          <w:delText>. Whereas,</w:delText>
        </w:r>
      </w:del>
      <w:ins w:id="528" w:author="Yue Li" w:date="2021-08-31T17:14:00Z">
        <w:r w:rsidR="001B623E">
          <w:rPr>
            <w:rStyle w:val="src"/>
            <w:rFonts w:ascii="Arial" w:hAnsi="Arial" w:cs="Arial"/>
            <w:color w:val="333333"/>
            <w:szCs w:val="20"/>
          </w:rPr>
          <w:t>although</w:t>
        </w:r>
      </w:ins>
      <w:r w:rsidR="00010238" w:rsidRPr="00C64DF1">
        <w:rPr>
          <w:rStyle w:val="src"/>
          <w:rFonts w:ascii="Arial" w:hAnsi="Arial" w:cs="Arial"/>
          <w:color w:val="333333"/>
          <w:szCs w:val="20"/>
        </w:rPr>
        <w:t xml:space="preserve"> we can see </w:t>
      </w:r>
      <w:del w:id="529" w:author="Yue Li" w:date="2021-08-31T17:15:00Z">
        <w:r w:rsidR="00010238" w:rsidRPr="00C64DF1" w:rsidDel="001B623E">
          <w:rPr>
            <w:rStyle w:val="src"/>
            <w:rFonts w:ascii="Arial" w:hAnsi="Arial" w:cs="Arial"/>
            <w:color w:val="333333"/>
            <w:szCs w:val="20"/>
          </w:rPr>
          <w:delText xml:space="preserve">a </w:delText>
        </w:r>
      </w:del>
      <w:del w:id="530" w:author="Yue Li" w:date="2021-08-31T17:14:00Z">
        <w:r w:rsidR="00010238" w:rsidRPr="00C64DF1" w:rsidDel="001B623E">
          <w:rPr>
            <w:rStyle w:val="src"/>
            <w:rFonts w:ascii="Arial" w:hAnsi="Arial" w:cs="Arial"/>
            <w:color w:val="333333"/>
            <w:szCs w:val="20"/>
          </w:rPr>
          <w:delText xml:space="preserve">slighted </w:delText>
        </w:r>
      </w:del>
      <w:ins w:id="531" w:author="Yue Li" w:date="2021-08-31T17:14:00Z">
        <w:r w:rsidR="001B623E" w:rsidRPr="00C64DF1">
          <w:rPr>
            <w:rStyle w:val="src"/>
            <w:rFonts w:ascii="Arial" w:hAnsi="Arial" w:cs="Arial"/>
            <w:color w:val="333333"/>
            <w:szCs w:val="20"/>
          </w:rPr>
          <w:t>slight</w:t>
        </w:r>
        <w:r w:rsidR="001B623E">
          <w:rPr>
            <w:rStyle w:val="src"/>
            <w:rFonts w:ascii="Arial" w:hAnsi="Arial" w:cs="Arial"/>
            <w:color w:val="333333"/>
            <w:szCs w:val="20"/>
          </w:rPr>
          <w:t>ly better learning outcome</w:t>
        </w:r>
      </w:ins>
      <w:ins w:id="532" w:author="Yue Li" w:date="2021-08-31T17:15:00Z">
        <w:r w:rsidR="001B623E">
          <w:rPr>
            <w:rStyle w:val="src"/>
            <w:rFonts w:ascii="Arial" w:hAnsi="Arial" w:cs="Arial"/>
            <w:color w:val="333333"/>
            <w:szCs w:val="20"/>
          </w:rPr>
          <w:t>s</w:t>
        </w:r>
      </w:ins>
      <w:ins w:id="533" w:author="Yue Li" w:date="2021-08-31T17:14:00Z">
        <w:r w:rsidR="001B623E">
          <w:rPr>
            <w:rStyle w:val="src"/>
            <w:rFonts w:ascii="Arial" w:hAnsi="Arial" w:cs="Arial"/>
            <w:color w:val="333333"/>
            <w:szCs w:val="20"/>
          </w:rPr>
          <w:t xml:space="preserve"> in the visual </w:t>
        </w:r>
      </w:ins>
      <w:del w:id="534" w:author="Yue Li" w:date="2021-08-31T17:14:00Z">
        <w:r w:rsidR="00010238" w:rsidRPr="00C64DF1" w:rsidDel="001B623E">
          <w:rPr>
            <w:rStyle w:val="src"/>
            <w:rFonts w:ascii="Arial" w:hAnsi="Arial" w:cs="Arial"/>
            <w:color w:val="333333"/>
            <w:szCs w:val="20"/>
          </w:rPr>
          <w:delText xml:space="preserve">trend in some learning evaluation </w:delText>
        </w:r>
      </w:del>
      <w:r w:rsidR="00010238" w:rsidRPr="00C64DF1">
        <w:rPr>
          <w:rStyle w:val="src"/>
          <w:rFonts w:ascii="Arial" w:hAnsi="Arial" w:cs="Arial"/>
          <w:color w:val="333333"/>
          <w:szCs w:val="20"/>
        </w:rPr>
        <w:t xml:space="preserve">dimensions </w:t>
      </w:r>
      <w:ins w:id="535" w:author="Yue Li" w:date="2021-08-31T17:15:00Z">
        <w:r w:rsidR="001B623E">
          <w:rPr>
            <w:rStyle w:val="src"/>
            <w:rFonts w:ascii="Arial" w:hAnsi="Arial" w:cs="Arial"/>
            <w:color w:val="333333"/>
            <w:szCs w:val="20"/>
          </w:rPr>
          <w:t xml:space="preserve">of artifact information tests, </w:t>
        </w:r>
      </w:ins>
      <w:r w:rsidR="00010238" w:rsidRPr="00C64DF1">
        <w:rPr>
          <w:rStyle w:val="src"/>
          <w:rFonts w:ascii="Arial" w:hAnsi="Arial" w:cs="Arial"/>
          <w:color w:val="333333"/>
          <w:szCs w:val="20"/>
        </w:rPr>
        <w:t xml:space="preserve">such as </w:t>
      </w:r>
      <w:del w:id="536" w:author="Yue Li" w:date="2021-08-31T17:14:00Z">
        <w:r w:rsidR="00010238" w:rsidRPr="00C64DF1" w:rsidDel="001B623E">
          <w:rPr>
            <w:rStyle w:val="src"/>
            <w:rFonts w:ascii="Arial" w:hAnsi="Arial" w:cs="Arial"/>
            <w:color w:val="333333"/>
            <w:szCs w:val="20"/>
          </w:rPr>
          <w:delText xml:space="preserve">feature </w:delText>
        </w:r>
      </w:del>
      <w:ins w:id="537" w:author="Yue Li" w:date="2021-08-31T17:14:00Z">
        <w:r w:rsidR="001B623E">
          <w:rPr>
            <w:rStyle w:val="src"/>
            <w:rFonts w:ascii="Arial" w:hAnsi="Arial" w:cs="Arial"/>
            <w:color w:val="333333"/>
            <w:szCs w:val="20"/>
          </w:rPr>
          <w:t>F</w:t>
        </w:r>
        <w:r w:rsidR="001B623E" w:rsidRPr="00C64DF1">
          <w:rPr>
            <w:rStyle w:val="src"/>
            <w:rFonts w:ascii="Arial" w:hAnsi="Arial" w:cs="Arial"/>
            <w:color w:val="333333"/>
            <w:szCs w:val="20"/>
          </w:rPr>
          <w:t xml:space="preserve">eature </w:t>
        </w:r>
      </w:ins>
      <w:r w:rsidR="00010238" w:rsidRPr="00C64DF1">
        <w:rPr>
          <w:rStyle w:val="src"/>
          <w:rFonts w:ascii="Arial" w:hAnsi="Arial" w:cs="Arial"/>
          <w:color w:val="333333"/>
          <w:szCs w:val="20"/>
        </w:rPr>
        <w:t xml:space="preserve">and </w:t>
      </w:r>
      <w:del w:id="538" w:author="Yue Li" w:date="2021-08-31T17:14:00Z">
        <w:r w:rsidR="00010238" w:rsidRPr="00C64DF1" w:rsidDel="001B623E">
          <w:rPr>
            <w:rStyle w:val="src"/>
            <w:rFonts w:ascii="Arial" w:hAnsi="Arial" w:cs="Arial"/>
            <w:color w:val="333333"/>
            <w:szCs w:val="20"/>
          </w:rPr>
          <w:delText xml:space="preserve">size </w:delText>
        </w:r>
      </w:del>
      <w:ins w:id="539" w:author="Yue Li" w:date="2021-08-31T17:14:00Z">
        <w:r w:rsidR="001B623E">
          <w:rPr>
            <w:rStyle w:val="src"/>
            <w:rFonts w:ascii="Arial" w:hAnsi="Arial" w:cs="Arial"/>
            <w:color w:val="333333"/>
            <w:szCs w:val="20"/>
          </w:rPr>
          <w:t>S</w:t>
        </w:r>
        <w:r w:rsidR="001B623E" w:rsidRPr="00C64DF1">
          <w:rPr>
            <w:rStyle w:val="src"/>
            <w:rFonts w:ascii="Arial" w:hAnsi="Arial" w:cs="Arial"/>
            <w:color w:val="333333"/>
            <w:szCs w:val="20"/>
          </w:rPr>
          <w:t>ize</w:t>
        </w:r>
      </w:ins>
      <w:ins w:id="540" w:author="Yue Li" w:date="2021-08-31T17:15:00Z">
        <w:r w:rsidR="001B623E">
          <w:rPr>
            <w:rStyle w:val="src"/>
            <w:rFonts w:ascii="Arial" w:hAnsi="Arial" w:cs="Arial"/>
            <w:color w:val="333333"/>
            <w:szCs w:val="20"/>
          </w:rPr>
          <w:t>.</w:t>
        </w:r>
      </w:ins>
      <w:ins w:id="541" w:author="Yue Li" w:date="2021-08-31T17:14:00Z">
        <w:r w:rsidR="001B623E" w:rsidRPr="00C64DF1">
          <w:rPr>
            <w:rStyle w:val="src"/>
            <w:rFonts w:ascii="Arial" w:hAnsi="Arial" w:cs="Arial"/>
            <w:color w:val="333333"/>
            <w:szCs w:val="20"/>
          </w:rPr>
          <w:t xml:space="preserve"> </w:t>
        </w:r>
      </w:ins>
      <w:del w:id="542" w:author="Yue Li" w:date="2021-08-31T17:15:00Z">
        <w:r w:rsidR="00010238" w:rsidRPr="00C64DF1" w:rsidDel="001B623E">
          <w:rPr>
            <w:rStyle w:val="src"/>
            <w:rFonts w:ascii="Arial" w:hAnsi="Arial" w:cs="Arial"/>
            <w:color w:val="333333"/>
            <w:szCs w:val="20"/>
          </w:rPr>
          <w:delText xml:space="preserve">since the 3D models enhance the mental graphics. </w:delText>
        </w:r>
      </w:del>
      <w:del w:id="543" w:author="Yue Li" w:date="2021-08-31T17:17:00Z">
        <w:r w:rsidR="00010238" w:rsidRPr="00C64DF1" w:rsidDel="000F124A">
          <w:rPr>
            <w:rStyle w:val="src"/>
            <w:rFonts w:ascii="Arial" w:hAnsi="Arial" w:cs="Arial"/>
            <w:color w:val="333333"/>
            <w:szCs w:val="20"/>
          </w:rPr>
          <w:delText xml:space="preserve">From </w:delText>
        </w:r>
      </w:del>
      <w:ins w:id="544" w:author="Yue Li" w:date="2021-08-31T17:17:00Z">
        <w:r w:rsidR="000F124A">
          <w:rPr>
            <w:rStyle w:val="src"/>
            <w:rFonts w:ascii="Arial" w:hAnsi="Arial" w:cs="Arial"/>
            <w:color w:val="333333"/>
            <w:szCs w:val="20"/>
          </w:rPr>
          <w:t>Based on our</w:t>
        </w:r>
        <w:r w:rsidR="000F124A" w:rsidRPr="00C64DF1">
          <w:rPr>
            <w:rStyle w:val="src"/>
            <w:rFonts w:ascii="Arial" w:hAnsi="Arial" w:cs="Arial"/>
            <w:color w:val="333333"/>
            <w:szCs w:val="20"/>
          </w:rPr>
          <w:t xml:space="preserve"> </w:t>
        </w:r>
      </w:ins>
      <w:r w:rsidR="00010238" w:rsidRPr="00C64DF1">
        <w:rPr>
          <w:rStyle w:val="src"/>
          <w:rFonts w:ascii="Arial" w:hAnsi="Arial" w:cs="Arial"/>
          <w:color w:val="333333"/>
          <w:szCs w:val="20"/>
        </w:rPr>
        <w:t>observation</w:t>
      </w:r>
      <w:ins w:id="545" w:author="Yue Li" w:date="2021-08-31T17:17:00Z">
        <w:r w:rsidR="000F124A">
          <w:rPr>
            <w:rStyle w:val="src"/>
            <w:rFonts w:ascii="Arial" w:hAnsi="Arial" w:cs="Arial"/>
            <w:color w:val="333333"/>
            <w:szCs w:val="20"/>
          </w:rPr>
          <w:t>s</w:t>
        </w:r>
      </w:ins>
      <w:r w:rsidR="00010238" w:rsidRPr="00C64DF1">
        <w:rPr>
          <w:rStyle w:val="src"/>
          <w:rFonts w:ascii="Arial" w:hAnsi="Arial" w:cs="Arial"/>
          <w:color w:val="333333"/>
          <w:szCs w:val="20"/>
        </w:rPr>
        <w:t xml:space="preserve"> and interview</w:t>
      </w:r>
      <w:ins w:id="546" w:author="Yue Li" w:date="2021-08-31T17:17:00Z">
        <w:r w:rsidR="000F124A">
          <w:rPr>
            <w:rStyle w:val="src"/>
            <w:rFonts w:ascii="Arial" w:hAnsi="Arial" w:cs="Arial"/>
            <w:color w:val="333333"/>
            <w:szCs w:val="20"/>
          </w:rPr>
          <w:t>s</w:t>
        </w:r>
      </w:ins>
      <w:r w:rsidR="00010238" w:rsidRPr="00C64DF1">
        <w:rPr>
          <w:rStyle w:val="src"/>
          <w:rFonts w:ascii="Arial" w:hAnsi="Arial" w:cs="Arial"/>
          <w:color w:val="333333"/>
          <w:szCs w:val="20"/>
        </w:rPr>
        <w:t xml:space="preserve">, we </w:t>
      </w:r>
      <w:del w:id="547" w:author="Yue Li" w:date="2021-08-31T17:17:00Z">
        <w:r w:rsidR="00010238" w:rsidRPr="00C64DF1" w:rsidDel="000F124A">
          <w:rPr>
            <w:rStyle w:val="src"/>
            <w:rFonts w:ascii="Arial" w:hAnsi="Arial" w:cs="Arial"/>
            <w:color w:val="333333"/>
            <w:szCs w:val="20"/>
          </w:rPr>
          <w:delText xml:space="preserve">found </w:delText>
        </w:r>
      </w:del>
      <w:ins w:id="548" w:author="Yue Li" w:date="2021-08-31T17:17:00Z">
        <w:r w:rsidR="000F124A">
          <w:rPr>
            <w:rStyle w:val="src"/>
            <w:rFonts w:ascii="Arial" w:hAnsi="Arial" w:cs="Arial"/>
            <w:color w:val="333333"/>
            <w:szCs w:val="20"/>
          </w:rPr>
          <w:t>provide an in-depth analysis on</w:t>
        </w:r>
        <w:r w:rsidR="000F124A" w:rsidRPr="00C64DF1">
          <w:rPr>
            <w:rStyle w:val="src"/>
            <w:rFonts w:ascii="Arial" w:hAnsi="Arial" w:cs="Arial"/>
            <w:color w:val="333333"/>
            <w:szCs w:val="20"/>
          </w:rPr>
          <w:t xml:space="preserve"> </w:t>
        </w:r>
      </w:ins>
      <w:del w:id="549" w:author="Yue Li" w:date="2021-08-31T17:17:00Z">
        <w:r w:rsidR="00010238" w:rsidRPr="00C64DF1" w:rsidDel="000F124A">
          <w:rPr>
            <w:rStyle w:val="src"/>
            <w:rFonts w:ascii="Arial" w:hAnsi="Arial" w:cs="Arial"/>
            <w:color w:val="333333"/>
            <w:szCs w:val="20"/>
          </w:rPr>
          <w:delText xml:space="preserve">that </w:delText>
        </w:r>
      </w:del>
      <w:r w:rsidR="00010238" w:rsidRPr="00C64DF1">
        <w:rPr>
          <w:rStyle w:val="src"/>
          <w:rFonts w:ascii="Arial" w:hAnsi="Arial" w:cs="Arial"/>
          <w:color w:val="333333"/>
          <w:szCs w:val="20"/>
        </w:rPr>
        <w:t>participants' perspectives and preferences of these three interaction interfaces</w:t>
      </w:r>
      <w:ins w:id="550" w:author="Yue Li" w:date="2021-08-31T17:17:00Z">
        <w:r w:rsidR="000F124A">
          <w:rPr>
            <w:rStyle w:val="src"/>
            <w:rFonts w:ascii="Arial" w:hAnsi="Arial" w:cs="Arial"/>
            <w:color w:val="333333"/>
            <w:szCs w:val="20"/>
          </w:rPr>
          <w:t>.</w:t>
        </w:r>
      </w:ins>
      <w:del w:id="551" w:author="Yue Li" w:date="2021-08-31T17:17:00Z">
        <w:r w:rsidR="00010238" w:rsidRPr="00C64DF1" w:rsidDel="000F124A">
          <w:rPr>
            <w:rStyle w:val="src"/>
            <w:rFonts w:ascii="Arial" w:hAnsi="Arial" w:cs="Arial"/>
            <w:color w:val="333333"/>
            <w:szCs w:val="20"/>
          </w:rPr>
          <w:delText xml:space="preserve"> differed, depending on weighing up the pros and cons on multiple aspects.</w:delText>
        </w:r>
      </w:del>
      <w:r w:rsidR="00010238" w:rsidRPr="00C64DF1">
        <w:rPr>
          <w:rStyle w:val="src"/>
          <w:rFonts w:ascii="Arial" w:hAnsi="Arial" w:cs="Arial"/>
          <w:color w:val="333333"/>
          <w:szCs w:val="20"/>
        </w:rPr>
        <w:t xml:space="preserve"> </w:t>
      </w:r>
    </w:p>
    <w:p w14:paraId="3108820A" w14:textId="6F50B29A" w:rsidR="00010238" w:rsidRPr="00C64DF1" w:rsidRDefault="00010238" w:rsidP="00010238">
      <w:pPr>
        <w:widowControl/>
        <w:spacing w:afterLines="50" w:after="156"/>
        <w:rPr>
          <w:rFonts w:ascii="Arial" w:hAnsi="Arial" w:cs="Arial"/>
        </w:rPr>
      </w:pPr>
      <w:r w:rsidRPr="00C64DF1">
        <w:rPr>
          <w:rStyle w:val="src"/>
          <w:rFonts w:ascii="Arial" w:hAnsi="Arial" w:cs="Arial"/>
          <w:color w:val="333333"/>
          <w:szCs w:val="20"/>
        </w:rPr>
        <w:t xml:space="preserve">The Leaflet, despite its </w:t>
      </w:r>
      <w:ins w:id="552" w:author="Yue Li" w:date="2021-08-31T17:16:00Z">
        <w:r w:rsidR="000F124A" w:rsidRPr="000F124A">
          <w:rPr>
            <w:rStyle w:val="src"/>
            <w:rFonts w:ascii="Arial" w:hAnsi="Arial" w:cs="Arial"/>
            <w:color w:val="333333"/>
            <w:szCs w:val="20"/>
          </w:rPr>
          <w:t>ordinariness</w:t>
        </w:r>
      </w:ins>
      <w:del w:id="553" w:author="Yue Li" w:date="2021-08-31T17:16:00Z">
        <w:r w:rsidRPr="00C64DF1" w:rsidDel="000F124A">
          <w:rPr>
            <w:rStyle w:val="src"/>
            <w:rFonts w:ascii="Arial" w:hAnsi="Arial" w:cs="Arial"/>
            <w:color w:val="333333"/>
            <w:szCs w:val="20"/>
          </w:rPr>
          <w:delText>ordinary</w:delText>
        </w:r>
      </w:del>
      <w:r w:rsidRPr="00C64DF1">
        <w:rPr>
          <w:rStyle w:val="src"/>
          <w:rFonts w:ascii="Arial" w:hAnsi="Arial" w:cs="Arial"/>
          <w:color w:val="333333"/>
          <w:szCs w:val="20"/>
        </w:rPr>
        <w:t xml:space="preserve">, can present information effectively. The Postcard provides </w:t>
      </w:r>
      <w:del w:id="554" w:author="Yue Li" w:date="2021-08-31T17:17:00Z">
        <w:r w:rsidRPr="00C64DF1" w:rsidDel="000F124A">
          <w:rPr>
            <w:rStyle w:val="src"/>
            <w:rFonts w:ascii="Arial" w:hAnsi="Arial" w:cs="Arial"/>
            <w:color w:val="333333"/>
            <w:szCs w:val="20"/>
          </w:rPr>
          <w:delText xml:space="preserve">simple </w:delText>
        </w:r>
      </w:del>
      <w:ins w:id="555" w:author="Yue Li" w:date="2021-08-31T17:17:00Z">
        <w:r w:rsidR="000F124A">
          <w:rPr>
            <w:rStyle w:val="src"/>
            <w:rFonts w:ascii="Arial" w:hAnsi="Arial" w:cs="Arial"/>
            <w:color w:val="333333"/>
            <w:szCs w:val="20"/>
          </w:rPr>
          <w:t>intuitive</w:t>
        </w:r>
        <w:r w:rsidR="000F124A" w:rsidRPr="00C64DF1">
          <w:rPr>
            <w:rStyle w:val="src"/>
            <w:rFonts w:ascii="Arial" w:hAnsi="Arial" w:cs="Arial"/>
            <w:color w:val="333333"/>
            <w:szCs w:val="20"/>
          </w:rPr>
          <w:t xml:space="preserve"> </w:t>
        </w:r>
      </w:ins>
      <w:del w:id="556" w:author="Yue Li" w:date="2021-08-31T17:17:00Z">
        <w:r w:rsidRPr="00C64DF1" w:rsidDel="000F124A">
          <w:rPr>
            <w:rStyle w:val="src"/>
            <w:rFonts w:ascii="Arial" w:hAnsi="Arial" w:cs="Arial"/>
            <w:color w:val="333333"/>
            <w:szCs w:val="20"/>
          </w:rPr>
          <w:delText xml:space="preserve">operation </w:delText>
        </w:r>
      </w:del>
      <w:ins w:id="557" w:author="Yue Li" w:date="2021-08-31T17:17:00Z">
        <w:r w:rsidR="000F124A">
          <w:rPr>
            <w:rStyle w:val="src"/>
            <w:rFonts w:ascii="Arial" w:hAnsi="Arial" w:cs="Arial"/>
            <w:color w:val="333333"/>
            <w:szCs w:val="20"/>
          </w:rPr>
          <w:t>interactions</w:t>
        </w:r>
        <w:r w:rsidR="000F124A" w:rsidRPr="00C64DF1">
          <w:rPr>
            <w:rStyle w:val="src"/>
            <w:rFonts w:ascii="Arial" w:hAnsi="Arial" w:cs="Arial"/>
            <w:color w:val="333333"/>
            <w:szCs w:val="20"/>
          </w:rPr>
          <w:t xml:space="preserve"> </w:t>
        </w:r>
      </w:ins>
      <w:r w:rsidRPr="00C64DF1">
        <w:rPr>
          <w:rStyle w:val="src"/>
          <w:rFonts w:ascii="Arial" w:hAnsi="Arial" w:cs="Arial"/>
          <w:color w:val="333333"/>
          <w:szCs w:val="20"/>
        </w:rPr>
        <w:t xml:space="preserve">with 3D graphics and </w:t>
      </w:r>
      <w:del w:id="558" w:author="Yue Li" w:date="2021-08-31T17:18:00Z">
        <w:r w:rsidRPr="00C64DF1" w:rsidDel="000F124A">
          <w:rPr>
            <w:rStyle w:val="src"/>
            <w:rFonts w:ascii="Arial" w:hAnsi="Arial" w:cs="Arial"/>
            <w:color w:val="333333"/>
            <w:szCs w:val="20"/>
          </w:rPr>
          <w:delText xml:space="preserve">it keeps </w:delText>
        </w:r>
      </w:del>
      <w:del w:id="559" w:author="Yue Li" w:date="2021-08-31T17:20:00Z">
        <w:r w:rsidRPr="00C64DF1" w:rsidDel="004C197E">
          <w:rPr>
            <w:rStyle w:val="src"/>
            <w:rFonts w:ascii="Arial" w:hAnsi="Arial" w:cs="Arial"/>
            <w:color w:val="333333"/>
            <w:szCs w:val="20"/>
          </w:rPr>
          <w:delText>the</w:delText>
        </w:r>
      </w:del>
      <w:ins w:id="560" w:author="Yue Li" w:date="2021-08-31T17:20:00Z">
        <w:r w:rsidR="004C197E">
          <w:rPr>
            <w:rStyle w:val="src"/>
            <w:rFonts w:ascii="Arial" w:hAnsi="Arial" w:cs="Arial"/>
            <w:color w:val="333333"/>
            <w:szCs w:val="20"/>
          </w:rPr>
          <w:t>maintains the</w:t>
        </w:r>
      </w:ins>
      <w:r w:rsidRPr="00C64DF1">
        <w:rPr>
          <w:rStyle w:val="src"/>
          <w:rFonts w:ascii="Arial" w:hAnsi="Arial" w:cs="Arial"/>
          <w:color w:val="333333"/>
          <w:szCs w:val="20"/>
        </w:rPr>
        <w:t xml:space="preserve"> learning advantage of paper reading. CubeMuseum </w:t>
      </w:r>
      <w:ins w:id="561" w:author="Yue Li" w:date="2021-08-31T17:22:00Z">
        <w:r w:rsidR="004C197E">
          <w:rPr>
            <w:rStyle w:val="src"/>
            <w:rFonts w:ascii="Arial" w:hAnsi="Arial" w:cs="Arial"/>
            <w:color w:val="333333"/>
            <w:szCs w:val="20"/>
          </w:rPr>
          <w:t xml:space="preserve">provides </w:t>
        </w:r>
      </w:ins>
      <w:del w:id="562" w:author="Yue Li" w:date="2021-08-31T17:18:00Z">
        <w:r w:rsidRPr="00C64DF1" w:rsidDel="000F124A">
          <w:rPr>
            <w:rStyle w:val="src"/>
            <w:rFonts w:ascii="Arial" w:hAnsi="Arial" w:cs="Arial"/>
            <w:color w:val="333333"/>
            <w:szCs w:val="20"/>
          </w:rPr>
          <w:delText xml:space="preserve">provided </w:delText>
        </w:r>
      </w:del>
      <w:del w:id="563" w:author="Yue Li" w:date="2021-08-31T17:22:00Z">
        <w:r w:rsidRPr="00C64DF1" w:rsidDel="004C197E">
          <w:rPr>
            <w:rStyle w:val="src"/>
            <w:rFonts w:ascii="Arial" w:hAnsi="Arial" w:cs="Arial"/>
            <w:color w:val="333333"/>
            <w:szCs w:val="20"/>
          </w:rPr>
          <w:delText xml:space="preserve">the </w:delText>
        </w:r>
      </w:del>
      <w:del w:id="564" w:author="Yue Li" w:date="2021-08-31T17:18:00Z">
        <w:r w:rsidRPr="00C64DF1" w:rsidDel="000F124A">
          <w:rPr>
            <w:rStyle w:val="src"/>
            <w:rFonts w:ascii="Arial" w:hAnsi="Arial" w:cs="Arial"/>
            <w:color w:val="333333"/>
            <w:szCs w:val="20"/>
          </w:rPr>
          <w:delText xml:space="preserve">highest </w:delText>
        </w:r>
      </w:del>
      <w:ins w:id="565" w:author="Yue Li" w:date="2021-08-31T17:18:00Z">
        <w:r w:rsidR="000F124A">
          <w:rPr>
            <w:rStyle w:val="src"/>
            <w:rFonts w:ascii="Arial" w:hAnsi="Arial" w:cs="Arial"/>
            <w:color w:val="333333"/>
            <w:szCs w:val="20"/>
          </w:rPr>
          <w:t>greatest sense of control</w:t>
        </w:r>
      </w:ins>
      <w:ins w:id="566" w:author="Yue Li" w:date="2021-08-31T17:19:00Z">
        <w:r w:rsidR="000F124A">
          <w:rPr>
            <w:rStyle w:val="src"/>
            <w:rFonts w:ascii="Arial" w:hAnsi="Arial" w:cs="Arial"/>
            <w:color w:val="333333"/>
            <w:szCs w:val="20"/>
          </w:rPr>
          <w:t xml:space="preserve"> via</w:t>
        </w:r>
      </w:ins>
      <w:ins w:id="567" w:author="Yue Li" w:date="2021-08-31T17:18:00Z">
        <w:r w:rsidR="000F124A" w:rsidRPr="00C64DF1">
          <w:rPr>
            <w:rStyle w:val="src"/>
            <w:rFonts w:ascii="Arial" w:hAnsi="Arial" w:cs="Arial"/>
            <w:color w:val="333333"/>
            <w:szCs w:val="20"/>
          </w:rPr>
          <w:t xml:space="preserve"> </w:t>
        </w:r>
      </w:ins>
      <w:r w:rsidRPr="00C64DF1">
        <w:rPr>
          <w:rStyle w:val="src"/>
          <w:rFonts w:ascii="Arial" w:hAnsi="Arial" w:cs="Arial"/>
          <w:color w:val="333333"/>
          <w:szCs w:val="20"/>
        </w:rPr>
        <w:t>tangible interaction</w:t>
      </w:r>
      <w:ins w:id="568" w:author="Yue Li" w:date="2021-08-31T17:19:00Z">
        <w:r w:rsidR="000F124A">
          <w:rPr>
            <w:rStyle w:val="src"/>
            <w:rFonts w:ascii="Arial" w:hAnsi="Arial" w:cs="Arial"/>
            <w:color w:val="333333"/>
            <w:szCs w:val="20"/>
          </w:rPr>
          <w:t>s</w:t>
        </w:r>
      </w:ins>
      <w:ins w:id="569" w:author="Yue Li" w:date="2021-08-31T17:22:00Z">
        <w:r w:rsidR="004B215D">
          <w:rPr>
            <w:rStyle w:val="src"/>
            <w:rFonts w:ascii="Arial" w:hAnsi="Arial" w:cs="Arial"/>
            <w:color w:val="333333"/>
            <w:szCs w:val="20"/>
          </w:rPr>
          <w:t xml:space="preserve">, </w:t>
        </w:r>
      </w:ins>
      <w:del w:id="570" w:author="Yue Li" w:date="2021-08-31T17:22:00Z">
        <w:r w:rsidRPr="00C64DF1" w:rsidDel="004B215D">
          <w:rPr>
            <w:rStyle w:val="src"/>
            <w:rFonts w:ascii="Arial" w:hAnsi="Arial" w:cs="Arial"/>
            <w:color w:val="333333"/>
            <w:szCs w:val="20"/>
          </w:rPr>
          <w:delText xml:space="preserve"> </w:delText>
        </w:r>
      </w:del>
      <w:del w:id="571" w:author="Yue Li" w:date="2021-08-31T17:20:00Z">
        <w:r w:rsidRPr="00C64DF1" w:rsidDel="004C197E">
          <w:rPr>
            <w:rStyle w:val="src"/>
            <w:rFonts w:ascii="Arial" w:hAnsi="Arial" w:cs="Arial"/>
            <w:color w:val="333333"/>
            <w:szCs w:val="20"/>
          </w:rPr>
          <w:delText xml:space="preserve">and immersive nature of AR, </w:delText>
        </w:r>
      </w:del>
      <w:r w:rsidRPr="00C64DF1">
        <w:rPr>
          <w:rStyle w:val="src"/>
          <w:rFonts w:ascii="Arial" w:hAnsi="Arial" w:cs="Arial"/>
          <w:color w:val="333333"/>
          <w:szCs w:val="20"/>
        </w:rPr>
        <w:t xml:space="preserve">which </w:t>
      </w:r>
      <w:del w:id="572" w:author="Yue Li" w:date="2021-08-31T17:19:00Z">
        <w:r w:rsidRPr="00C64DF1" w:rsidDel="000F124A">
          <w:rPr>
            <w:rStyle w:val="src"/>
            <w:rFonts w:ascii="Arial" w:hAnsi="Arial" w:cs="Arial"/>
            <w:color w:val="333333"/>
            <w:szCs w:val="20"/>
          </w:rPr>
          <w:delText xml:space="preserve">can </w:delText>
        </w:r>
      </w:del>
      <w:ins w:id="573" w:author="Yue Li" w:date="2021-08-31T17:19:00Z">
        <w:r w:rsidR="000F124A">
          <w:rPr>
            <w:rStyle w:val="src"/>
            <w:rFonts w:ascii="Arial" w:hAnsi="Arial" w:cs="Arial"/>
            <w:color w:val="333333"/>
            <w:szCs w:val="20"/>
          </w:rPr>
          <w:t>largely</w:t>
        </w:r>
        <w:r w:rsidR="000F124A" w:rsidRPr="00C64DF1">
          <w:rPr>
            <w:rStyle w:val="src"/>
            <w:rFonts w:ascii="Arial" w:hAnsi="Arial" w:cs="Arial"/>
            <w:color w:val="333333"/>
            <w:szCs w:val="20"/>
          </w:rPr>
          <w:t xml:space="preserve"> </w:t>
        </w:r>
      </w:ins>
      <w:r w:rsidRPr="00C64DF1">
        <w:rPr>
          <w:rStyle w:val="src"/>
          <w:rFonts w:ascii="Arial" w:hAnsi="Arial" w:cs="Arial"/>
          <w:color w:val="333333"/>
          <w:szCs w:val="20"/>
        </w:rPr>
        <w:t>stimulate</w:t>
      </w:r>
      <w:ins w:id="574" w:author="Yue Li" w:date="2021-08-31T17:19:00Z">
        <w:r w:rsidR="000F124A">
          <w:rPr>
            <w:rStyle w:val="src"/>
            <w:rFonts w:ascii="Arial" w:hAnsi="Arial" w:cs="Arial"/>
            <w:color w:val="333333"/>
            <w:szCs w:val="20"/>
          </w:rPr>
          <w:t>s users’</w:t>
        </w:r>
      </w:ins>
      <w:del w:id="575" w:author="Yue Li" w:date="2021-08-31T17:19:00Z">
        <w:r w:rsidRPr="00C64DF1" w:rsidDel="000F124A">
          <w:rPr>
            <w:rStyle w:val="src"/>
            <w:rFonts w:ascii="Arial" w:hAnsi="Arial" w:cs="Arial"/>
            <w:color w:val="333333"/>
            <w:szCs w:val="20"/>
          </w:rPr>
          <w:delText xml:space="preserve"> the</w:delText>
        </w:r>
      </w:del>
      <w:r w:rsidRPr="00C64DF1">
        <w:rPr>
          <w:rStyle w:val="src"/>
          <w:rFonts w:ascii="Arial" w:hAnsi="Arial" w:cs="Arial"/>
          <w:color w:val="333333"/>
          <w:szCs w:val="20"/>
        </w:rPr>
        <w:t xml:space="preserve"> interest in learning</w:t>
      </w:r>
      <w:ins w:id="576" w:author="Yue Li" w:date="2021-08-31T17:19:00Z">
        <w:r w:rsidR="000F124A">
          <w:rPr>
            <w:rStyle w:val="src"/>
            <w:rFonts w:ascii="Arial" w:hAnsi="Arial" w:cs="Arial"/>
            <w:color w:val="333333"/>
            <w:szCs w:val="20"/>
          </w:rPr>
          <w:t xml:space="preserve"> of cultural artifacts</w:t>
        </w:r>
      </w:ins>
      <w:r w:rsidRPr="00C64DF1">
        <w:rPr>
          <w:rStyle w:val="src"/>
          <w:rFonts w:ascii="Arial" w:hAnsi="Arial" w:cs="Arial"/>
          <w:color w:val="333333"/>
          <w:szCs w:val="20"/>
        </w:rPr>
        <w:t xml:space="preserve">. </w:t>
      </w:r>
      <w:del w:id="577" w:author="Yue Li" w:date="2021-08-31T17:22:00Z">
        <w:r w:rsidRPr="00C64DF1" w:rsidDel="004B215D">
          <w:rPr>
            <w:rStyle w:val="src"/>
            <w:rFonts w:ascii="Arial" w:hAnsi="Arial" w:cs="Arial"/>
            <w:color w:val="333333"/>
            <w:szCs w:val="20"/>
          </w:rPr>
          <w:delText>Furthermore, these</w:delText>
        </w:r>
      </w:del>
      <w:ins w:id="578" w:author="Yue Li" w:date="2021-08-31T17:22:00Z">
        <w:r w:rsidR="004B215D">
          <w:rPr>
            <w:rStyle w:val="src"/>
            <w:rFonts w:ascii="Arial" w:hAnsi="Arial" w:cs="Arial"/>
            <w:color w:val="333333"/>
            <w:szCs w:val="20"/>
          </w:rPr>
          <w:t xml:space="preserve">We further </w:t>
        </w:r>
      </w:ins>
      <w:ins w:id="579" w:author="Yue Li" w:date="2021-08-31T17:23:00Z">
        <w:r w:rsidR="004B215D">
          <w:rPr>
            <w:rStyle w:val="src"/>
            <w:rFonts w:ascii="Arial" w:hAnsi="Arial" w:cs="Arial"/>
            <w:color w:val="333333"/>
            <w:szCs w:val="20"/>
          </w:rPr>
          <w:t>discussed the implications of our findings on</w:t>
        </w:r>
      </w:ins>
      <w:del w:id="580" w:author="Yue Li" w:date="2021-08-31T17:23:00Z">
        <w:r w:rsidRPr="00C64DF1" w:rsidDel="004B215D">
          <w:rPr>
            <w:rStyle w:val="src"/>
            <w:rFonts w:ascii="Arial" w:hAnsi="Arial" w:cs="Arial"/>
            <w:color w:val="333333"/>
            <w:szCs w:val="20"/>
          </w:rPr>
          <w:delText xml:space="preserve"> findings also contribute to</w:delText>
        </w:r>
      </w:del>
      <w:r w:rsidRPr="00C64DF1">
        <w:rPr>
          <w:rStyle w:val="src"/>
          <w:rFonts w:ascii="Arial" w:hAnsi="Arial" w:cs="Arial"/>
          <w:color w:val="333333"/>
          <w:szCs w:val="20"/>
        </w:rPr>
        <w:t xml:space="preserve"> the further design of hybrid gifts. </w:t>
      </w:r>
      <w:del w:id="581" w:author="Yue Li" w:date="2021-08-31T17:23:00Z">
        <w:r w:rsidRPr="00C64DF1" w:rsidDel="004B215D">
          <w:rPr>
            <w:rStyle w:val="src"/>
            <w:rFonts w:ascii="Arial" w:hAnsi="Arial" w:cs="Arial"/>
            <w:color w:val="333333"/>
            <w:szCs w:val="20"/>
          </w:rPr>
          <w:delText>In summary, this</w:delText>
        </w:r>
      </w:del>
      <w:ins w:id="582" w:author="Yue Li" w:date="2021-08-31T17:23:00Z">
        <w:r w:rsidR="004B215D">
          <w:rPr>
            <w:rStyle w:val="src"/>
            <w:rFonts w:ascii="Arial" w:hAnsi="Arial" w:cs="Arial"/>
            <w:color w:val="333333"/>
            <w:szCs w:val="20"/>
          </w:rPr>
          <w:t>Our</w:t>
        </w:r>
      </w:ins>
      <w:r w:rsidRPr="00C64DF1">
        <w:rPr>
          <w:rStyle w:val="src"/>
          <w:rFonts w:ascii="Arial" w:hAnsi="Arial" w:cs="Arial"/>
          <w:color w:val="333333"/>
          <w:szCs w:val="20"/>
        </w:rPr>
        <w:t xml:space="preserve"> study demonstrates the feasibility and practical value of </w:t>
      </w:r>
      <w:del w:id="583" w:author="Yue Li" w:date="2021-08-31T17:24:00Z">
        <w:r w:rsidRPr="00C64DF1" w:rsidDel="004B215D">
          <w:rPr>
            <w:rStyle w:val="src"/>
            <w:rFonts w:ascii="Arial" w:hAnsi="Arial" w:cs="Arial"/>
            <w:color w:val="333333"/>
            <w:szCs w:val="20"/>
          </w:rPr>
          <w:delText xml:space="preserve">Tangible </w:delText>
        </w:r>
      </w:del>
      <w:ins w:id="584" w:author="Yue Li" w:date="2021-08-31T17:24:00Z">
        <w:r w:rsidR="004B215D">
          <w:rPr>
            <w:rStyle w:val="src"/>
            <w:rFonts w:ascii="Arial" w:hAnsi="Arial" w:cs="Arial"/>
            <w:color w:val="333333"/>
            <w:szCs w:val="20"/>
          </w:rPr>
          <w:t>t</w:t>
        </w:r>
        <w:r w:rsidR="004B215D" w:rsidRPr="00C64DF1">
          <w:rPr>
            <w:rStyle w:val="src"/>
            <w:rFonts w:ascii="Arial" w:hAnsi="Arial" w:cs="Arial"/>
            <w:color w:val="333333"/>
            <w:szCs w:val="20"/>
          </w:rPr>
          <w:t xml:space="preserve">angible </w:t>
        </w:r>
      </w:ins>
      <w:del w:id="585" w:author="Yue Li" w:date="2021-08-31T17:24:00Z">
        <w:r w:rsidRPr="00C64DF1" w:rsidDel="004B215D">
          <w:rPr>
            <w:rStyle w:val="src"/>
            <w:rFonts w:ascii="Arial" w:hAnsi="Arial" w:cs="Arial"/>
            <w:color w:val="333333"/>
            <w:szCs w:val="20"/>
          </w:rPr>
          <w:delText xml:space="preserve">Augmented </w:delText>
        </w:r>
      </w:del>
      <w:ins w:id="586" w:author="Yue Li" w:date="2021-08-31T17:24:00Z">
        <w:r w:rsidR="004B215D">
          <w:rPr>
            <w:rStyle w:val="src"/>
            <w:rFonts w:ascii="Arial" w:hAnsi="Arial" w:cs="Arial"/>
            <w:color w:val="333333"/>
            <w:szCs w:val="20"/>
          </w:rPr>
          <w:t>a</w:t>
        </w:r>
        <w:r w:rsidR="004B215D" w:rsidRPr="00C64DF1">
          <w:rPr>
            <w:rStyle w:val="src"/>
            <w:rFonts w:ascii="Arial" w:hAnsi="Arial" w:cs="Arial"/>
            <w:color w:val="333333"/>
            <w:szCs w:val="20"/>
          </w:rPr>
          <w:t xml:space="preserve">ugmented </w:t>
        </w:r>
      </w:ins>
      <w:del w:id="587" w:author="Yue Li" w:date="2021-08-31T17:24:00Z">
        <w:r w:rsidRPr="00C64DF1" w:rsidDel="004B215D">
          <w:rPr>
            <w:rStyle w:val="src"/>
            <w:rFonts w:ascii="Arial" w:hAnsi="Arial" w:cs="Arial"/>
            <w:color w:val="333333"/>
            <w:szCs w:val="20"/>
          </w:rPr>
          <w:delText xml:space="preserve">Reality </w:delText>
        </w:r>
      </w:del>
      <w:ins w:id="588" w:author="Yue Li" w:date="2021-08-31T17:24:00Z">
        <w:r w:rsidR="004B215D">
          <w:rPr>
            <w:rStyle w:val="src"/>
            <w:rFonts w:ascii="Arial" w:hAnsi="Arial" w:cs="Arial"/>
            <w:color w:val="333333"/>
            <w:szCs w:val="20"/>
          </w:rPr>
          <w:t>r</w:t>
        </w:r>
        <w:r w:rsidR="004B215D" w:rsidRPr="00C64DF1">
          <w:rPr>
            <w:rStyle w:val="src"/>
            <w:rFonts w:ascii="Arial" w:hAnsi="Arial" w:cs="Arial"/>
            <w:color w:val="333333"/>
            <w:szCs w:val="20"/>
          </w:rPr>
          <w:t xml:space="preserve">eality </w:t>
        </w:r>
      </w:ins>
      <w:del w:id="589" w:author="Yue Li" w:date="2021-08-31T17:24:00Z">
        <w:r w:rsidRPr="00C64DF1" w:rsidDel="004B215D">
          <w:rPr>
            <w:rStyle w:val="src"/>
            <w:rFonts w:ascii="Arial" w:hAnsi="Arial" w:cs="Arial"/>
            <w:color w:val="333333"/>
            <w:szCs w:val="20"/>
          </w:rPr>
          <w:delText xml:space="preserve">Interfaces </w:delText>
        </w:r>
      </w:del>
      <w:ins w:id="590" w:author="Yue Li" w:date="2021-08-31T17:24:00Z">
        <w:r w:rsidR="004B215D">
          <w:rPr>
            <w:rStyle w:val="src"/>
            <w:rFonts w:ascii="Arial" w:hAnsi="Arial" w:cs="Arial"/>
            <w:color w:val="333333"/>
            <w:szCs w:val="20"/>
          </w:rPr>
          <w:t>i</w:t>
        </w:r>
        <w:r w:rsidR="004B215D" w:rsidRPr="00C64DF1">
          <w:rPr>
            <w:rStyle w:val="src"/>
            <w:rFonts w:ascii="Arial" w:hAnsi="Arial" w:cs="Arial"/>
            <w:color w:val="333333"/>
            <w:szCs w:val="20"/>
          </w:rPr>
          <w:t xml:space="preserve">nterfaces </w:t>
        </w:r>
        <w:r w:rsidR="004B215D">
          <w:rPr>
            <w:rStyle w:val="src"/>
            <w:rFonts w:ascii="Arial" w:hAnsi="Arial" w:cs="Arial"/>
            <w:color w:val="333333"/>
            <w:szCs w:val="20"/>
          </w:rPr>
          <w:t xml:space="preserve">for cultural artifacts. </w:t>
        </w:r>
        <w:r w:rsidR="004B215D">
          <w:rPr>
            <w:rStyle w:val="src"/>
            <w:rFonts w:ascii="Arial" w:hAnsi="Arial" w:cs="Arial" w:hint="eastAsia"/>
            <w:color w:val="333333"/>
            <w:szCs w:val="20"/>
          </w:rPr>
          <w:t>The</w:t>
        </w:r>
        <w:r w:rsidR="004B215D">
          <w:rPr>
            <w:rStyle w:val="src"/>
            <w:rFonts w:ascii="Arial" w:hAnsi="Arial" w:cs="Arial"/>
            <w:color w:val="333333"/>
            <w:szCs w:val="20"/>
          </w:rPr>
          <w:t xml:space="preserve"> results </w:t>
        </w:r>
      </w:ins>
      <w:ins w:id="591" w:author="Yue Li" w:date="2021-08-31T17:26:00Z">
        <w:r w:rsidR="004B215D">
          <w:rPr>
            <w:rStyle w:val="src"/>
            <w:rFonts w:ascii="Arial" w:hAnsi="Arial" w:cs="Arial"/>
            <w:color w:val="333333"/>
            <w:szCs w:val="20"/>
          </w:rPr>
          <w:t>provide insights to museum practitioners in experience design</w:t>
        </w:r>
      </w:ins>
      <w:del w:id="592" w:author="Yue Li" w:date="2021-08-31T17:25:00Z">
        <w:r w:rsidRPr="00C64DF1" w:rsidDel="004B215D">
          <w:rPr>
            <w:rStyle w:val="src"/>
            <w:rFonts w:ascii="Arial" w:hAnsi="Arial" w:cs="Arial"/>
            <w:color w:val="333333"/>
            <w:szCs w:val="20"/>
          </w:rPr>
          <w:delText xml:space="preserve">to </w:delText>
        </w:r>
      </w:del>
      <w:ins w:id="593" w:author="Yue Li" w:date="2021-08-31T17:26:00Z">
        <w:r w:rsidR="004B215D">
          <w:rPr>
            <w:rStyle w:val="src"/>
            <w:rFonts w:ascii="Arial" w:hAnsi="Arial" w:cs="Arial"/>
            <w:color w:val="333333"/>
            <w:szCs w:val="20"/>
          </w:rPr>
          <w:t xml:space="preserve">, </w:t>
        </w:r>
      </w:ins>
      <w:ins w:id="594" w:author="Yue Li" w:date="2021-08-31T17:25:00Z">
        <w:r w:rsidR="004B215D">
          <w:rPr>
            <w:rStyle w:val="src"/>
            <w:rFonts w:ascii="Arial" w:hAnsi="Arial" w:cs="Arial"/>
            <w:color w:val="333333"/>
            <w:szCs w:val="20"/>
          </w:rPr>
          <w:t xml:space="preserve">and </w:t>
        </w:r>
      </w:ins>
      <w:ins w:id="595" w:author="Yue Li" w:date="2021-08-31T17:27:00Z">
        <w:r w:rsidR="004B215D">
          <w:rPr>
            <w:rStyle w:val="src"/>
            <w:rFonts w:ascii="Arial" w:hAnsi="Arial" w:cs="Arial"/>
            <w:color w:val="333333"/>
            <w:szCs w:val="20"/>
          </w:rPr>
          <w:t xml:space="preserve">have implications </w:t>
        </w:r>
      </w:ins>
      <w:ins w:id="596" w:author="Yue Li" w:date="2021-08-31T17:25:00Z">
        <w:r w:rsidR="004B215D">
          <w:rPr>
            <w:rStyle w:val="src"/>
            <w:rFonts w:ascii="Arial" w:hAnsi="Arial" w:cs="Arial"/>
            <w:color w:val="333333"/>
            <w:szCs w:val="20"/>
          </w:rPr>
          <w:t>for technology-</w:t>
        </w:r>
      </w:ins>
      <w:r w:rsidRPr="00C64DF1">
        <w:rPr>
          <w:rStyle w:val="src"/>
          <w:rFonts w:ascii="Arial" w:hAnsi="Arial" w:cs="Arial"/>
          <w:color w:val="333333"/>
          <w:szCs w:val="20"/>
        </w:rPr>
        <w:t>enhance</w:t>
      </w:r>
      <w:ins w:id="597" w:author="Yue Li" w:date="2021-08-31T17:27:00Z">
        <w:r w:rsidR="004B215D">
          <w:rPr>
            <w:rStyle w:val="src"/>
            <w:rFonts w:ascii="Arial" w:hAnsi="Arial" w:cs="Arial"/>
            <w:color w:val="333333"/>
            <w:szCs w:val="20"/>
          </w:rPr>
          <w:t>d</w:t>
        </w:r>
      </w:ins>
      <w:r w:rsidRPr="00C64DF1">
        <w:rPr>
          <w:rStyle w:val="src"/>
          <w:rFonts w:ascii="Arial" w:hAnsi="Arial" w:cs="Arial"/>
          <w:color w:val="333333"/>
          <w:szCs w:val="20"/>
        </w:rPr>
        <w:t xml:space="preserve"> learning.</w:t>
      </w:r>
    </w:p>
    <w:p w14:paraId="2E7194D2" w14:textId="77777777" w:rsidR="00010238" w:rsidRPr="00C64DF1" w:rsidRDefault="00010238" w:rsidP="00010238">
      <w:pPr>
        <w:widowControl/>
        <w:jc w:val="left"/>
        <w:rPr>
          <w:rFonts w:ascii="Arial" w:hAnsi="Arial" w:cs="Arial"/>
          <w:b/>
          <w:sz w:val="28"/>
        </w:rPr>
      </w:pPr>
      <w:r w:rsidRPr="00C64DF1">
        <w:rPr>
          <w:rFonts w:ascii="Arial" w:hAnsi="Arial" w:cs="Arial"/>
          <w:b/>
          <w:sz w:val="28"/>
        </w:rPr>
        <w:br w:type="page"/>
      </w:r>
    </w:p>
    <w:p w14:paraId="5667184D" w14:textId="77777777" w:rsidR="00010238" w:rsidRPr="00C64DF1" w:rsidRDefault="00010238" w:rsidP="00010238">
      <w:pPr>
        <w:rPr>
          <w:rFonts w:ascii="Arial" w:hAnsi="Arial" w:cs="Arial"/>
          <w:b/>
          <w:sz w:val="28"/>
        </w:rPr>
      </w:pPr>
      <w:r w:rsidRPr="00C64DF1">
        <w:rPr>
          <w:rFonts w:ascii="Arial" w:hAnsi="Arial" w:cs="Arial"/>
          <w:b/>
          <w:sz w:val="28"/>
        </w:rPr>
        <w:lastRenderedPageBreak/>
        <w:t>Reference</w:t>
      </w:r>
    </w:p>
    <w:p w14:paraId="4C1C1DE9"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Style w:val="src"/>
          <w:rFonts w:ascii="Arial" w:hAnsi="Arial" w:cs="Arial"/>
          <w:color w:val="333333"/>
          <w:sz w:val="20"/>
          <w:szCs w:val="20"/>
        </w:rPr>
        <w:fldChar w:fldCharType="begin" w:fldLock="1"/>
      </w:r>
      <w:r w:rsidRPr="00C64DF1">
        <w:rPr>
          <w:rStyle w:val="src"/>
          <w:rFonts w:ascii="Arial" w:hAnsi="Arial" w:cs="Arial"/>
          <w:color w:val="333333"/>
          <w:sz w:val="20"/>
          <w:szCs w:val="20"/>
        </w:rPr>
        <w:instrText xml:space="preserve">ADDIN Mendeley Bibliography CSL_BIBLIOGRAPHY </w:instrText>
      </w:r>
      <w:r w:rsidRPr="00C64DF1">
        <w:rPr>
          <w:rStyle w:val="src"/>
          <w:rFonts w:ascii="Arial" w:hAnsi="Arial" w:cs="Arial"/>
          <w:color w:val="333333"/>
          <w:sz w:val="20"/>
          <w:szCs w:val="20"/>
        </w:rPr>
        <w:fldChar w:fldCharType="separate"/>
      </w:r>
      <w:r w:rsidRPr="00C64DF1">
        <w:rPr>
          <w:rFonts w:ascii="Arial" w:hAnsi="Arial" w:cs="Arial"/>
          <w:noProof/>
          <w:kern w:val="0"/>
          <w:sz w:val="20"/>
          <w:szCs w:val="24"/>
        </w:rPr>
        <w:t>[1]</w:t>
      </w:r>
      <w:r w:rsidRPr="00C64DF1">
        <w:rPr>
          <w:rFonts w:ascii="Arial" w:hAnsi="Arial" w:cs="Arial"/>
          <w:noProof/>
          <w:kern w:val="0"/>
          <w:sz w:val="20"/>
          <w:szCs w:val="24"/>
        </w:rPr>
        <w:tab/>
        <w:t xml:space="preserve">K. H. Cheng and C. C. Tsai, “Affordances of Augmented Reality in Science Learning: Suggestions for Future Research,” </w:t>
      </w:r>
      <w:r w:rsidRPr="00C64DF1">
        <w:rPr>
          <w:rFonts w:ascii="Arial" w:hAnsi="Arial" w:cs="Arial"/>
          <w:i/>
          <w:iCs/>
          <w:noProof/>
          <w:kern w:val="0"/>
          <w:sz w:val="20"/>
          <w:szCs w:val="24"/>
        </w:rPr>
        <w:t>J. Sci. Educ. Technol.</w:t>
      </w:r>
      <w:r w:rsidRPr="00C64DF1">
        <w:rPr>
          <w:rFonts w:ascii="Arial" w:hAnsi="Arial" w:cs="Arial"/>
          <w:noProof/>
          <w:kern w:val="0"/>
          <w:sz w:val="20"/>
          <w:szCs w:val="24"/>
        </w:rPr>
        <w:t>, vol. 22, no. 4, pp. 449–462, 2013, doi: 10.1007/s10956-012-9405-9.</w:t>
      </w:r>
    </w:p>
    <w:p w14:paraId="6DB4489C"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w:t>
      </w:r>
      <w:r w:rsidRPr="00C64DF1">
        <w:rPr>
          <w:rFonts w:ascii="Arial" w:hAnsi="Arial" w:cs="Arial"/>
          <w:noProof/>
          <w:kern w:val="0"/>
          <w:sz w:val="20"/>
          <w:szCs w:val="24"/>
        </w:rPr>
        <w:tab/>
        <w:t xml:space="preserve">R. Azuma, Y. Baillot, R. Behringer, S. Feiner, S. Julier, and B. MacIntyre, “Recent Advances Augmented Reality,” </w:t>
      </w:r>
      <w:r w:rsidRPr="00C64DF1">
        <w:rPr>
          <w:rFonts w:ascii="Arial" w:hAnsi="Arial" w:cs="Arial"/>
          <w:i/>
          <w:iCs/>
          <w:noProof/>
          <w:kern w:val="0"/>
          <w:sz w:val="20"/>
          <w:szCs w:val="24"/>
        </w:rPr>
        <w:t>IEEE Comput. Graph. Appl.</w:t>
      </w:r>
      <w:r w:rsidRPr="00C64DF1">
        <w:rPr>
          <w:rFonts w:ascii="Arial" w:hAnsi="Arial" w:cs="Arial"/>
          <w:noProof/>
          <w:kern w:val="0"/>
          <w:sz w:val="20"/>
          <w:szCs w:val="24"/>
        </w:rPr>
        <w:t>, vol. 21, pp. 34–47, 2001.</w:t>
      </w:r>
    </w:p>
    <w:p w14:paraId="38528820"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[3]</w:t>
      </w:r>
      <w:r w:rsidRPr="00C64DF1">
        <w:rPr>
          <w:rFonts w:ascii="Arial" w:hAnsi="Arial" w:cs="Arial"/>
          <w:noProof/>
          <w:kern w:val="0"/>
          <w:sz w:val="20"/>
          <w:szCs w:val="24"/>
        </w:rPr>
        <w:tab/>
        <w:t xml:space="preserve">A. Theodoropoulos and G. Lepouras, “Augmented Reality and programming education: A systematic review,” </w:t>
      </w:r>
      <w:r w:rsidRPr="00C64DF1">
        <w:rPr>
          <w:rFonts w:ascii="Arial" w:hAnsi="Arial" w:cs="Arial"/>
          <w:i/>
          <w:iCs/>
          <w:noProof/>
          <w:kern w:val="0"/>
          <w:sz w:val="20"/>
          <w:szCs w:val="24"/>
        </w:rPr>
        <w:t>Int. J. Child-Computer Interact.</w:t>
      </w:r>
      <w:r w:rsidRPr="00C64DF1">
        <w:rPr>
          <w:rFonts w:ascii="Arial" w:hAnsi="Arial" w:cs="Arial"/>
          <w:noProof/>
          <w:kern w:val="0"/>
          <w:sz w:val="20"/>
          <w:szCs w:val="24"/>
        </w:rPr>
        <w:t>, vol. 30, p. 100335, 2021, doi: 10.1016/j.ijcci.2021.100335.</w:t>
      </w:r>
    </w:p>
    <w:p w14:paraId="513D0C6A"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[4]</w:t>
      </w:r>
      <w:r w:rsidRPr="00C64DF1">
        <w:rPr>
          <w:rFonts w:ascii="Arial" w:hAnsi="Arial" w:cs="Arial"/>
          <w:noProof/>
          <w:kern w:val="0"/>
          <w:sz w:val="20"/>
          <w:szCs w:val="24"/>
        </w:rPr>
        <w:tab/>
        <w:t xml:space="preserve">M. S. Markova, “How does the tangible object affect motor skill learning?,” </w:t>
      </w:r>
      <w:r w:rsidRPr="00C64DF1">
        <w:rPr>
          <w:rFonts w:ascii="Arial" w:hAnsi="Arial" w:cs="Arial"/>
          <w:i/>
          <w:iCs/>
          <w:noProof/>
          <w:kern w:val="0"/>
          <w:sz w:val="20"/>
          <w:szCs w:val="24"/>
        </w:rPr>
        <w:t>TEI 2014 - 8th Int. Conf. Tangible, Embed. Embodied Interact. Proc.</w:t>
      </w:r>
      <w:r w:rsidRPr="00C64DF1">
        <w:rPr>
          <w:rFonts w:ascii="Arial" w:hAnsi="Arial" w:cs="Arial"/>
          <w:noProof/>
          <w:kern w:val="0"/>
          <w:sz w:val="20"/>
          <w:szCs w:val="24"/>
        </w:rPr>
        <w:t>, pp. 305–308, 2014, doi: 10.1145/2540930.2558150.</w:t>
      </w:r>
    </w:p>
    <w:p w14:paraId="2E1221B7"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[5]</w:t>
      </w:r>
      <w:r w:rsidRPr="00C64DF1">
        <w:rPr>
          <w:rFonts w:ascii="Arial" w:hAnsi="Arial" w:cs="Arial"/>
          <w:noProof/>
          <w:kern w:val="0"/>
          <w:sz w:val="20"/>
          <w:szCs w:val="24"/>
        </w:rPr>
        <w:tab/>
        <w:t xml:space="preserve">J. H. Seo, J. Arita, S. L. Chu, F. Quek, and S. Aldriedge, “Material significance of tangibles for young children,” </w:t>
      </w:r>
      <w:r w:rsidRPr="00C64DF1">
        <w:rPr>
          <w:rFonts w:ascii="Arial" w:hAnsi="Arial" w:cs="Arial"/>
          <w:i/>
          <w:iCs/>
          <w:noProof/>
          <w:kern w:val="0"/>
          <w:sz w:val="20"/>
          <w:szCs w:val="24"/>
        </w:rPr>
        <w:t>TEI 2015 - Proc. 9th Int. Conf. Tangible, Embed. Embodied Interact.</w:t>
      </w:r>
      <w:r w:rsidRPr="00C64DF1">
        <w:rPr>
          <w:rFonts w:ascii="Arial" w:hAnsi="Arial" w:cs="Arial"/>
          <w:noProof/>
          <w:kern w:val="0"/>
          <w:sz w:val="20"/>
          <w:szCs w:val="24"/>
        </w:rPr>
        <w:t>, pp. 53–56, 2015, doi: 10.1145/2677199.2680583.</w:t>
      </w:r>
    </w:p>
    <w:p w14:paraId="08A42FD8"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[6]</w:t>
      </w:r>
      <w:r w:rsidRPr="00C64DF1">
        <w:rPr>
          <w:rFonts w:ascii="Arial" w:hAnsi="Arial" w:cs="Arial"/>
          <w:noProof/>
          <w:kern w:val="0"/>
          <w:sz w:val="20"/>
          <w:szCs w:val="24"/>
        </w:rPr>
        <w:tab/>
        <w:t xml:space="preserve">J. Ma, L. Sindorf, I. Liao, and J. Frazier, “Using a tangible versus a multi-touch graphical user interface to support data exploration at a museum exhibit,” </w:t>
      </w:r>
      <w:r w:rsidRPr="00C64DF1">
        <w:rPr>
          <w:rFonts w:ascii="Arial" w:hAnsi="Arial" w:cs="Arial"/>
          <w:i/>
          <w:iCs/>
          <w:noProof/>
          <w:kern w:val="0"/>
          <w:sz w:val="20"/>
          <w:szCs w:val="24"/>
        </w:rPr>
        <w:t>TEI 2015 - Proc. 9th Int. Conf. Tangible, Embed. Embodied Interact.</w:t>
      </w:r>
      <w:r w:rsidRPr="00C64DF1">
        <w:rPr>
          <w:rFonts w:ascii="Arial" w:hAnsi="Arial" w:cs="Arial"/>
          <w:noProof/>
          <w:kern w:val="0"/>
          <w:sz w:val="20"/>
          <w:szCs w:val="24"/>
        </w:rPr>
        <w:t>, pp. 33–40, 2015, doi: 10.1145/2677199.2680555.</w:t>
      </w:r>
    </w:p>
    <w:p w14:paraId="1DCC1417"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[7]</w:t>
      </w:r>
      <w:r w:rsidRPr="00C64DF1">
        <w:rPr>
          <w:rFonts w:ascii="Arial" w:hAnsi="Arial" w:cs="Arial"/>
          <w:noProof/>
          <w:kern w:val="0"/>
          <w:sz w:val="20"/>
          <w:szCs w:val="24"/>
        </w:rPr>
        <w:tab/>
        <w:t xml:space="preserve">C. Pollalis </w:t>
      </w:r>
      <w:r w:rsidRPr="00C64DF1">
        <w:rPr>
          <w:rFonts w:ascii="Arial" w:hAnsi="Arial" w:cs="Arial"/>
          <w:i/>
          <w:iCs/>
          <w:noProof/>
          <w:kern w:val="0"/>
          <w:sz w:val="20"/>
          <w:szCs w:val="24"/>
        </w:rPr>
        <w:t>et al.</w:t>
      </w:r>
      <w:r w:rsidRPr="00C64DF1">
        <w:rPr>
          <w:rFonts w:ascii="Arial" w:hAnsi="Arial" w:cs="Arial"/>
          <w:noProof/>
          <w:kern w:val="0"/>
          <w:sz w:val="20"/>
          <w:szCs w:val="24"/>
        </w:rPr>
        <w:t xml:space="preserve">, “Evaluating learning with tangible and virtual representations of archaeological artifacts,” </w:t>
      </w:r>
      <w:r w:rsidRPr="00C64DF1">
        <w:rPr>
          <w:rFonts w:ascii="Arial" w:hAnsi="Arial" w:cs="Arial"/>
          <w:i/>
          <w:iCs/>
          <w:noProof/>
          <w:kern w:val="0"/>
          <w:sz w:val="20"/>
          <w:szCs w:val="24"/>
        </w:rPr>
        <w:t>TEI 2018 - Proc. 12th Int. Conf. Tangible, Embed. Embodied Interact.</w:t>
      </w:r>
      <w:r w:rsidRPr="00C64DF1">
        <w:rPr>
          <w:rFonts w:ascii="Arial" w:hAnsi="Arial" w:cs="Arial"/>
          <w:noProof/>
          <w:kern w:val="0"/>
          <w:sz w:val="20"/>
          <w:szCs w:val="24"/>
        </w:rPr>
        <w:t>, vol. 2018-Janua, pp. 626–637, 2018, doi: 10.1145/3173225.3173260.</w:t>
      </w:r>
    </w:p>
    <w:p w14:paraId="392B66AF"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[8]</w:t>
      </w:r>
      <w:r w:rsidRPr="00C64DF1">
        <w:rPr>
          <w:rFonts w:ascii="Arial" w:hAnsi="Arial" w:cs="Arial"/>
          <w:noProof/>
          <w:kern w:val="0"/>
          <w:sz w:val="20"/>
          <w:szCs w:val="24"/>
        </w:rPr>
        <w:tab/>
        <w:t xml:space="preserve">P. Koutsabasis, “Empirical Evaluations of Interactive Systems in Cultural Heritage,” </w:t>
      </w:r>
      <w:r w:rsidRPr="00C64DF1">
        <w:rPr>
          <w:rFonts w:ascii="Arial" w:hAnsi="Arial" w:cs="Arial"/>
          <w:i/>
          <w:iCs/>
          <w:noProof/>
          <w:kern w:val="0"/>
          <w:sz w:val="20"/>
          <w:szCs w:val="24"/>
        </w:rPr>
        <w:t>Int. J. Comput. Methods Herit. Sci.</w:t>
      </w:r>
      <w:r w:rsidRPr="00C64DF1">
        <w:rPr>
          <w:rFonts w:ascii="Arial" w:hAnsi="Arial" w:cs="Arial"/>
          <w:noProof/>
          <w:kern w:val="0"/>
          <w:sz w:val="20"/>
          <w:szCs w:val="24"/>
        </w:rPr>
        <w:t>, vol. 1, no. 1, pp. 100–122, 2017, doi: 10.4018/ijcmhs.2017010107.</w:t>
      </w:r>
    </w:p>
    <w:p w14:paraId="510F277B"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[9]</w:t>
      </w:r>
      <w:r w:rsidRPr="00C64DF1">
        <w:rPr>
          <w:rFonts w:ascii="Arial" w:hAnsi="Arial" w:cs="Arial"/>
          <w:noProof/>
          <w:kern w:val="0"/>
          <w:sz w:val="20"/>
          <w:szCs w:val="24"/>
        </w:rPr>
        <w:tab/>
        <w:t xml:space="preserve">M. Akçayir, G. Akçayir, H. M. Pektaş, and M. A. Ocak, “Augmented reality in science laboratories: The effects of augmented reality on university students’ laboratory skills and attitudes toward science laboratories,” </w:t>
      </w:r>
      <w:r w:rsidRPr="00C64DF1">
        <w:rPr>
          <w:rFonts w:ascii="Arial" w:hAnsi="Arial" w:cs="Arial"/>
          <w:i/>
          <w:iCs/>
          <w:noProof/>
          <w:kern w:val="0"/>
          <w:sz w:val="20"/>
          <w:szCs w:val="24"/>
        </w:rPr>
        <w:t>Comput. Human Behav.</w:t>
      </w:r>
      <w:r w:rsidRPr="00C64DF1">
        <w:rPr>
          <w:rFonts w:ascii="Arial" w:hAnsi="Arial" w:cs="Arial"/>
          <w:noProof/>
          <w:kern w:val="0"/>
          <w:sz w:val="20"/>
          <w:szCs w:val="24"/>
        </w:rPr>
        <w:t>, vol. 57, pp. 334–342, 2016, doi: 10.1016/j.chb.2015.12.054.</w:t>
      </w:r>
    </w:p>
    <w:p w14:paraId="4D6A86B4"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[10]</w:t>
      </w:r>
      <w:r w:rsidRPr="00C64DF1">
        <w:rPr>
          <w:rFonts w:ascii="Arial" w:hAnsi="Arial" w:cs="Arial"/>
          <w:noProof/>
          <w:kern w:val="0"/>
          <w:sz w:val="20"/>
          <w:szCs w:val="24"/>
        </w:rPr>
        <w:tab/>
        <w:t xml:space="preserve">Y. Li, E. Ch’Ng, S. Cai, and S. See, “Multiuser Interaction with Hybrid VR and AR for Cultural Heritage Objects,” </w:t>
      </w:r>
      <w:r w:rsidRPr="00C64DF1">
        <w:rPr>
          <w:rFonts w:ascii="Arial" w:hAnsi="Arial" w:cs="Arial"/>
          <w:i/>
          <w:iCs/>
          <w:noProof/>
          <w:kern w:val="0"/>
          <w:sz w:val="20"/>
          <w:szCs w:val="24"/>
        </w:rPr>
        <w:t>Proc. 2018 3rd Digit. Herit. Int. Congr. Digit. Herit. 2018 - Held jointly with 2018 24th Int. Conf. Virtual Syst. Multimedia, VSMM 2018</w:t>
      </w:r>
      <w:r w:rsidRPr="00C64DF1">
        <w:rPr>
          <w:rFonts w:ascii="Arial" w:hAnsi="Arial" w:cs="Arial"/>
          <w:noProof/>
          <w:kern w:val="0"/>
          <w:sz w:val="20"/>
          <w:szCs w:val="24"/>
        </w:rPr>
        <w:t>, 2018, doi: 10.1109/DigitalHeritage.2018.8810126.</w:t>
      </w:r>
    </w:p>
    <w:p w14:paraId="0ABE8C3F"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[11]</w:t>
      </w:r>
      <w:r w:rsidRPr="00C64DF1">
        <w:rPr>
          <w:rFonts w:ascii="Arial" w:hAnsi="Arial" w:cs="Arial"/>
          <w:noProof/>
          <w:kern w:val="0"/>
          <w:sz w:val="20"/>
          <w:szCs w:val="24"/>
        </w:rPr>
        <w:tab/>
        <w:t xml:space="preserve">E. Ch’ng, “New ways of accessing information spaces using 3D multitouch tables,” </w:t>
      </w:r>
      <w:r w:rsidRPr="00C64DF1">
        <w:rPr>
          <w:rFonts w:ascii="Arial" w:hAnsi="Arial" w:cs="Arial"/>
          <w:i/>
          <w:iCs/>
          <w:noProof/>
          <w:kern w:val="0"/>
          <w:sz w:val="20"/>
          <w:szCs w:val="24"/>
        </w:rPr>
        <w:t>Proc. 2012 Int. Conf. Cyberworlds, Cyberworlds 2012</w:t>
      </w:r>
      <w:r w:rsidRPr="00C64DF1">
        <w:rPr>
          <w:rFonts w:ascii="Arial" w:hAnsi="Arial" w:cs="Arial"/>
          <w:noProof/>
          <w:kern w:val="0"/>
          <w:sz w:val="20"/>
          <w:szCs w:val="24"/>
        </w:rPr>
        <w:t>, no. September, pp. 144–150, 2012, doi: 10.1109/CW.2012.27.</w:t>
      </w:r>
    </w:p>
    <w:p w14:paraId="4B171318"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[12]</w:t>
      </w:r>
      <w:r w:rsidRPr="00C64DF1">
        <w:rPr>
          <w:rFonts w:ascii="Arial" w:hAnsi="Arial" w:cs="Arial"/>
          <w:noProof/>
          <w:kern w:val="0"/>
          <w:sz w:val="20"/>
          <w:szCs w:val="24"/>
        </w:rPr>
        <w:tab/>
        <w:t xml:space="preserve">B. SERRELL and B. RAPHLING, “Computers on the Exhibit Floor,” </w:t>
      </w:r>
      <w:r w:rsidRPr="00C64DF1">
        <w:rPr>
          <w:rFonts w:ascii="Arial" w:hAnsi="Arial" w:cs="Arial"/>
          <w:i/>
          <w:iCs/>
          <w:noProof/>
          <w:kern w:val="0"/>
          <w:sz w:val="20"/>
          <w:szCs w:val="24"/>
        </w:rPr>
        <w:t>Curator Museum J.</w:t>
      </w:r>
      <w:r w:rsidRPr="00C64DF1">
        <w:rPr>
          <w:rFonts w:ascii="Arial" w:hAnsi="Arial" w:cs="Arial"/>
          <w:noProof/>
          <w:kern w:val="0"/>
          <w:sz w:val="20"/>
          <w:szCs w:val="24"/>
        </w:rPr>
        <w:t>, vol. 35, no. 3, pp. 181–189, 2010, doi: 10.1111/j.2151-6952.1992.tb00753.x.</w:t>
      </w:r>
    </w:p>
    <w:p w14:paraId="4F446120"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[13]</w:t>
      </w:r>
      <w:r w:rsidRPr="00C64DF1">
        <w:rPr>
          <w:rFonts w:ascii="Arial" w:hAnsi="Arial" w:cs="Arial"/>
          <w:noProof/>
          <w:kern w:val="0"/>
          <w:sz w:val="20"/>
          <w:szCs w:val="24"/>
        </w:rPr>
        <w:tab/>
        <w:t xml:space="preserve">R. Wang, L. Chen, and I. Solheim, “Modeling dyslexic students’ motivation for enhanced learning in E-learning systems,” </w:t>
      </w:r>
      <w:r w:rsidRPr="00C64DF1">
        <w:rPr>
          <w:rFonts w:ascii="Arial" w:hAnsi="Arial" w:cs="Arial"/>
          <w:i/>
          <w:iCs/>
          <w:noProof/>
          <w:kern w:val="0"/>
          <w:sz w:val="20"/>
          <w:szCs w:val="24"/>
        </w:rPr>
        <w:t>ACM Trans. Interact. Intell. Syst.</w:t>
      </w:r>
      <w:r w:rsidRPr="00C64DF1">
        <w:rPr>
          <w:rFonts w:ascii="Arial" w:hAnsi="Arial" w:cs="Arial"/>
          <w:noProof/>
          <w:kern w:val="0"/>
          <w:sz w:val="20"/>
          <w:szCs w:val="24"/>
        </w:rPr>
        <w:t>, vol. 10, no. 3, 2020, doi: 10.1145/3341197.</w:t>
      </w:r>
    </w:p>
    <w:p w14:paraId="0D4EE790"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[14]</w:t>
      </w:r>
      <w:r w:rsidRPr="00C64DF1">
        <w:rPr>
          <w:rFonts w:ascii="Arial" w:hAnsi="Arial" w:cs="Arial"/>
          <w:noProof/>
          <w:kern w:val="0"/>
          <w:sz w:val="20"/>
          <w:szCs w:val="24"/>
        </w:rPr>
        <w:tab/>
        <w:t xml:space="preserve">X. Xin, J. Li, M. Jin, W. Liu, C. Liu, and Y. Zhang, “Improving the user experience in museum: A Joint course with Beijing Museum of Natural History,” </w:t>
      </w:r>
      <w:r w:rsidRPr="00C64DF1">
        <w:rPr>
          <w:rFonts w:ascii="Arial" w:hAnsi="Arial" w:cs="Arial"/>
          <w:i/>
          <w:iCs/>
          <w:noProof/>
          <w:kern w:val="0"/>
          <w:sz w:val="20"/>
          <w:szCs w:val="24"/>
        </w:rPr>
        <w:t xml:space="preserve">ACM Int. Conf. </w:t>
      </w:r>
      <w:r w:rsidRPr="00C64DF1">
        <w:rPr>
          <w:rFonts w:ascii="Arial" w:hAnsi="Arial" w:cs="Arial"/>
          <w:i/>
          <w:iCs/>
          <w:noProof/>
          <w:kern w:val="0"/>
          <w:sz w:val="20"/>
          <w:szCs w:val="24"/>
        </w:rPr>
        <w:lastRenderedPageBreak/>
        <w:t>Proceeding Ser.</w:t>
      </w:r>
      <w:r w:rsidRPr="00C64DF1">
        <w:rPr>
          <w:rFonts w:ascii="Arial" w:hAnsi="Arial" w:cs="Arial"/>
          <w:noProof/>
          <w:kern w:val="0"/>
          <w:sz w:val="20"/>
          <w:szCs w:val="24"/>
        </w:rPr>
        <w:t>, pp. 30–36, 2019, doi: 10.1145/3332169.3333580.</w:t>
      </w:r>
    </w:p>
    <w:p w14:paraId="2716381C"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[15]</w:t>
      </w:r>
      <w:r w:rsidRPr="00C64DF1">
        <w:rPr>
          <w:rFonts w:ascii="Arial" w:hAnsi="Arial" w:cs="Arial"/>
          <w:noProof/>
          <w:kern w:val="0"/>
          <w:sz w:val="20"/>
          <w:szCs w:val="24"/>
        </w:rPr>
        <w:tab/>
        <w:t xml:space="preserve">S. Neale, W. Chinthammit, C. Lueg, and P. Nixon, “Facilitating learning through hands-on engagement with virtual museum artefacts,” </w:t>
      </w:r>
      <w:r w:rsidRPr="00C64DF1">
        <w:rPr>
          <w:rFonts w:ascii="Arial" w:hAnsi="Arial" w:cs="Arial"/>
          <w:i/>
          <w:iCs/>
          <w:noProof/>
          <w:kern w:val="0"/>
          <w:sz w:val="20"/>
          <w:szCs w:val="24"/>
        </w:rPr>
        <w:t>Proc. 28th Int. BCS Hum. Comput. Interact. Conf. Sand, Sea Sky - Holiday HCI, HCI 2014</w:t>
      </w:r>
      <w:r w:rsidRPr="00C64DF1">
        <w:rPr>
          <w:rFonts w:ascii="Arial" w:hAnsi="Arial" w:cs="Arial"/>
          <w:noProof/>
          <w:kern w:val="0"/>
          <w:sz w:val="20"/>
          <w:szCs w:val="24"/>
        </w:rPr>
        <w:t>, pp. 222–227, 2014, doi: 10.14236/ewic/hci2014.27.</w:t>
      </w:r>
    </w:p>
    <w:p w14:paraId="1A7357E0"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[16]</w:t>
      </w:r>
      <w:r w:rsidRPr="00C64DF1">
        <w:rPr>
          <w:rFonts w:ascii="Arial" w:hAnsi="Arial" w:cs="Arial"/>
          <w:noProof/>
          <w:kern w:val="0"/>
          <w:sz w:val="20"/>
          <w:szCs w:val="24"/>
        </w:rPr>
        <w:tab/>
        <w:t xml:space="preserve">C. K. Tsong, T. S. Chong, and Z. Samsudin, “Tangible multimedia: A case study for bringing tangibility into multimedia learning,” </w:t>
      </w:r>
      <w:r w:rsidRPr="00C64DF1">
        <w:rPr>
          <w:rFonts w:ascii="Arial" w:hAnsi="Arial" w:cs="Arial"/>
          <w:i/>
          <w:iCs/>
          <w:noProof/>
          <w:kern w:val="0"/>
          <w:sz w:val="20"/>
          <w:szCs w:val="24"/>
        </w:rPr>
        <w:t>Turkish Online J. Educ. Technol.</w:t>
      </w:r>
      <w:r w:rsidRPr="00C64DF1">
        <w:rPr>
          <w:rFonts w:ascii="Arial" w:hAnsi="Arial" w:cs="Arial"/>
          <w:noProof/>
          <w:kern w:val="0"/>
          <w:sz w:val="20"/>
          <w:szCs w:val="24"/>
        </w:rPr>
        <w:t>, vol. 11, no. 4, pp. 442–450, 2012, doi: 10.1016/j.sbspro.2012.11.045.</w:t>
      </w:r>
    </w:p>
    <w:p w14:paraId="55FEEDB6"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[17]</w:t>
      </w:r>
      <w:r w:rsidRPr="00C64DF1">
        <w:rPr>
          <w:rFonts w:ascii="Arial" w:hAnsi="Arial" w:cs="Arial"/>
          <w:noProof/>
          <w:kern w:val="0"/>
          <w:sz w:val="20"/>
          <w:szCs w:val="24"/>
        </w:rPr>
        <w:tab/>
        <w:t xml:space="preserve">C. Havrez, S. Lepreux, Y. Lebrun, S. Haudegond, P. Ethuin, and C. Kolski, “A Design Model for Tangible Interaction: Case Study in Waste Sorting,” </w:t>
      </w:r>
      <w:r w:rsidRPr="00C64DF1">
        <w:rPr>
          <w:rFonts w:ascii="Arial" w:hAnsi="Arial" w:cs="Arial"/>
          <w:i/>
          <w:iCs/>
          <w:noProof/>
          <w:kern w:val="0"/>
          <w:sz w:val="20"/>
          <w:szCs w:val="24"/>
        </w:rPr>
        <w:t>IFAC-PapersOnLine</w:t>
      </w:r>
      <w:r w:rsidRPr="00C64DF1">
        <w:rPr>
          <w:rFonts w:ascii="Arial" w:hAnsi="Arial" w:cs="Arial"/>
          <w:noProof/>
          <w:kern w:val="0"/>
          <w:sz w:val="20"/>
          <w:szCs w:val="24"/>
        </w:rPr>
        <w:t>, vol. 49, no. 19, pp. 373–378, 2016, doi: 10.1016/j.ifacol.2016.10.594.</w:t>
      </w:r>
    </w:p>
    <w:p w14:paraId="2FF247F1"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[18]</w:t>
      </w:r>
      <w:r w:rsidRPr="00C64DF1">
        <w:rPr>
          <w:rFonts w:ascii="Arial" w:hAnsi="Arial" w:cs="Arial"/>
          <w:noProof/>
          <w:kern w:val="0"/>
          <w:sz w:val="20"/>
          <w:szCs w:val="24"/>
        </w:rPr>
        <w:tab/>
        <w:t xml:space="preserve">D. Petrelli, M. T. Marshall, S. O’Brien, P. McEntaggart, and I. Gwilt, “Tangible data souvenirs as a bridge between a physical museum visit and online digital experience,” </w:t>
      </w:r>
      <w:r w:rsidRPr="00C64DF1">
        <w:rPr>
          <w:rFonts w:ascii="Arial" w:hAnsi="Arial" w:cs="Arial"/>
          <w:i/>
          <w:iCs/>
          <w:noProof/>
          <w:kern w:val="0"/>
          <w:sz w:val="20"/>
          <w:szCs w:val="24"/>
        </w:rPr>
        <w:t>Pers. Ubiquitous Comput.</w:t>
      </w:r>
      <w:r w:rsidRPr="00C64DF1">
        <w:rPr>
          <w:rFonts w:ascii="Arial" w:hAnsi="Arial" w:cs="Arial"/>
          <w:noProof/>
          <w:kern w:val="0"/>
          <w:sz w:val="20"/>
          <w:szCs w:val="24"/>
        </w:rPr>
        <w:t>, vol. 21, no. 2, pp. 281–295, 2017, doi: 10.1007/s00779-016-0993-x.</w:t>
      </w:r>
    </w:p>
    <w:p w14:paraId="7CBEC6CF"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[19]</w:t>
      </w:r>
      <w:r w:rsidRPr="00C64DF1">
        <w:rPr>
          <w:rFonts w:ascii="Arial" w:hAnsi="Arial" w:cs="Arial"/>
          <w:noProof/>
          <w:kern w:val="0"/>
          <w:sz w:val="20"/>
          <w:szCs w:val="24"/>
        </w:rPr>
        <w:tab/>
        <w:t xml:space="preserve">S. Benford, G. Giannachi, B. Koleva, and T. Rodden, “From interaction to trajectories: Designing coherent journeys through user experiences,” </w:t>
      </w:r>
      <w:r w:rsidRPr="00C64DF1">
        <w:rPr>
          <w:rFonts w:ascii="Arial" w:hAnsi="Arial" w:cs="Arial"/>
          <w:i/>
          <w:iCs/>
          <w:noProof/>
          <w:kern w:val="0"/>
          <w:sz w:val="20"/>
          <w:szCs w:val="24"/>
        </w:rPr>
        <w:t>Conf. Hum. Factors Comput. Syst. - Proc.</w:t>
      </w:r>
      <w:r w:rsidRPr="00C64DF1">
        <w:rPr>
          <w:rFonts w:ascii="Arial" w:hAnsi="Arial" w:cs="Arial"/>
          <w:noProof/>
          <w:kern w:val="0"/>
          <w:sz w:val="20"/>
          <w:szCs w:val="24"/>
        </w:rPr>
        <w:t>, pp. 709–718, 2009, doi: 10.1145/1518701.1518812.</w:t>
      </w:r>
    </w:p>
    <w:p w14:paraId="3DDDE05F"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[20]</w:t>
      </w:r>
      <w:r w:rsidRPr="00C64DF1">
        <w:rPr>
          <w:rFonts w:ascii="Arial" w:hAnsi="Arial" w:cs="Arial"/>
          <w:noProof/>
          <w:kern w:val="0"/>
          <w:sz w:val="20"/>
          <w:szCs w:val="24"/>
        </w:rPr>
        <w:tab/>
        <w:t xml:space="preserve">B. Koleva </w:t>
      </w:r>
      <w:r w:rsidRPr="00C64DF1">
        <w:rPr>
          <w:rFonts w:ascii="Arial" w:hAnsi="Arial" w:cs="Arial"/>
          <w:i/>
          <w:iCs/>
          <w:noProof/>
          <w:kern w:val="0"/>
          <w:sz w:val="20"/>
          <w:szCs w:val="24"/>
        </w:rPr>
        <w:t>et al.</w:t>
      </w:r>
      <w:r w:rsidRPr="00C64DF1">
        <w:rPr>
          <w:rFonts w:ascii="Arial" w:hAnsi="Arial" w:cs="Arial"/>
          <w:noProof/>
          <w:kern w:val="0"/>
          <w:sz w:val="20"/>
          <w:szCs w:val="24"/>
        </w:rPr>
        <w:t xml:space="preserve">, “Designing Hybrid Gifts,” </w:t>
      </w:r>
      <w:r w:rsidRPr="00C64DF1">
        <w:rPr>
          <w:rFonts w:ascii="Arial" w:hAnsi="Arial" w:cs="Arial"/>
          <w:i/>
          <w:iCs/>
          <w:noProof/>
          <w:kern w:val="0"/>
          <w:sz w:val="20"/>
          <w:szCs w:val="24"/>
        </w:rPr>
        <w:t>ACM Trans. Comput. Interact.</w:t>
      </w:r>
      <w:r w:rsidRPr="00C64DF1">
        <w:rPr>
          <w:rFonts w:ascii="Arial" w:hAnsi="Arial" w:cs="Arial"/>
          <w:noProof/>
          <w:kern w:val="0"/>
          <w:sz w:val="20"/>
          <w:szCs w:val="24"/>
        </w:rPr>
        <w:t>, vol. 27, no. 5, 2020, doi: 10.1145/3398193.</w:t>
      </w:r>
    </w:p>
    <w:p w14:paraId="03F56904"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[21]</w:t>
      </w:r>
      <w:r w:rsidRPr="00C64DF1">
        <w:rPr>
          <w:rFonts w:ascii="Arial" w:hAnsi="Arial" w:cs="Arial"/>
          <w:noProof/>
          <w:kern w:val="0"/>
          <w:sz w:val="20"/>
          <w:szCs w:val="24"/>
        </w:rPr>
        <w:tab/>
        <w:t xml:space="preserve">M. Billinghurst, H. Kato, and I. Poupyrev, “MagicBook: Transitioning between reality and virtuality,” </w:t>
      </w:r>
      <w:r w:rsidRPr="00C64DF1">
        <w:rPr>
          <w:rFonts w:ascii="Arial" w:hAnsi="Arial" w:cs="Arial"/>
          <w:i/>
          <w:iCs/>
          <w:noProof/>
          <w:kern w:val="0"/>
          <w:sz w:val="20"/>
          <w:szCs w:val="24"/>
        </w:rPr>
        <w:t>Conf. Hum. Factors Comput. Syst. - Proc.</w:t>
      </w:r>
      <w:r w:rsidRPr="00C64DF1">
        <w:rPr>
          <w:rFonts w:ascii="Arial" w:hAnsi="Arial" w:cs="Arial"/>
          <w:noProof/>
          <w:kern w:val="0"/>
          <w:sz w:val="20"/>
          <w:szCs w:val="24"/>
        </w:rPr>
        <w:t>, no. figure 3, pp. 25–26, 2001, doi: 10.1145/634067.634087.</w:t>
      </w:r>
    </w:p>
    <w:p w14:paraId="78CA8362"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[22]</w:t>
      </w:r>
      <w:r w:rsidRPr="00C64DF1">
        <w:rPr>
          <w:rFonts w:ascii="Arial" w:hAnsi="Arial" w:cs="Arial"/>
          <w:noProof/>
          <w:kern w:val="0"/>
          <w:sz w:val="20"/>
          <w:szCs w:val="24"/>
        </w:rPr>
        <w:tab/>
        <w:t>R. Pingxuan, “AR 3D Magic Book,” no. Cipae, pp. 244–250, 2020, doi: 10.1145/3419635.3419714.</w:t>
      </w:r>
    </w:p>
    <w:p w14:paraId="0C1F4B01"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[23]</w:t>
      </w:r>
      <w:r w:rsidRPr="00C64DF1">
        <w:rPr>
          <w:rFonts w:ascii="Arial" w:hAnsi="Arial" w:cs="Arial"/>
          <w:noProof/>
          <w:kern w:val="0"/>
          <w:sz w:val="20"/>
          <w:szCs w:val="24"/>
        </w:rPr>
        <w:tab/>
        <w:t xml:space="preserve">P. Dourish, “Where the Action Is: The Foundations of Embodied Interaction,” </w:t>
      </w:r>
      <w:r w:rsidRPr="00C64DF1">
        <w:rPr>
          <w:rFonts w:ascii="Arial" w:hAnsi="Arial" w:cs="Arial"/>
          <w:i/>
          <w:iCs/>
          <w:noProof/>
          <w:kern w:val="0"/>
          <w:sz w:val="20"/>
          <w:szCs w:val="24"/>
        </w:rPr>
        <w:t>Where action is Found. embodied Interact.</w:t>
      </w:r>
      <w:r w:rsidRPr="00C64DF1">
        <w:rPr>
          <w:rFonts w:ascii="Arial" w:hAnsi="Arial" w:cs="Arial"/>
          <w:noProof/>
          <w:kern w:val="0"/>
          <w:sz w:val="20"/>
          <w:szCs w:val="24"/>
        </w:rPr>
        <w:t>, vol. 36, no. 3, p. 233, 2001, doi: 10.1162/leon.2003.36.5.412.</w:t>
      </w:r>
    </w:p>
    <w:p w14:paraId="278D1758"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[24]</w:t>
      </w:r>
      <w:r w:rsidRPr="00C64DF1">
        <w:rPr>
          <w:rFonts w:ascii="Arial" w:hAnsi="Arial" w:cs="Arial"/>
          <w:noProof/>
          <w:kern w:val="0"/>
          <w:sz w:val="20"/>
          <w:szCs w:val="24"/>
        </w:rPr>
        <w:tab/>
        <w:t xml:space="preserve">R. M. Ryan and E. L. Deci, “Intrinsic and Extrinsic Motivations: Classic Definitions and New Directions,” </w:t>
      </w:r>
      <w:r w:rsidRPr="00C64DF1">
        <w:rPr>
          <w:rFonts w:ascii="Arial" w:hAnsi="Arial" w:cs="Arial"/>
          <w:i/>
          <w:iCs/>
          <w:noProof/>
          <w:kern w:val="0"/>
          <w:sz w:val="20"/>
          <w:szCs w:val="24"/>
        </w:rPr>
        <w:t>Contemp. Educ. Psychol.</w:t>
      </w:r>
      <w:r w:rsidRPr="00C64DF1">
        <w:rPr>
          <w:rFonts w:ascii="Arial" w:hAnsi="Arial" w:cs="Arial"/>
          <w:noProof/>
          <w:kern w:val="0"/>
          <w:sz w:val="20"/>
          <w:szCs w:val="24"/>
        </w:rPr>
        <w:t>, vol. 25, no. 1, pp. 54–67, 2000, doi: 10.1006/ceps.1999.1020.</w:t>
      </w:r>
    </w:p>
    <w:p w14:paraId="6AC5445D"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[25]</w:t>
      </w:r>
      <w:r w:rsidRPr="00C64DF1">
        <w:rPr>
          <w:rFonts w:ascii="Arial" w:hAnsi="Arial" w:cs="Arial"/>
          <w:noProof/>
          <w:kern w:val="0"/>
          <w:sz w:val="20"/>
          <w:szCs w:val="24"/>
        </w:rPr>
        <w:tab/>
        <w:t xml:space="preserve">R. M. Ryan and E. L. Deci, “Self-determination theory and the facilitation of intrinsic motivation, social development, and well-being,” </w:t>
      </w:r>
      <w:r w:rsidRPr="00C64DF1">
        <w:rPr>
          <w:rFonts w:ascii="Arial" w:hAnsi="Arial" w:cs="Arial"/>
          <w:i/>
          <w:iCs/>
          <w:noProof/>
          <w:kern w:val="0"/>
          <w:sz w:val="20"/>
          <w:szCs w:val="24"/>
        </w:rPr>
        <w:t>Univ. Dar es Salaam Libr. J.</w:t>
      </w:r>
      <w:r w:rsidRPr="00C64DF1">
        <w:rPr>
          <w:rFonts w:ascii="Arial" w:hAnsi="Arial" w:cs="Arial"/>
          <w:noProof/>
          <w:kern w:val="0"/>
          <w:sz w:val="20"/>
          <w:szCs w:val="24"/>
        </w:rPr>
        <w:t>, vol. 13, no. 1, pp. 04–19, 2018.</w:t>
      </w:r>
    </w:p>
    <w:p w14:paraId="2CDC82DF"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[26]</w:t>
      </w:r>
      <w:r w:rsidRPr="00C64DF1">
        <w:rPr>
          <w:rFonts w:ascii="Arial" w:hAnsi="Arial" w:cs="Arial"/>
          <w:noProof/>
          <w:kern w:val="0"/>
          <w:sz w:val="20"/>
          <w:szCs w:val="24"/>
        </w:rPr>
        <w:tab/>
        <w:t xml:space="preserve">H. L. O’Brien, P. Cairns, and M. Hall, “A practical approach to measuring user engagement with the refined user engagement scale (UES) and new UES short form,” </w:t>
      </w:r>
      <w:r w:rsidRPr="00C64DF1">
        <w:rPr>
          <w:rFonts w:ascii="Arial" w:hAnsi="Arial" w:cs="Arial"/>
          <w:i/>
          <w:iCs/>
          <w:noProof/>
          <w:kern w:val="0"/>
          <w:sz w:val="20"/>
          <w:szCs w:val="24"/>
        </w:rPr>
        <w:t>Int. J. Hum. Comput. Stud.</w:t>
      </w:r>
      <w:r w:rsidRPr="00C64DF1">
        <w:rPr>
          <w:rFonts w:ascii="Arial" w:hAnsi="Arial" w:cs="Arial"/>
          <w:noProof/>
          <w:kern w:val="0"/>
          <w:sz w:val="20"/>
          <w:szCs w:val="24"/>
        </w:rPr>
        <w:t>, vol. 112, no. December 2017, pp. 28–39, 2018, doi: 10.1016/j.ijhcs.2018.01.004.</w:t>
      </w:r>
    </w:p>
    <w:p w14:paraId="22956BD2"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[27]</w:t>
      </w:r>
      <w:r w:rsidRPr="00C64DF1">
        <w:rPr>
          <w:rFonts w:ascii="Arial" w:hAnsi="Arial" w:cs="Arial"/>
          <w:noProof/>
          <w:kern w:val="0"/>
          <w:sz w:val="20"/>
          <w:szCs w:val="24"/>
        </w:rPr>
        <w:tab/>
        <w:t xml:space="preserve">M. Papastergiou, “Digital Game-Based Learning in high school Computer Science education: Impact on educational effectiveness and student motivation,” </w:t>
      </w:r>
      <w:r w:rsidRPr="00C64DF1">
        <w:rPr>
          <w:rFonts w:ascii="Arial" w:hAnsi="Arial" w:cs="Arial"/>
          <w:i/>
          <w:iCs/>
          <w:noProof/>
          <w:kern w:val="0"/>
          <w:sz w:val="20"/>
          <w:szCs w:val="24"/>
        </w:rPr>
        <w:t>Comput. Educ.</w:t>
      </w:r>
      <w:r w:rsidRPr="00C64DF1">
        <w:rPr>
          <w:rFonts w:ascii="Arial" w:hAnsi="Arial" w:cs="Arial"/>
          <w:noProof/>
          <w:kern w:val="0"/>
          <w:sz w:val="20"/>
          <w:szCs w:val="24"/>
        </w:rPr>
        <w:t>, vol. 52, no. 1, pp. 1–12, 2009, doi: 10.1016/j.compedu.2008.06.004.</w:t>
      </w:r>
    </w:p>
    <w:p w14:paraId="595623B7"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[28]</w:t>
      </w:r>
      <w:r w:rsidRPr="00C64DF1">
        <w:rPr>
          <w:rFonts w:ascii="Arial" w:hAnsi="Arial" w:cs="Arial"/>
          <w:noProof/>
          <w:kern w:val="0"/>
          <w:sz w:val="20"/>
          <w:szCs w:val="24"/>
        </w:rPr>
        <w:tab/>
        <w:t xml:space="preserve">M. Matlin and T. Gullickson, “Cognition Without Reason: A Farewell to the Cognitive Revolution,” </w:t>
      </w:r>
      <w:r w:rsidRPr="00C64DF1">
        <w:rPr>
          <w:rFonts w:ascii="Arial" w:hAnsi="Arial" w:cs="Arial"/>
          <w:i/>
          <w:iCs/>
          <w:noProof/>
          <w:kern w:val="0"/>
          <w:sz w:val="20"/>
          <w:szCs w:val="24"/>
        </w:rPr>
        <w:t>Psyccritiques</w:t>
      </w:r>
      <w:r w:rsidRPr="00C64DF1">
        <w:rPr>
          <w:rFonts w:ascii="Arial" w:hAnsi="Arial" w:cs="Arial"/>
          <w:noProof/>
          <w:kern w:val="0"/>
          <w:sz w:val="20"/>
          <w:szCs w:val="24"/>
        </w:rPr>
        <w:t>, vol. 40, no. 7, 1995.</w:t>
      </w:r>
    </w:p>
    <w:p w14:paraId="58A507CF" w14:textId="77777777" w:rsidR="00010238" w:rsidRPr="00C64DF1" w:rsidRDefault="00010238" w:rsidP="00010238">
      <w:pPr>
        <w:autoSpaceDE w:val="0"/>
        <w:autoSpaceDN w:val="0"/>
        <w:adjustRightInd w:val="0"/>
        <w:ind w:left="640" w:hanging="640"/>
        <w:rPr>
          <w:rFonts w:ascii="Arial" w:hAnsi="Arial" w:cs="Arial"/>
          <w:noProof/>
          <w:kern w:val="0"/>
          <w:sz w:val="20"/>
          <w:szCs w:val="24"/>
        </w:rPr>
      </w:pPr>
      <w:r w:rsidRPr="00C64DF1">
        <w:rPr>
          <w:rFonts w:ascii="Arial" w:hAnsi="Arial" w:cs="Arial"/>
          <w:noProof/>
          <w:kern w:val="0"/>
          <w:sz w:val="20"/>
          <w:szCs w:val="24"/>
        </w:rPr>
        <w:t>[29]</w:t>
      </w:r>
      <w:r w:rsidRPr="00C64DF1">
        <w:rPr>
          <w:rFonts w:ascii="Arial" w:hAnsi="Arial" w:cs="Arial"/>
          <w:noProof/>
          <w:kern w:val="0"/>
          <w:sz w:val="20"/>
          <w:szCs w:val="24"/>
        </w:rPr>
        <w:tab/>
        <w:t xml:space="preserve">M. Csikszentmihalyi and M. Csikzentmihaly, </w:t>
      </w:r>
      <w:r w:rsidRPr="00C64DF1">
        <w:rPr>
          <w:rFonts w:ascii="Arial" w:hAnsi="Arial" w:cs="Arial"/>
          <w:i/>
          <w:iCs/>
          <w:noProof/>
          <w:kern w:val="0"/>
          <w:sz w:val="20"/>
          <w:szCs w:val="24"/>
        </w:rPr>
        <w:t xml:space="preserve">Flow: The psychology of optimal </w:t>
      </w:r>
      <w:r w:rsidRPr="00C64DF1">
        <w:rPr>
          <w:rFonts w:ascii="Arial" w:hAnsi="Arial" w:cs="Arial"/>
          <w:i/>
          <w:iCs/>
          <w:noProof/>
          <w:kern w:val="0"/>
          <w:sz w:val="20"/>
          <w:szCs w:val="24"/>
        </w:rPr>
        <w:lastRenderedPageBreak/>
        <w:t>experience</w:t>
      </w:r>
      <w:r w:rsidRPr="00C64DF1">
        <w:rPr>
          <w:rFonts w:ascii="Arial" w:hAnsi="Arial" w:cs="Arial"/>
          <w:noProof/>
          <w:kern w:val="0"/>
          <w:sz w:val="20"/>
          <w:szCs w:val="24"/>
        </w:rPr>
        <w:t>, vol. 1990. Harper \&amp; Row New York, 1990.</w:t>
      </w:r>
    </w:p>
    <w:p w14:paraId="4E29725B" w14:textId="77777777" w:rsidR="00010238" w:rsidRPr="00C64DF1" w:rsidRDefault="00010238" w:rsidP="00010238">
      <w:pPr>
        <w:autoSpaceDE w:val="0"/>
        <w:autoSpaceDN w:val="0"/>
        <w:adjustRightInd w:val="0"/>
        <w:ind w:left="640" w:hanging="640"/>
        <w:rPr>
          <w:rFonts w:ascii="Arial" w:hAnsi="Arial" w:cs="Arial"/>
          <w:noProof/>
          <w:sz w:val="20"/>
        </w:rPr>
      </w:pPr>
      <w:r w:rsidRPr="00C64DF1">
        <w:rPr>
          <w:rFonts w:ascii="Arial" w:hAnsi="Arial" w:cs="Arial"/>
          <w:noProof/>
          <w:kern w:val="0"/>
          <w:sz w:val="20"/>
          <w:szCs w:val="24"/>
        </w:rPr>
        <w:t>[30]</w:t>
      </w:r>
      <w:r w:rsidRPr="00C64DF1">
        <w:rPr>
          <w:rFonts w:ascii="Arial" w:hAnsi="Arial" w:cs="Arial"/>
          <w:noProof/>
          <w:kern w:val="0"/>
          <w:sz w:val="20"/>
          <w:szCs w:val="24"/>
        </w:rPr>
        <w:tab/>
        <w:t xml:space="preserve">E. L. C. Law and X. Sun, “Evaluating user experience of adaptive digital educational games with Activity Theory,” </w:t>
      </w:r>
      <w:r w:rsidRPr="00C64DF1">
        <w:rPr>
          <w:rFonts w:ascii="Arial" w:hAnsi="Arial" w:cs="Arial"/>
          <w:i/>
          <w:iCs/>
          <w:noProof/>
          <w:kern w:val="0"/>
          <w:sz w:val="20"/>
          <w:szCs w:val="24"/>
        </w:rPr>
        <w:t>Int. J. Hum. Comput. Stud.</w:t>
      </w:r>
      <w:r w:rsidRPr="00C64DF1">
        <w:rPr>
          <w:rFonts w:ascii="Arial" w:hAnsi="Arial" w:cs="Arial"/>
          <w:noProof/>
          <w:kern w:val="0"/>
          <w:sz w:val="20"/>
          <w:szCs w:val="24"/>
        </w:rPr>
        <w:t>, vol. 70, no. 7, pp. 478–497, 2012, doi: 10.1016/j.ijhcs.2012.01.007.</w:t>
      </w:r>
    </w:p>
    <w:p w14:paraId="2714E4F4" w14:textId="77777777" w:rsidR="00010238" w:rsidRPr="00C64DF1" w:rsidRDefault="00010238" w:rsidP="00010238">
      <w:pPr>
        <w:widowControl/>
        <w:rPr>
          <w:rStyle w:val="src"/>
          <w:rFonts w:ascii="Arial" w:hAnsi="Arial" w:cs="Arial"/>
          <w:color w:val="333333"/>
          <w:sz w:val="20"/>
          <w:szCs w:val="20"/>
        </w:rPr>
      </w:pPr>
      <w:r w:rsidRPr="00C64DF1">
        <w:rPr>
          <w:rStyle w:val="src"/>
          <w:rFonts w:ascii="Arial" w:hAnsi="Arial" w:cs="Arial"/>
          <w:color w:val="333333"/>
          <w:sz w:val="20"/>
          <w:szCs w:val="20"/>
        </w:rPr>
        <w:fldChar w:fldCharType="end"/>
      </w:r>
    </w:p>
    <w:p w14:paraId="67A01A96" w14:textId="77777777" w:rsidR="00010238" w:rsidRPr="00C64DF1" w:rsidRDefault="00010238" w:rsidP="00010238">
      <w:pPr>
        <w:widowControl/>
        <w:jc w:val="left"/>
        <w:rPr>
          <w:rStyle w:val="src"/>
          <w:rFonts w:ascii="Arial" w:hAnsi="Arial" w:cs="Arial"/>
          <w:color w:val="333333"/>
          <w:sz w:val="20"/>
          <w:szCs w:val="20"/>
        </w:rPr>
      </w:pPr>
      <w:r w:rsidRPr="00C64DF1">
        <w:rPr>
          <w:rStyle w:val="src"/>
          <w:rFonts w:ascii="Arial" w:hAnsi="Arial" w:cs="Arial"/>
          <w:color w:val="333333"/>
          <w:sz w:val="20"/>
          <w:szCs w:val="20"/>
        </w:rPr>
        <w:br w:type="page"/>
      </w:r>
    </w:p>
    <w:p w14:paraId="0428E44E" w14:textId="77777777" w:rsidR="00010238" w:rsidRPr="00C64DF1" w:rsidRDefault="00010238" w:rsidP="00010238">
      <w:pPr>
        <w:rPr>
          <w:rFonts w:ascii="Arial" w:hAnsi="Arial" w:cs="Arial"/>
          <w:b/>
          <w:sz w:val="28"/>
        </w:rPr>
      </w:pPr>
      <w:r w:rsidRPr="00C64DF1">
        <w:rPr>
          <w:rFonts w:ascii="Arial" w:hAnsi="Arial" w:cs="Arial"/>
          <w:b/>
          <w:sz w:val="28"/>
        </w:rPr>
        <w:lastRenderedPageBreak/>
        <w:t>Appendix</w:t>
      </w:r>
    </w:p>
    <w:p w14:paraId="2FCB48D2" w14:textId="77777777" w:rsidR="00010238" w:rsidRPr="00C64DF1" w:rsidRDefault="00010238" w:rsidP="00010238">
      <w:pPr>
        <w:pStyle w:val="a5"/>
        <w:ind w:left="720" w:firstLineChars="0" w:firstLine="0"/>
        <w:jc w:val="center"/>
        <w:rPr>
          <w:rStyle w:val="src"/>
          <w:rFonts w:ascii="Arial" w:hAnsi="Arial" w:cs="Arial"/>
          <w:szCs w:val="24"/>
        </w:rPr>
      </w:pPr>
      <w:r w:rsidRPr="00C64DF1">
        <w:rPr>
          <w:rStyle w:val="src"/>
          <w:rFonts w:ascii="Arial" w:hAnsi="Arial" w:cs="Arial"/>
          <w:color w:val="333333"/>
          <w:sz w:val="20"/>
          <w:szCs w:val="20"/>
        </w:rPr>
        <w:t>Appendix I:</w:t>
      </w:r>
      <w:r w:rsidRPr="00C64DF1">
        <w:rPr>
          <w:rStyle w:val="src"/>
          <w:rFonts w:ascii="Arial" w:hAnsi="Arial" w:cs="Arial"/>
        </w:rPr>
        <w:t xml:space="preserve"> </w:t>
      </w:r>
      <w:r w:rsidRPr="00C64DF1">
        <w:rPr>
          <w:rStyle w:val="src"/>
          <w:rFonts w:ascii="Arial" w:hAnsi="Arial" w:cs="Arial"/>
          <w:color w:val="333333"/>
          <w:sz w:val="20"/>
          <w:szCs w:val="20"/>
        </w:rPr>
        <w:t>The overview of the AIT items</w:t>
      </w:r>
    </w:p>
    <w:tbl>
      <w:tblPr>
        <w:tblW w:w="9224" w:type="dxa"/>
        <w:jc w:val="center"/>
        <w:tblLook w:val="04A0" w:firstRow="1" w:lastRow="0" w:firstColumn="1" w:lastColumn="0" w:noHBand="0" w:noVBand="1"/>
      </w:tblPr>
      <w:tblGrid>
        <w:gridCol w:w="1363"/>
        <w:gridCol w:w="1599"/>
        <w:gridCol w:w="780"/>
        <w:gridCol w:w="5482"/>
      </w:tblGrid>
      <w:tr w:rsidR="00010238" w:rsidRPr="00C64DF1" w14:paraId="4B88B454" w14:textId="77777777" w:rsidTr="00286C6D">
        <w:trPr>
          <w:trHeight w:val="486"/>
          <w:jc w:val="center"/>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57AE1"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Theme</w:t>
            </w:r>
          </w:p>
        </w:tc>
        <w:tc>
          <w:tcPr>
            <w:tcW w:w="1599" w:type="dxa"/>
            <w:tcBorders>
              <w:top w:val="single" w:sz="4" w:space="0" w:color="auto"/>
              <w:left w:val="nil"/>
              <w:bottom w:val="single" w:sz="4" w:space="0" w:color="auto"/>
              <w:right w:val="single" w:sz="4" w:space="0" w:color="auto"/>
            </w:tcBorders>
            <w:shd w:val="clear" w:color="auto" w:fill="auto"/>
            <w:vAlign w:val="center"/>
            <w:hideMark/>
          </w:tcPr>
          <w:p w14:paraId="6137D45D"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Interaction Interface</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14:paraId="35DAF0B1"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Code</w:t>
            </w:r>
          </w:p>
        </w:tc>
        <w:tc>
          <w:tcPr>
            <w:tcW w:w="5482" w:type="dxa"/>
            <w:tcBorders>
              <w:top w:val="single" w:sz="4" w:space="0" w:color="auto"/>
              <w:left w:val="nil"/>
              <w:bottom w:val="single" w:sz="4" w:space="0" w:color="auto"/>
              <w:right w:val="single" w:sz="4" w:space="0" w:color="auto"/>
            </w:tcBorders>
            <w:shd w:val="clear" w:color="auto" w:fill="auto"/>
            <w:noWrap/>
            <w:vAlign w:val="center"/>
            <w:hideMark/>
          </w:tcPr>
          <w:p w14:paraId="2B508846"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Question</w:t>
            </w:r>
          </w:p>
        </w:tc>
      </w:tr>
      <w:tr w:rsidR="00010238" w:rsidRPr="00C64DF1" w14:paraId="72FF8B8A" w14:textId="77777777" w:rsidTr="00286C6D">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7ADE9E"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Material</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42BB4703"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25A02259"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O3M</w:t>
            </w:r>
          </w:p>
        </w:tc>
        <w:tc>
          <w:tcPr>
            <w:tcW w:w="5482" w:type="dxa"/>
            <w:tcBorders>
              <w:top w:val="nil"/>
              <w:left w:val="nil"/>
              <w:bottom w:val="single" w:sz="4" w:space="0" w:color="auto"/>
              <w:right w:val="single" w:sz="4" w:space="0" w:color="auto"/>
            </w:tcBorders>
            <w:shd w:val="clear" w:color="auto" w:fill="auto"/>
            <w:noWrap/>
            <w:vAlign w:val="center"/>
            <w:hideMark/>
          </w:tcPr>
          <w:p w14:paraId="0B526529"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material of the Kneeling Archer?</w:t>
            </w:r>
          </w:p>
        </w:tc>
      </w:tr>
      <w:tr w:rsidR="00010238" w:rsidRPr="00C64DF1" w14:paraId="3143CA72"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50992F6F"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1FBD8A5F"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45721835"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O7M</w:t>
            </w:r>
          </w:p>
        </w:tc>
        <w:tc>
          <w:tcPr>
            <w:tcW w:w="5482" w:type="dxa"/>
            <w:tcBorders>
              <w:top w:val="nil"/>
              <w:left w:val="nil"/>
              <w:bottom w:val="single" w:sz="4" w:space="0" w:color="auto"/>
              <w:right w:val="single" w:sz="4" w:space="0" w:color="auto"/>
            </w:tcBorders>
            <w:shd w:val="clear" w:color="auto" w:fill="auto"/>
            <w:noWrap/>
            <w:vAlign w:val="center"/>
            <w:hideMark/>
          </w:tcPr>
          <w:p w14:paraId="45177DD9"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material of the Gilded Bull?</w:t>
            </w:r>
          </w:p>
        </w:tc>
      </w:tr>
      <w:tr w:rsidR="00010238" w:rsidRPr="00C64DF1" w14:paraId="196DCAC8"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10BA3E60"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F79CE0"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5D4A1976"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O10M</w:t>
            </w:r>
          </w:p>
        </w:tc>
        <w:tc>
          <w:tcPr>
            <w:tcW w:w="5482" w:type="dxa"/>
            <w:tcBorders>
              <w:top w:val="nil"/>
              <w:left w:val="nil"/>
              <w:bottom w:val="single" w:sz="4" w:space="0" w:color="auto"/>
              <w:right w:val="single" w:sz="4" w:space="0" w:color="auto"/>
            </w:tcBorders>
            <w:shd w:val="clear" w:color="auto" w:fill="auto"/>
            <w:noWrap/>
            <w:vAlign w:val="center"/>
            <w:hideMark/>
          </w:tcPr>
          <w:p w14:paraId="7EBFA6C5"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material of the Figure of an Assistant to the Judge of Hell?</w:t>
            </w:r>
          </w:p>
        </w:tc>
      </w:tr>
      <w:tr w:rsidR="00010238" w:rsidRPr="00C64DF1" w14:paraId="1B2528FB"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24090DD6"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0A64808B"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4CA41802"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O11M</w:t>
            </w:r>
          </w:p>
        </w:tc>
        <w:tc>
          <w:tcPr>
            <w:tcW w:w="5482" w:type="dxa"/>
            <w:tcBorders>
              <w:top w:val="nil"/>
              <w:left w:val="nil"/>
              <w:bottom w:val="single" w:sz="4" w:space="0" w:color="auto"/>
              <w:right w:val="single" w:sz="4" w:space="0" w:color="auto"/>
            </w:tcBorders>
            <w:shd w:val="clear" w:color="auto" w:fill="auto"/>
            <w:noWrap/>
            <w:vAlign w:val="center"/>
            <w:hideMark/>
          </w:tcPr>
          <w:p w14:paraId="4E39D174"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material of the Eight Corners Case?</w:t>
            </w:r>
          </w:p>
        </w:tc>
      </w:tr>
      <w:tr w:rsidR="00010238" w:rsidRPr="00C64DF1" w14:paraId="4CBBA344"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7BA1F6DA"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0F8808F4"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70CC2093"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O5M</w:t>
            </w:r>
          </w:p>
        </w:tc>
        <w:tc>
          <w:tcPr>
            <w:tcW w:w="5482" w:type="dxa"/>
            <w:tcBorders>
              <w:top w:val="nil"/>
              <w:left w:val="nil"/>
              <w:bottom w:val="single" w:sz="4" w:space="0" w:color="auto"/>
              <w:right w:val="single" w:sz="4" w:space="0" w:color="auto"/>
            </w:tcBorders>
            <w:shd w:val="clear" w:color="auto" w:fill="auto"/>
            <w:noWrap/>
            <w:vAlign w:val="center"/>
            <w:hideMark/>
          </w:tcPr>
          <w:p w14:paraId="620AA07C"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material of the Figure of a Standing Lady?</w:t>
            </w:r>
          </w:p>
        </w:tc>
      </w:tr>
      <w:tr w:rsidR="00010238" w:rsidRPr="00C64DF1" w14:paraId="51DF07B5"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557348F6"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42C2D65D"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47A69530"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O8M</w:t>
            </w:r>
          </w:p>
        </w:tc>
        <w:tc>
          <w:tcPr>
            <w:tcW w:w="5482" w:type="dxa"/>
            <w:tcBorders>
              <w:top w:val="nil"/>
              <w:left w:val="nil"/>
              <w:bottom w:val="single" w:sz="4" w:space="0" w:color="auto"/>
              <w:right w:val="single" w:sz="4" w:space="0" w:color="auto"/>
            </w:tcBorders>
            <w:shd w:val="clear" w:color="auto" w:fill="auto"/>
            <w:noWrap/>
            <w:vAlign w:val="center"/>
            <w:hideMark/>
          </w:tcPr>
          <w:p w14:paraId="5CB61F63"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material of the Vajrasattva Statue?</w:t>
            </w:r>
          </w:p>
        </w:tc>
      </w:tr>
      <w:tr w:rsidR="00010238" w:rsidRPr="00C64DF1" w14:paraId="2088F0C4" w14:textId="77777777" w:rsidTr="00286C6D">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37966C"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Feature</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1392AE1D"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7D2E5231"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O3F</w:t>
            </w:r>
          </w:p>
        </w:tc>
        <w:tc>
          <w:tcPr>
            <w:tcW w:w="5482" w:type="dxa"/>
            <w:tcBorders>
              <w:top w:val="nil"/>
              <w:left w:val="nil"/>
              <w:bottom w:val="single" w:sz="4" w:space="0" w:color="auto"/>
              <w:right w:val="single" w:sz="4" w:space="0" w:color="auto"/>
            </w:tcBorders>
            <w:shd w:val="clear" w:color="auto" w:fill="auto"/>
            <w:noWrap/>
            <w:vAlign w:val="center"/>
            <w:hideMark/>
          </w:tcPr>
          <w:p w14:paraId="751422D3"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of the following feature is not mentioned or incorrect about the Kneeling Arche?</w:t>
            </w:r>
          </w:p>
        </w:tc>
      </w:tr>
      <w:tr w:rsidR="00010238" w:rsidRPr="00C64DF1" w14:paraId="4E44A918"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40894946"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6DCCD380"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65DAC3DE"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O6F</w:t>
            </w:r>
          </w:p>
        </w:tc>
        <w:tc>
          <w:tcPr>
            <w:tcW w:w="5482" w:type="dxa"/>
            <w:tcBorders>
              <w:top w:val="nil"/>
              <w:left w:val="nil"/>
              <w:bottom w:val="single" w:sz="4" w:space="0" w:color="auto"/>
              <w:right w:val="single" w:sz="4" w:space="0" w:color="auto"/>
            </w:tcBorders>
            <w:shd w:val="clear" w:color="auto" w:fill="auto"/>
            <w:noWrap/>
            <w:vAlign w:val="center"/>
            <w:hideMark/>
          </w:tcPr>
          <w:p w14:paraId="14990AEC"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of the following colors does not belong to the Marble Statue of Sakyamunit?</w:t>
            </w:r>
          </w:p>
        </w:tc>
      </w:tr>
      <w:tr w:rsidR="00010238" w:rsidRPr="00C64DF1" w14:paraId="1D583DA1"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3B17E1C0"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3C4909"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09CAA049"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O11F</w:t>
            </w:r>
          </w:p>
        </w:tc>
        <w:tc>
          <w:tcPr>
            <w:tcW w:w="5482" w:type="dxa"/>
            <w:tcBorders>
              <w:top w:val="nil"/>
              <w:left w:val="nil"/>
              <w:bottom w:val="single" w:sz="4" w:space="0" w:color="auto"/>
              <w:right w:val="single" w:sz="4" w:space="0" w:color="auto"/>
            </w:tcBorders>
            <w:shd w:val="clear" w:color="auto" w:fill="auto"/>
            <w:noWrap/>
            <w:vAlign w:val="center"/>
            <w:hideMark/>
          </w:tcPr>
          <w:p w14:paraId="3D73C4F8"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of the following colors does not belong to the Eight Corners Case?</w:t>
            </w:r>
          </w:p>
        </w:tc>
      </w:tr>
      <w:tr w:rsidR="00010238" w:rsidRPr="00C64DF1" w14:paraId="02E91E29"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5D4113AA"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249C5A38"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1D3DDAAE"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O12F</w:t>
            </w:r>
          </w:p>
        </w:tc>
        <w:tc>
          <w:tcPr>
            <w:tcW w:w="5482" w:type="dxa"/>
            <w:tcBorders>
              <w:top w:val="nil"/>
              <w:left w:val="nil"/>
              <w:bottom w:val="single" w:sz="4" w:space="0" w:color="auto"/>
              <w:right w:val="single" w:sz="4" w:space="0" w:color="auto"/>
            </w:tcBorders>
            <w:shd w:val="clear" w:color="auto" w:fill="auto"/>
            <w:noWrap/>
            <w:vAlign w:val="center"/>
            <w:hideMark/>
          </w:tcPr>
          <w:p w14:paraId="68FB11DC"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The texture that does not belong to the Chinese lmari Covered Bowl with Floral Sprays is:</w:t>
            </w:r>
          </w:p>
        </w:tc>
      </w:tr>
      <w:tr w:rsidR="00010238" w:rsidRPr="00C64DF1" w14:paraId="138198C5"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4436BA53"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0296DB2C"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7062E95E"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O1F</w:t>
            </w:r>
          </w:p>
        </w:tc>
        <w:tc>
          <w:tcPr>
            <w:tcW w:w="5482" w:type="dxa"/>
            <w:tcBorders>
              <w:top w:val="nil"/>
              <w:left w:val="nil"/>
              <w:bottom w:val="single" w:sz="4" w:space="0" w:color="auto"/>
              <w:right w:val="single" w:sz="4" w:space="0" w:color="auto"/>
            </w:tcBorders>
            <w:shd w:val="clear" w:color="auto" w:fill="auto"/>
            <w:noWrap/>
            <w:vAlign w:val="center"/>
            <w:hideMark/>
          </w:tcPr>
          <w:p w14:paraId="1D9FB8CF"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of the following is characteristic of the Bronze Mask with Protruding Pupils?</w:t>
            </w:r>
          </w:p>
        </w:tc>
      </w:tr>
      <w:tr w:rsidR="00010238" w:rsidRPr="00C64DF1" w14:paraId="4E8E94F3"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6DCE808D"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262689E6"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2F850CF4"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O4F</w:t>
            </w:r>
          </w:p>
        </w:tc>
        <w:tc>
          <w:tcPr>
            <w:tcW w:w="5482" w:type="dxa"/>
            <w:tcBorders>
              <w:top w:val="nil"/>
              <w:left w:val="nil"/>
              <w:bottom w:val="single" w:sz="4" w:space="0" w:color="auto"/>
              <w:right w:val="single" w:sz="4" w:space="0" w:color="auto"/>
            </w:tcBorders>
            <w:shd w:val="clear" w:color="auto" w:fill="auto"/>
            <w:noWrap/>
            <w:vAlign w:val="center"/>
            <w:hideMark/>
          </w:tcPr>
          <w:p w14:paraId="1E4EC2A9"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of the following colors does not belong to the Tri-Colored camel?</w:t>
            </w:r>
          </w:p>
        </w:tc>
      </w:tr>
      <w:tr w:rsidR="00010238" w:rsidRPr="00C64DF1" w14:paraId="3F8D1261" w14:textId="77777777" w:rsidTr="00286C6D">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F51A06"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Size</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2BF439AA"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5354EE4C"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O3S</w:t>
            </w:r>
          </w:p>
        </w:tc>
        <w:tc>
          <w:tcPr>
            <w:tcW w:w="5482" w:type="dxa"/>
            <w:tcBorders>
              <w:top w:val="nil"/>
              <w:left w:val="nil"/>
              <w:bottom w:val="single" w:sz="4" w:space="0" w:color="auto"/>
              <w:right w:val="single" w:sz="4" w:space="0" w:color="auto"/>
            </w:tcBorders>
            <w:shd w:val="clear" w:color="auto" w:fill="auto"/>
            <w:noWrap/>
            <w:vAlign w:val="center"/>
            <w:hideMark/>
          </w:tcPr>
          <w:p w14:paraId="7C46B4A5"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correct size of the Kneeling Arche?</w:t>
            </w:r>
          </w:p>
        </w:tc>
      </w:tr>
      <w:tr w:rsidR="00010238" w:rsidRPr="00C64DF1" w14:paraId="5DD4BE12"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2206F792"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005457D6"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3EBA5E45"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O7S</w:t>
            </w:r>
          </w:p>
        </w:tc>
        <w:tc>
          <w:tcPr>
            <w:tcW w:w="5482" w:type="dxa"/>
            <w:tcBorders>
              <w:top w:val="nil"/>
              <w:left w:val="nil"/>
              <w:bottom w:val="single" w:sz="4" w:space="0" w:color="auto"/>
              <w:right w:val="single" w:sz="4" w:space="0" w:color="auto"/>
            </w:tcBorders>
            <w:shd w:val="clear" w:color="auto" w:fill="auto"/>
            <w:noWrap/>
            <w:vAlign w:val="center"/>
            <w:hideMark/>
          </w:tcPr>
          <w:p w14:paraId="0EBF5962"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correct size of the Gilded Bull?</w:t>
            </w:r>
          </w:p>
        </w:tc>
      </w:tr>
      <w:tr w:rsidR="00010238" w:rsidRPr="00C64DF1" w14:paraId="4405F809"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458C9E97"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ACEFD5"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0B798437"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O2S</w:t>
            </w:r>
          </w:p>
        </w:tc>
        <w:tc>
          <w:tcPr>
            <w:tcW w:w="5482" w:type="dxa"/>
            <w:tcBorders>
              <w:top w:val="nil"/>
              <w:left w:val="nil"/>
              <w:bottom w:val="single" w:sz="4" w:space="0" w:color="auto"/>
              <w:right w:val="single" w:sz="4" w:space="0" w:color="auto"/>
            </w:tcBorders>
            <w:shd w:val="clear" w:color="auto" w:fill="auto"/>
            <w:noWrap/>
            <w:vAlign w:val="center"/>
            <w:hideMark/>
          </w:tcPr>
          <w:p w14:paraId="4FD1F08C"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correct size of the Bronze Music Instrument?</w:t>
            </w:r>
          </w:p>
        </w:tc>
      </w:tr>
      <w:tr w:rsidR="00010238" w:rsidRPr="00C64DF1" w14:paraId="1B8997AF"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34094E8E"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64177CE5"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741F38D3"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O10S</w:t>
            </w:r>
          </w:p>
        </w:tc>
        <w:tc>
          <w:tcPr>
            <w:tcW w:w="5482" w:type="dxa"/>
            <w:tcBorders>
              <w:top w:val="nil"/>
              <w:left w:val="nil"/>
              <w:bottom w:val="single" w:sz="4" w:space="0" w:color="auto"/>
              <w:right w:val="single" w:sz="4" w:space="0" w:color="auto"/>
            </w:tcBorders>
            <w:shd w:val="clear" w:color="auto" w:fill="auto"/>
            <w:noWrap/>
            <w:vAlign w:val="center"/>
            <w:hideMark/>
          </w:tcPr>
          <w:p w14:paraId="6CD3FC79"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correct size about Figure of an Assistant to the Judge of Hell?</w:t>
            </w:r>
          </w:p>
        </w:tc>
      </w:tr>
      <w:tr w:rsidR="00010238" w:rsidRPr="00C64DF1" w14:paraId="6F60BC65"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088CD371"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1D9858BD"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78911775"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O4S</w:t>
            </w:r>
          </w:p>
        </w:tc>
        <w:tc>
          <w:tcPr>
            <w:tcW w:w="5482" w:type="dxa"/>
            <w:tcBorders>
              <w:top w:val="nil"/>
              <w:left w:val="nil"/>
              <w:bottom w:val="single" w:sz="4" w:space="0" w:color="auto"/>
              <w:right w:val="single" w:sz="4" w:space="0" w:color="auto"/>
            </w:tcBorders>
            <w:shd w:val="clear" w:color="auto" w:fill="auto"/>
            <w:noWrap/>
            <w:vAlign w:val="center"/>
            <w:hideMark/>
          </w:tcPr>
          <w:p w14:paraId="713DEAAC"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The height of the Tri-Colored camel is:</w:t>
            </w:r>
          </w:p>
        </w:tc>
      </w:tr>
      <w:tr w:rsidR="00010238" w:rsidRPr="00C64DF1" w14:paraId="3BA7B4C0"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6D286EE4"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433318F0"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1A508F9F"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O5S</w:t>
            </w:r>
          </w:p>
        </w:tc>
        <w:tc>
          <w:tcPr>
            <w:tcW w:w="5482" w:type="dxa"/>
            <w:tcBorders>
              <w:top w:val="nil"/>
              <w:left w:val="nil"/>
              <w:bottom w:val="single" w:sz="4" w:space="0" w:color="auto"/>
              <w:right w:val="single" w:sz="4" w:space="0" w:color="auto"/>
            </w:tcBorders>
            <w:shd w:val="clear" w:color="auto" w:fill="auto"/>
            <w:noWrap/>
            <w:vAlign w:val="center"/>
            <w:hideMark/>
          </w:tcPr>
          <w:p w14:paraId="1FA297D6"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The height of the Figure of a Standing Lady is:</w:t>
            </w:r>
          </w:p>
        </w:tc>
      </w:tr>
      <w:tr w:rsidR="00010238" w:rsidRPr="00C64DF1" w14:paraId="4CB80536" w14:textId="77777777" w:rsidTr="00286C6D">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CDF295"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History</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16E006E3"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2B74F441"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O7H</w:t>
            </w:r>
          </w:p>
        </w:tc>
        <w:tc>
          <w:tcPr>
            <w:tcW w:w="5482" w:type="dxa"/>
            <w:tcBorders>
              <w:top w:val="nil"/>
              <w:left w:val="nil"/>
              <w:bottom w:val="single" w:sz="4" w:space="0" w:color="auto"/>
              <w:right w:val="single" w:sz="4" w:space="0" w:color="auto"/>
            </w:tcBorders>
            <w:shd w:val="clear" w:color="auto" w:fill="auto"/>
            <w:noWrap/>
            <w:vAlign w:val="center"/>
            <w:hideMark/>
          </w:tcPr>
          <w:p w14:paraId="40CB2786"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dynasty does the Gilded Bull belong to?</w:t>
            </w:r>
          </w:p>
        </w:tc>
      </w:tr>
      <w:tr w:rsidR="00010238" w:rsidRPr="00C64DF1" w14:paraId="0FAE6D7E"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4AACD809"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63E8AEEE"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708BBC3F"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O9H</w:t>
            </w:r>
          </w:p>
        </w:tc>
        <w:tc>
          <w:tcPr>
            <w:tcW w:w="5482" w:type="dxa"/>
            <w:tcBorders>
              <w:top w:val="nil"/>
              <w:left w:val="nil"/>
              <w:bottom w:val="single" w:sz="4" w:space="0" w:color="auto"/>
              <w:right w:val="single" w:sz="4" w:space="0" w:color="auto"/>
            </w:tcBorders>
            <w:shd w:val="clear" w:color="auto" w:fill="auto"/>
            <w:noWrap/>
            <w:vAlign w:val="center"/>
            <w:hideMark/>
          </w:tcPr>
          <w:p w14:paraId="3BC1AA48"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dynasty does the Blue-and-White Vase with Peons Scrolls Design belong to?</w:t>
            </w:r>
          </w:p>
        </w:tc>
      </w:tr>
      <w:tr w:rsidR="00010238" w:rsidRPr="00C64DF1" w14:paraId="4EFBC8B9"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31AB2C61"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D24229"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3340C5DC"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O2H</w:t>
            </w:r>
          </w:p>
        </w:tc>
        <w:tc>
          <w:tcPr>
            <w:tcW w:w="5482" w:type="dxa"/>
            <w:tcBorders>
              <w:top w:val="nil"/>
              <w:left w:val="nil"/>
              <w:bottom w:val="single" w:sz="4" w:space="0" w:color="auto"/>
              <w:right w:val="single" w:sz="4" w:space="0" w:color="auto"/>
            </w:tcBorders>
            <w:shd w:val="clear" w:color="auto" w:fill="auto"/>
            <w:noWrap/>
            <w:vAlign w:val="center"/>
            <w:hideMark/>
          </w:tcPr>
          <w:p w14:paraId="56F34DC8"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dynasty does the Bronze Music Instrument belong to?</w:t>
            </w:r>
          </w:p>
        </w:tc>
      </w:tr>
      <w:tr w:rsidR="00010238" w:rsidRPr="00C64DF1" w14:paraId="7E72F209"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2C503D98"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1D57C8A3"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4BB8D594"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O12H</w:t>
            </w:r>
          </w:p>
        </w:tc>
        <w:tc>
          <w:tcPr>
            <w:tcW w:w="5482" w:type="dxa"/>
            <w:tcBorders>
              <w:top w:val="nil"/>
              <w:left w:val="nil"/>
              <w:bottom w:val="single" w:sz="4" w:space="0" w:color="auto"/>
              <w:right w:val="single" w:sz="4" w:space="0" w:color="auto"/>
            </w:tcBorders>
            <w:shd w:val="clear" w:color="auto" w:fill="auto"/>
            <w:noWrap/>
            <w:vAlign w:val="center"/>
            <w:hideMark/>
          </w:tcPr>
          <w:p w14:paraId="0CE669BB"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dynasty does the Chinese lmari Covered Bowl With Floral Sprays belong to?</w:t>
            </w:r>
          </w:p>
        </w:tc>
      </w:tr>
      <w:tr w:rsidR="00010238" w:rsidRPr="00C64DF1" w14:paraId="360F71B3"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1ABC51F0"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45A011AB"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28D2B0C7"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O1H</w:t>
            </w:r>
          </w:p>
        </w:tc>
        <w:tc>
          <w:tcPr>
            <w:tcW w:w="5482" w:type="dxa"/>
            <w:tcBorders>
              <w:top w:val="nil"/>
              <w:left w:val="nil"/>
              <w:bottom w:val="single" w:sz="4" w:space="0" w:color="auto"/>
              <w:right w:val="single" w:sz="4" w:space="0" w:color="auto"/>
            </w:tcBorders>
            <w:shd w:val="clear" w:color="auto" w:fill="auto"/>
            <w:noWrap/>
            <w:vAlign w:val="center"/>
            <w:hideMark/>
          </w:tcPr>
          <w:p w14:paraId="35D48C19"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dynasty does the Bronze Mask with Protruding Pupils belong to?</w:t>
            </w:r>
          </w:p>
        </w:tc>
      </w:tr>
      <w:tr w:rsidR="00010238" w:rsidRPr="00C64DF1" w14:paraId="7EC34682"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0989B8F9"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0389CCE0"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58856B7D"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O8H</w:t>
            </w:r>
          </w:p>
        </w:tc>
        <w:tc>
          <w:tcPr>
            <w:tcW w:w="5482" w:type="dxa"/>
            <w:tcBorders>
              <w:top w:val="nil"/>
              <w:left w:val="nil"/>
              <w:bottom w:val="single" w:sz="4" w:space="0" w:color="auto"/>
              <w:right w:val="single" w:sz="4" w:space="0" w:color="auto"/>
            </w:tcBorders>
            <w:shd w:val="clear" w:color="auto" w:fill="auto"/>
            <w:noWrap/>
            <w:vAlign w:val="center"/>
            <w:hideMark/>
          </w:tcPr>
          <w:p w14:paraId="11798A82"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dynasty does the Vajrasattva Statue belong to?</w:t>
            </w:r>
          </w:p>
        </w:tc>
      </w:tr>
      <w:tr w:rsidR="00010238" w:rsidRPr="00C64DF1" w14:paraId="460EF0C6" w14:textId="77777777" w:rsidTr="00286C6D">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vAlign w:val="center"/>
            <w:hideMark/>
          </w:tcPr>
          <w:p w14:paraId="2474ECA7"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Description</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34A78D39"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1AE19349"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O6D</w:t>
            </w:r>
          </w:p>
        </w:tc>
        <w:tc>
          <w:tcPr>
            <w:tcW w:w="5482" w:type="dxa"/>
            <w:tcBorders>
              <w:top w:val="nil"/>
              <w:left w:val="nil"/>
              <w:bottom w:val="single" w:sz="4" w:space="0" w:color="auto"/>
              <w:right w:val="single" w:sz="4" w:space="0" w:color="auto"/>
            </w:tcBorders>
            <w:shd w:val="clear" w:color="auto" w:fill="auto"/>
            <w:noWrap/>
            <w:vAlign w:val="center"/>
            <w:hideMark/>
          </w:tcPr>
          <w:p w14:paraId="5ADC073F"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of the following descriptions of the Marble Statue of Sakyamuni are incorrect?</w:t>
            </w:r>
          </w:p>
        </w:tc>
      </w:tr>
      <w:tr w:rsidR="00010238" w:rsidRPr="00C64DF1" w14:paraId="34ACC36D" w14:textId="77777777" w:rsidTr="00286C6D">
        <w:trPr>
          <w:trHeight w:val="486"/>
          <w:jc w:val="center"/>
        </w:trPr>
        <w:tc>
          <w:tcPr>
            <w:tcW w:w="1363" w:type="dxa"/>
            <w:vMerge/>
            <w:tcBorders>
              <w:top w:val="nil"/>
              <w:left w:val="single" w:sz="4" w:space="0" w:color="auto"/>
              <w:bottom w:val="single" w:sz="4" w:space="0" w:color="auto"/>
              <w:right w:val="single" w:sz="4" w:space="0" w:color="auto"/>
            </w:tcBorders>
            <w:vAlign w:val="center"/>
            <w:hideMark/>
          </w:tcPr>
          <w:p w14:paraId="4637C38E" w14:textId="77777777" w:rsidR="00010238" w:rsidRPr="00C64DF1" w:rsidRDefault="00010238" w:rsidP="00286C6D">
            <w:pPr>
              <w:widowControl/>
              <w:jc w:val="left"/>
              <w:rPr>
                <w:rFonts w:ascii="Arial" w:eastAsia="DengXian" w:hAnsi="Arial" w:cs="Arial"/>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64560071"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525BD16E"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O9D</w:t>
            </w:r>
          </w:p>
        </w:tc>
        <w:tc>
          <w:tcPr>
            <w:tcW w:w="5482" w:type="dxa"/>
            <w:tcBorders>
              <w:top w:val="nil"/>
              <w:left w:val="nil"/>
              <w:bottom w:val="single" w:sz="4" w:space="0" w:color="auto"/>
              <w:right w:val="single" w:sz="4" w:space="0" w:color="auto"/>
            </w:tcBorders>
            <w:shd w:val="clear" w:color="auto" w:fill="auto"/>
            <w:vAlign w:val="center"/>
            <w:hideMark/>
          </w:tcPr>
          <w:p w14:paraId="277E55C2"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of the following description is not mentioned or incorrect about the Blue-and-White Vase with Peons Scrolls Design?</w:t>
            </w:r>
          </w:p>
        </w:tc>
      </w:tr>
      <w:tr w:rsidR="00010238" w:rsidRPr="00C64DF1" w14:paraId="51710558"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62D1FF2B" w14:textId="77777777" w:rsidR="00010238" w:rsidRPr="00C64DF1" w:rsidRDefault="00010238" w:rsidP="00286C6D">
            <w:pPr>
              <w:widowControl/>
              <w:jc w:val="left"/>
              <w:rPr>
                <w:rFonts w:ascii="Arial" w:eastAsia="DengXian" w:hAnsi="Arial" w:cs="Arial"/>
                <w:b/>
                <w:bCs/>
                <w:color w:val="000000"/>
                <w:kern w:val="0"/>
                <w:sz w:val="22"/>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36F4E8"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305E2B6B"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O2D</w:t>
            </w:r>
          </w:p>
        </w:tc>
        <w:tc>
          <w:tcPr>
            <w:tcW w:w="5482" w:type="dxa"/>
            <w:tcBorders>
              <w:top w:val="nil"/>
              <w:left w:val="nil"/>
              <w:bottom w:val="single" w:sz="4" w:space="0" w:color="auto"/>
              <w:right w:val="single" w:sz="4" w:space="0" w:color="auto"/>
            </w:tcBorders>
            <w:shd w:val="clear" w:color="auto" w:fill="auto"/>
            <w:noWrap/>
            <w:vAlign w:val="center"/>
            <w:hideMark/>
          </w:tcPr>
          <w:p w14:paraId="27B4781F"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What is the research direction available to the Bronze Music Instrument</w:t>
            </w:r>
            <w:r w:rsidRPr="00C64DF1">
              <w:rPr>
                <w:rFonts w:ascii="Arial" w:eastAsia="DengXian" w:hAnsi="Arial" w:cs="Arial"/>
                <w:color w:val="000000"/>
                <w:kern w:val="0"/>
                <w:sz w:val="20"/>
              </w:rPr>
              <w:t>？</w:t>
            </w:r>
          </w:p>
        </w:tc>
      </w:tr>
      <w:tr w:rsidR="00010238" w:rsidRPr="00C64DF1" w14:paraId="17085F32"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77E6D0C4" w14:textId="77777777" w:rsidR="00010238" w:rsidRPr="00C64DF1" w:rsidRDefault="00010238" w:rsidP="00286C6D">
            <w:pPr>
              <w:widowControl/>
              <w:jc w:val="left"/>
              <w:rPr>
                <w:rFonts w:ascii="Arial" w:eastAsia="DengXian" w:hAnsi="Arial" w:cs="Arial"/>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6CE3DA33"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7C36BF0D"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O11D</w:t>
            </w:r>
          </w:p>
        </w:tc>
        <w:tc>
          <w:tcPr>
            <w:tcW w:w="5482" w:type="dxa"/>
            <w:tcBorders>
              <w:top w:val="nil"/>
              <w:left w:val="nil"/>
              <w:bottom w:val="single" w:sz="4" w:space="0" w:color="auto"/>
              <w:right w:val="single" w:sz="4" w:space="0" w:color="auto"/>
            </w:tcBorders>
            <w:shd w:val="clear" w:color="auto" w:fill="auto"/>
            <w:noWrap/>
            <w:vAlign w:val="center"/>
            <w:hideMark/>
          </w:tcPr>
          <w:p w14:paraId="5B4C3E8C"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The cover surface of the Eight Corners Case reflects:</w:t>
            </w:r>
          </w:p>
        </w:tc>
      </w:tr>
      <w:tr w:rsidR="00010238" w:rsidRPr="00C64DF1" w14:paraId="63550F1B"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3738CEF1" w14:textId="77777777" w:rsidR="00010238" w:rsidRPr="00C64DF1" w:rsidRDefault="00010238" w:rsidP="00286C6D">
            <w:pPr>
              <w:widowControl/>
              <w:jc w:val="left"/>
              <w:rPr>
                <w:rFonts w:ascii="Arial" w:eastAsia="DengXian" w:hAnsi="Arial" w:cs="Arial"/>
                <w:b/>
                <w:bCs/>
                <w:color w:val="000000"/>
                <w:kern w:val="0"/>
                <w:sz w:val="22"/>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1967BBDC"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3B9EA543"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O1D</w:t>
            </w:r>
          </w:p>
        </w:tc>
        <w:tc>
          <w:tcPr>
            <w:tcW w:w="5482" w:type="dxa"/>
            <w:tcBorders>
              <w:top w:val="nil"/>
              <w:left w:val="nil"/>
              <w:bottom w:val="single" w:sz="4" w:space="0" w:color="auto"/>
              <w:right w:val="single" w:sz="4" w:space="0" w:color="auto"/>
            </w:tcBorders>
            <w:shd w:val="clear" w:color="auto" w:fill="auto"/>
            <w:noWrap/>
            <w:vAlign w:val="center"/>
            <w:hideMark/>
          </w:tcPr>
          <w:p w14:paraId="5036D9F9"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of the following descriptions of the Bronze Mask with Protruding Pupils are incorrect?</w:t>
            </w:r>
          </w:p>
        </w:tc>
      </w:tr>
      <w:tr w:rsidR="00010238" w:rsidRPr="00C64DF1" w14:paraId="3C7C237F"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51315CFE" w14:textId="77777777" w:rsidR="00010238" w:rsidRPr="00C64DF1" w:rsidRDefault="00010238" w:rsidP="00286C6D">
            <w:pPr>
              <w:widowControl/>
              <w:jc w:val="left"/>
              <w:rPr>
                <w:rFonts w:ascii="Arial" w:eastAsia="DengXian" w:hAnsi="Arial" w:cs="Arial"/>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6DC96279"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61D3B2DE"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O8D</w:t>
            </w:r>
          </w:p>
        </w:tc>
        <w:tc>
          <w:tcPr>
            <w:tcW w:w="5482" w:type="dxa"/>
            <w:tcBorders>
              <w:top w:val="nil"/>
              <w:left w:val="nil"/>
              <w:bottom w:val="single" w:sz="4" w:space="0" w:color="auto"/>
              <w:right w:val="single" w:sz="4" w:space="0" w:color="auto"/>
            </w:tcBorders>
            <w:shd w:val="clear" w:color="auto" w:fill="auto"/>
            <w:noWrap/>
            <w:vAlign w:val="center"/>
            <w:hideMark/>
          </w:tcPr>
          <w:p w14:paraId="1181D2AE"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Which of the following descriptions of the Vajrasattva Statue are incorrect?</w:t>
            </w:r>
          </w:p>
        </w:tc>
      </w:tr>
      <w:tr w:rsidR="00010238" w:rsidRPr="00C64DF1" w14:paraId="7E19CD69" w14:textId="77777777" w:rsidTr="00286C6D">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6A8127" w14:textId="77777777" w:rsidR="00010238" w:rsidRPr="00C64DF1" w:rsidRDefault="00010238" w:rsidP="00286C6D">
            <w:pPr>
              <w:widowControl/>
              <w:jc w:val="center"/>
              <w:rPr>
                <w:rFonts w:ascii="Arial" w:eastAsia="DengXian" w:hAnsi="Arial" w:cs="Arial"/>
                <w:b/>
                <w:bCs/>
                <w:color w:val="000000"/>
                <w:kern w:val="0"/>
                <w:sz w:val="22"/>
              </w:rPr>
            </w:pPr>
            <w:r w:rsidRPr="00C64DF1">
              <w:rPr>
                <w:rFonts w:ascii="Arial" w:eastAsia="DengXian" w:hAnsi="Arial" w:cs="Arial"/>
                <w:b/>
                <w:bCs/>
                <w:color w:val="000000"/>
                <w:kern w:val="0"/>
                <w:sz w:val="22"/>
              </w:rPr>
              <w:t>Location</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6DE9699E"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2E85B1EF"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O6L</w:t>
            </w:r>
          </w:p>
        </w:tc>
        <w:tc>
          <w:tcPr>
            <w:tcW w:w="5482" w:type="dxa"/>
            <w:tcBorders>
              <w:top w:val="nil"/>
              <w:left w:val="nil"/>
              <w:bottom w:val="single" w:sz="4" w:space="0" w:color="auto"/>
              <w:right w:val="single" w:sz="4" w:space="0" w:color="auto"/>
            </w:tcBorders>
            <w:shd w:val="clear" w:color="auto" w:fill="auto"/>
            <w:noWrap/>
            <w:vAlign w:val="center"/>
            <w:hideMark/>
          </w:tcPr>
          <w:p w14:paraId="5A07F39E"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Where is the Marble Statue of Sakyamuni collected?</w:t>
            </w:r>
          </w:p>
        </w:tc>
      </w:tr>
      <w:tr w:rsidR="00010238" w:rsidRPr="00C64DF1" w14:paraId="20121FB6"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3EEA2D41" w14:textId="77777777" w:rsidR="00010238" w:rsidRPr="00C64DF1" w:rsidRDefault="00010238" w:rsidP="00286C6D">
            <w:pPr>
              <w:widowControl/>
              <w:jc w:val="left"/>
              <w:rPr>
                <w:rFonts w:ascii="Arial" w:eastAsia="DengXian" w:hAnsi="Arial" w:cs="Arial"/>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38D6F70C"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29D0586F"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O9L</w:t>
            </w:r>
          </w:p>
        </w:tc>
        <w:tc>
          <w:tcPr>
            <w:tcW w:w="5482" w:type="dxa"/>
            <w:tcBorders>
              <w:top w:val="nil"/>
              <w:left w:val="nil"/>
              <w:bottom w:val="single" w:sz="4" w:space="0" w:color="auto"/>
              <w:right w:val="single" w:sz="4" w:space="0" w:color="auto"/>
            </w:tcBorders>
            <w:shd w:val="clear" w:color="auto" w:fill="auto"/>
            <w:noWrap/>
            <w:vAlign w:val="center"/>
            <w:hideMark/>
          </w:tcPr>
          <w:p w14:paraId="38DD6255"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Where is the Blue-and-White Vase with Peons Scrolls Design collected?</w:t>
            </w:r>
          </w:p>
        </w:tc>
      </w:tr>
      <w:tr w:rsidR="00010238" w:rsidRPr="00C64DF1" w14:paraId="68E9AF5E"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725751DF" w14:textId="77777777" w:rsidR="00010238" w:rsidRPr="00C64DF1" w:rsidRDefault="00010238" w:rsidP="00286C6D">
            <w:pPr>
              <w:widowControl/>
              <w:jc w:val="left"/>
              <w:rPr>
                <w:rFonts w:ascii="Arial" w:eastAsia="DengXian" w:hAnsi="Arial" w:cs="Arial"/>
                <w:b/>
                <w:bCs/>
                <w:color w:val="000000"/>
                <w:kern w:val="0"/>
                <w:sz w:val="22"/>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ECC02A"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0794D152"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O10L</w:t>
            </w:r>
          </w:p>
        </w:tc>
        <w:tc>
          <w:tcPr>
            <w:tcW w:w="5482" w:type="dxa"/>
            <w:tcBorders>
              <w:top w:val="nil"/>
              <w:left w:val="nil"/>
              <w:bottom w:val="single" w:sz="4" w:space="0" w:color="auto"/>
              <w:right w:val="single" w:sz="4" w:space="0" w:color="auto"/>
            </w:tcBorders>
            <w:shd w:val="clear" w:color="auto" w:fill="auto"/>
            <w:noWrap/>
            <w:vAlign w:val="center"/>
            <w:hideMark/>
          </w:tcPr>
          <w:p w14:paraId="732EE3E5"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Where is the Figure of an Assistant to the Judge of Hell collected?</w:t>
            </w:r>
          </w:p>
        </w:tc>
      </w:tr>
      <w:tr w:rsidR="00010238" w:rsidRPr="00C64DF1" w14:paraId="17D31300"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67F987A2" w14:textId="77777777" w:rsidR="00010238" w:rsidRPr="00C64DF1" w:rsidRDefault="00010238" w:rsidP="00286C6D">
            <w:pPr>
              <w:widowControl/>
              <w:jc w:val="left"/>
              <w:rPr>
                <w:rFonts w:ascii="Arial" w:eastAsia="DengXian" w:hAnsi="Arial" w:cs="Arial"/>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6AD52D90"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0F41D3BE"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O12L</w:t>
            </w:r>
          </w:p>
        </w:tc>
        <w:tc>
          <w:tcPr>
            <w:tcW w:w="5482" w:type="dxa"/>
            <w:tcBorders>
              <w:top w:val="nil"/>
              <w:left w:val="nil"/>
              <w:bottom w:val="single" w:sz="4" w:space="0" w:color="auto"/>
              <w:right w:val="single" w:sz="4" w:space="0" w:color="auto"/>
            </w:tcBorders>
            <w:shd w:val="clear" w:color="auto" w:fill="auto"/>
            <w:noWrap/>
            <w:vAlign w:val="center"/>
            <w:hideMark/>
          </w:tcPr>
          <w:p w14:paraId="6B64DF30"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Where is the Chinese lmari Covered Bowl With Floral Sprays collected?</w:t>
            </w:r>
          </w:p>
        </w:tc>
      </w:tr>
      <w:tr w:rsidR="00010238" w:rsidRPr="00C64DF1" w14:paraId="03EA7695"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178CA378" w14:textId="77777777" w:rsidR="00010238" w:rsidRPr="00C64DF1" w:rsidRDefault="00010238" w:rsidP="00286C6D">
            <w:pPr>
              <w:widowControl/>
              <w:jc w:val="left"/>
              <w:rPr>
                <w:rFonts w:ascii="Arial" w:eastAsia="DengXian" w:hAnsi="Arial" w:cs="Arial"/>
                <w:b/>
                <w:bCs/>
                <w:color w:val="000000"/>
                <w:kern w:val="0"/>
                <w:sz w:val="22"/>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0967FC7A" w14:textId="77777777" w:rsidR="00010238" w:rsidRPr="00C64DF1" w:rsidRDefault="00010238" w:rsidP="00286C6D">
            <w:pPr>
              <w:widowControl/>
              <w:jc w:val="center"/>
              <w:rPr>
                <w:rFonts w:ascii="Arial" w:eastAsia="DengXian" w:hAnsi="Arial" w:cs="Arial"/>
                <w:b/>
                <w:bCs/>
                <w:color w:val="000000"/>
                <w:kern w:val="0"/>
                <w:sz w:val="20"/>
              </w:rPr>
            </w:pPr>
            <w:r w:rsidRPr="00C64DF1">
              <w:rPr>
                <w:rFonts w:ascii="Arial" w:eastAsia="DengXian" w:hAnsi="Arial" w:cs="Arial"/>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754D8B8A"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O4L</w:t>
            </w:r>
          </w:p>
        </w:tc>
        <w:tc>
          <w:tcPr>
            <w:tcW w:w="5482" w:type="dxa"/>
            <w:tcBorders>
              <w:top w:val="nil"/>
              <w:left w:val="nil"/>
              <w:bottom w:val="single" w:sz="4" w:space="0" w:color="auto"/>
              <w:right w:val="single" w:sz="4" w:space="0" w:color="auto"/>
            </w:tcBorders>
            <w:shd w:val="clear" w:color="auto" w:fill="auto"/>
            <w:noWrap/>
            <w:vAlign w:val="center"/>
            <w:hideMark/>
          </w:tcPr>
          <w:p w14:paraId="3AEF2851"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Where is the Tri-Coloured camel collected?</w:t>
            </w:r>
          </w:p>
        </w:tc>
      </w:tr>
      <w:tr w:rsidR="00010238" w:rsidRPr="00C64DF1" w14:paraId="21440B4C" w14:textId="77777777" w:rsidTr="00286C6D">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54D3ECB9" w14:textId="77777777" w:rsidR="00010238" w:rsidRPr="00C64DF1" w:rsidRDefault="00010238" w:rsidP="00286C6D">
            <w:pPr>
              <w:widowControl/>
              <w:jc w:val="left"/>
              <w:rPr>
                <w:rFonts w:ascii="Arial" w:eastAsia="DengXian" w:hAnsi="Arial" w:cs="Arial"/>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612D50B1" w14:textId="77777777" w:rsidR="00010238" w:rsidRPr="00C64DF1" w:rsidRDefault="00010238" w:rsidP="00286C6D">
            <w:pPr>
              <w:widowControl/>
              <w:jc w:val="left"/>
              <w:rPr>
                <w:rFonts w:ascii="Arial" w:eastAsia="DengXian" w:hAnsi="Arial" w:cs="Arial"/>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227D8E30"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O5L</w:t>
            </w:r>
          </w:p>
        </w:tc>
        <w:tc>
          <w:tcPr>
            <w:tcW w:w="5482" w:type="dxa"/>
            <w:tcBorders>
              <w:top w:val="nil"/>
              <w:left w:val="nil"/>
              <w:bottom w:val="single" w:sz="4" w:space="0" w:color="auto"/>
              <w:right w:val="single" w:sz="4" w:space="0" w:color="auto"/>
            </w:tcBorders>
            <w:shd w:val="clear" w:color="auto" w:fill="auto"/>
            <w:noWrap/>
            <w:vAlign w:val="center"/>
            <w:hideMark/>
          </w:tcPr>
          <w:p w14:paraId="45C492E4" w14:textId="77777777" w:rsidR="00010238" w:rsidRPr="00C64DF1" w:rsidRDefault="00010238" w:rsidP="00286C6D">
            <w:pPr>
              <w:widowControl/>
              <w:jc w:val="left"/>
              <w:rPr>
                <w:rFonts w:ascii="Arial" w:eastAsia="DengXian" w:hAnsi="Arial" w:cs="Arial"/>
                <w:color w:val="000000"/>
                <w:kern w:val="0"/>
                <w:sz w:val="20"/>
              </w:rPr>
            </w:pPr>
            <w:r w:rsidRPr="00C64DF1">
              <w:rPr>
                <w:rFonts w:ascii="Arial" w:eastAsia="DengXian" w:hAnsi="Arial" w:cs="Arial"/>
                <w:color w:val="000000"/>
                <w:kern w:val="0"/>
                <w:sz w:val="20"/>
              </w:rPr>
              <w:t>Where is the Figure of a Standing Lady collected?</w:t>
            </w:r>
          </w:p>
        </w:tc>
      </w:tr>
    </w:tbl>
    <w:p w14:paraId="4A722D9D" w14:textId="77777777" w:rsidR="00010238" w:rsidRPr="00C64DF1" w:rsidRDefault="00010238" w:rsidP="00010238">
      <w:pPr>
        <w:pStyle w:val="a5"/>
        <w:ind w:left="720" w:firstLineChars="0" w:firstLine="0"/>
        <w:rPr>
          <w:rStyle w:val="src"/>
          <w:rFonts w:ascii="Arial" w:hAnsi="Arial" w:cs="Arial"/>
          <w:color w:val="333333"/>
          <w:sz w:val="20"/>
          <w:szCs w:val="20"/>
        </w:rPr>
      </w:pPr>
    </w:p>
    <w:bookmarkEnd w:id="0"/>
    <w:bookmarkEnd w:id="1"/>
    <w:p w14:paraId="194CB30F" w14:textId="77777777" w:rsidR="00010238" w:rsidRPr="00C64DF1" w:rsidRDefault="00010238" w:rsidP="00010238">
      <w:pPr>
        <w:widowControl/>
        <w:jc w:val="left"/>
        <w:rPr>
          <w:rFonts w:ascii="Arial" w:hAnsi="Arial" w:cs="Arial"/>
          <w:color w:val="333333"/>
          <w:sz w:val="20"/>
          <w:szCs w:val="20"/>
        </w:rPr>
      </w:pPr>
    </w:p>
    <w:p w14:paraId="2E7E03D1" w14:textId="77777777" w:rsidR="00286C6D" w:rsidRPr="00C64DF1" w:rsidRDefault="00286C6D">
      <w:pPr>
        <w:rPr>
          <w:rFonts w:ascii="Arial" w:hAnsi="Arial" w:cs="Arial"/>
        </w:rPr>
      </w:pPr>
    </w:p>
    <w:sectPr w:rsidR="00286C6D" w:rsidRPr="00C64DF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ue Li" w:date="2021-09-01T10:24:00Z" w:initials="YL">
    <w:p w14:paraId="3EA3B39B" w14:textId="3AA9406A" w:rsidR="00793D03" w:rsidRDefault="00793D03">
      <w:pPr>
        <w:pStyle w:val="a7"/>
      </w:pPr>
      <w:r>
        <w:rPr>
          <w:rStyle w:val="a6"/>
        </w:rPr>
        <w:annotationRef/>
      </w:r>
      <w:r>
        <w:rPr>
          <w:rFonts w:hint="eastAsia"/>
        </w:rPr>
        <w:t>太空了，主旨句表达不明确</w:t>
      </w:r>
    </w:p>
  </w:comment>
  <w:comment w:id="3" w:author="Yue Li" w:date="2021-09-01T10:24:00Z" w:initials="YL">
    <w:p w14:paraId="0A18FA41" w14:textId="2DEB1BA4" w:rsidR="00793D03" w:rsidRDefault="00793D03">
      <w:pPr>
        <w:pStyle w:val="a7"/>
      </w:pPr>
      <w:r>
        <w:rPr>
          <w:rStyle w:val="a6"/>
        </w:rPr>
        <w:annotationRef/>
      </w:r>
      <w:r>
        <w:rPr>
          <w:rFonts w:hint="eastAsia"/>
        </w:rPr>
        <w:t>为什么上来就要提到别人的工作？这里其实不需要人名，如果要 cite</w:t>
      </w:r>
      <w:r>
        <w:t xml:space="preserve"> </w:t>
      </w:r>
      <w:r>
        <w:rPr>
          <w:rFonts w:hint="eastAsia"/>
        </w:rPr>
        <w:t>直接放最后数字就好了</w:t>
      </w:r>
    </w:p>
  </w:comment>
  <w:comment w:id="4" w:author="Yue Li" w:date="2021-09-01T10:25:00Z" w:initials="YL">
    <w:p w14:paraId="664D8920" w14:textId="21DE21CE" w:rsidR="00793D03" w:rsidRDefault="00793D03">
      <w:pPr>
        <w:pStyle w:val="a7"/>
      </w:pPr>
      <w:r>
        <w:rPr>
          <w:rStyle w:val="a6"/>
        </w:rPr>
        <w:annotationRef/>
      </w:r>
      <w:r>
        <w:t>C</w:t>
      </w:r>
      <w:r>
        <w:rPr>
          <w:rFonts w:hint="eastAsia"/>
        </w:rPr>
        <w:t>a</w:t>
      </w:r>
      <w:r>
        <w:t xml:space="preserve">nnot </w:t>
      </w:r>
      <w:r>
        <w:rPr>
          <w:rFonts w:hint="eastAsia"/>
        </w:rPr>
        <w:t>和 a</w:t>
      </w:r>
      <w:r>
        <w:t xml:space="preserve"> lot of </w:t>
      </w:r>
      <w:r>
        <w:rPr>
          <w:rFonts w:hint="eastAsia"/>
        </w:rPr>
        <w:t>在一起是很别扭的</w:t>
      </w:r>
    </w:p>
    <w:p w14:paraId="68DE3C56" w14:textId="5344578F" w:rsidR="00793D03" w:rsidRDefault="00793D03">
      <w:pPr>
        <w:pStyle w:val="a7"/>
      </w:pPr>
      <w:r>
        <w:t>C</w:t>
      </w:r>
      <w:r>
        <w:rPr>
          <w:rFonts w:hint="eastAsia"/>
        </w:rPr>
        <w:t>annot</w:t>
      </w:r>
      <w:r>
        <w:t xml:space="preserve"> </w:t>
      </w:r>
      <w:r>
        <w:rPr>
          <w:rFonts w:hint="eastAsia"/>
        </w:rPr>
        <w:t xml:space="preserve">是很重的 没有就是没有 不存在 </w:t>
      </w:r>
      <w:r>
        <w:t>a lot of</w:t>
      </w:r>
    </w:p>
    <w:p w14:paraId="321257CE" w14:textId="382865FB" w:rsidR="00793D03" w:rsidRDefault="00793D03">
      <w:pPr>
        <w:pStyle w:val="a7"/>
      </w:pPr>
      <w:r>
        <w:rPr>
          <w:rFonts w:hint="eastAsia"/>
        </w:rPr>
        <w:t>但你去掉 a</w:t>
      </w:r>
      <w:r>
        <w:t xml:space="preserve"> lot of </w:t>
      </w:r>
      <w:r>
        <w:rPr>
          <w:rFonts w:hint="eastAsia"/>
        </w:rPr>
        <w:t xml:space="preserve">意思对吗？还是你想表达的是 </w:t>
      </w:r>
      <w:r>
        <w:t xml:space="preserve">few opportunities? </w:t>
      </w:r>
      <w:r>
        <w:rPr>
          <w:rFonts w:hint="eastAsia"/>
        </w:rPr>
        <w:t>一个词能说清楚的为什么要复杂化呢？</w:t>
      </w:r>
    </w:p>
  </w:comment>
  <w:comment w:id="5" w:author="Yue Li" w:date="2021-09-01T10:27:00Z" w:initials="YL">
    <w:p w14:paraId="00DD2627" w14:textId="2A89A98F" w:rsidR="00793D03" w:rsidRDefault="00793D03">
      <w:pPr>
        <w:pStyle w:val="a7"/>
      </w:pPr>
      <w:r>
        <w:rPr>
          <w:rStyle w:val="a6"/>
        </w:rPr>
        <w:annotationRef/>
      </w:r>
      <w:r>
        <w:rPr>
          <w:rFonts w:hint="eastAsia"/>
        </w:rPr>
        <w:t>5</w:t>
      </w:r>
      <w:r>
        <w:t xml:space="preserve">3 </w:t>
      </w:r>
      <w:r>
        <w:rPr>
          <w:rFonts w:hint="eastAsia"/>
        </w:rPr>
        <w:t>这个数字重要吗？我可以理解还有其他的，但我们这篇只和 AR</w:t>
      </w:r>
      <w:r>
        <w:t xml:space="preserve"> </w:t>
      </w:r>
      <w:r>
        <w:rPr>
          <w:rFonts w:hint="eastAsia"/>
        </w:rPr>
        <w:t>有关，是不是可以直接说 AR</w:t>
      </w:r>
      <w:r>
        <w:t xml:space="preserve"> </w:t>
      </w:r>
      <w:r>
        <w:rPr>
          <w:rFonts w:hint="eastAsia"/>
        </w:rPr>
        <w:t>相关的部分？</w:t>
      </w:r>
    </w:p>
  </w:comment>
  <w:comment w:id="6" w:author="Yue Li" w:date="2021-09-01T10:28:00Z" w:initials="YL">
    <w:p w14:paraId="7E3AA837" w14:textId="653A974E" w:rsidR="00793D03" w:rsidRDefault="00793D03">
      <w:pPr>
        <w:pStyle w:val="a7"/>
      </w:pPr>
      <w:r>
        <w:rPr>
          <w:rStyle w:val="a6"/>
        </w:rPr>
        <w:annotationRef/>
      </w:r>
      <w:r>
        <w:t>S</w:t>
      </w:r>
      <w:r>
        <w:rPr>
          <w:rFonts w:hint="eastAsia"/>
        </w:rPr>
        <w:t>o</w:t>
      </w:r>
      <w:r>
        <w:t xml:space="preserve"> what?</w:t>
      </w:r>
    </w:p>
  </w:comment>
  <w:comment w:id="7" w:author="Yue Li" w:date="2021-09-01T10:28:00Z" w:initials="YL">
    <w:p w14:paraId="13CB77FC" w14:textId="52D8AC42" w:rsidR="00793D03" w:rsidRDefault="00793D03">
      <w:pPr>
        <w:pStyle w:val="a7"/>
      </w:pPr>
      <w:r>
        <w:rPr>
          <w:rStyle w:val="a6"/>
        </w:rPr>
        <w:annotationRef/>
      </w:r>
      <w:r>
        <w:rPr>
          <w:rFonts w:hint="eastAsia"/>
        </w:rPr>
        <w:t>这里我上次就说过，solve</w:t>
      </w:r>
      <w:r>
        <w:t xml:space="preserve"> </w:t>
      </w:r>
      <w:r>
        <w:rPr>
          <w:rFonts w:hint="eastAsia"/>
        </w:rPr>
        <w:t>后面没有宾语，病句</w:t>
      </w:r>
    </w:p>
  </w:comment>
  <w:comment w:id="8" w:author="Yue Li" w:date="2021-09-01T10:29:00Z" w:initials="YL">
    <w:p w14:paraId="5D55456E" w14:textId="0DFBAA68" w:rsidR="00793D03" w:rsidRDefault="00793D03">
      <w:pPr>
        <w:pStyle w:val="a7"/>
      </w:pPr>
      <w:r>
        <w:rPr>
          <w:rStyle w:val="a6"/>
        </w:rPr>
        <w:annotationRef/>
      </w:r>
      <w:r>
        <w:t>H</w:t>
      </w:r>
      <w:r>
        <w:rPr>
          <w:rFonts w:hint="eastAsia"/>
        </w:rPr>
        <w:t>eritage</w:t>
      </w:r>
      <w:r>
        <w:t xml:space="preserve"> </w:t>
      </w:r>
      <w:r>
        <w:rPr>
          <w:rFonts w:hint="eastAsia"/>
        </w:rPr>
        <w:t>不能表达文物，用 artifact</w:t>
      </w:r>
      <w:r>
        <w:t xml:space="preserve"> </w:t>
      </w:r>
      <w:r>
        <w:rPr>
          <w:rFonts w:hint="eastAsia"/>
        </w:rPr>
        <w:t>或者 o</w:t>
      </w:r>
      <w:r>
        <w:t xml:space="preserve">bject </w:t>
      </w:r>
      <w:r>
        <w:rPr>
          <w:rFonts w:hint="eastAsia"/>
        </w:rPr>
        <w:t>或者 exhibits</w:t>
      </w:r>
    </w:p>
  </w:comment>
  <w:comment w:id="9" w:author="Yue Li" w:date="2021-09-01T10:29:00Z" w:initials="YL">
    <w:p w14:paraId="0AC5032B" w14:textId="42C9085E" w:rsidR="00793D03" w:rsidRDefault="00793D03">
      <w:pPr>
        <w:pStyle w:val="a7"/>
      </w:pPr>
      <w:r>
        <w:rPr>
          <w:rStyle w:val="a6"/>
        </w:rPr>
        <w:annotationRef/>
      </w:r>
      <w:r>
        <w:t xml:space="preserve">Quality? </w:t>
      </w:r>
      <w:r>
        <w:rPr>
          <w:rFonts w:hint="eastAsia"/>
        </w:rPr>
        <w:t xml:space="preserve">一点也不 </w:t>
      </w:r>
      <w:r>
        <w:t>make sense</w:t>
      </w:r>
    </w:p>
    <w:p w14:paraId="3552D118" w14:textId="411E8878" w:rsidR="00793D03" w:rsidRDefault="00793D03">
      <w:pPr>
        <w:pStyle w:val="a7"/>
      </w:pPr>
      <w:r>
        <w:t>F</w:t>
      </w:r>
      <w:r>
        <w:rPr>
          <w:rFonts w:hint="eastAsia"/>
        </w:rPr>
        <w:t>ragile</w:t>
      </w:r>
      <w:r>
        <w:t xml:space="preserve"> texture? </w:t>
      </w:r>
    </w:p>
    <w:p w14:paraId="4B662FA5" w14:textId="7E57FB44" w:rsidR="00793D03" w:rsidRDefault="00793D03">
      <w:pPr>
        <w:pStyle w:val="a7"/>
      </w:pPr>
      <w:r>
        <w:rPr>
          <w:rFonts w:hint="eastAsia"/>
        </w:rPr>
        <w:t>你的重点在前面的 sens</w:t>
      </w:r>
      <w:r>
        <w:t>itive to light and humidity</w:t>
      </w:r>
      <w:r>
        <w:rPr>
          <w:rFonts w:hint="eastAsia"/>
        </w:rPr>
        <w:t>，不需要后面的 due</w:t>
      </w:r>
      <w:r>
        <w:t xml:space="preserve"> to</w:t>
      </w:r>
    </w:p>
  </w:comment>
  <w:comment w:id="10" w:author="Yue Li" w:date="2021-09-01T10:31:00Z" w:initials="YL">
    <w:p w14:paraId="1C08070D" w14:textId="52AF997C" w:rsidR="00EB5D8C" w:rsidRDefault="00EB5D8C">
      <w:pPr>
        <w:pStyle w:val="a7"/>
      </w:pPr>
      <w:r>
        <w:rPr>
          <w:rStyle w:val="a6"/>
        </w:rPr>
        <w:annotationRef/>
      </w:r>
      <w:r>
        <w:t>H</w:t>
      </w:r>
      <w:r>
        <w:rPr>
          <w:rFonts w:hint="eastAsia"/>
        </w:rPr>
        <w:t>eritage</w:t>
      </w:r>
      <w:r>
        <w:t xml:space="preserve"> </w:t>
      </w:r>
      <w:r>
        <w:rPr>
          <w:rFonts w:hint="eastAsia"/>
        </w:rPr>
        <w:t>没办法 build</w:t>
      </w:r>
      <w:r>
        <w:t xml:space="preserve">, </w:t>
      </w:r>
      <w:r>
        <w:rPr>
          <w:rFonts w:hint="eastAsia"/>
        </w:rPr>
        <w:t>你可以 build</w:t>
      </w:r>
      <w:r>
        <w:t xml:space="preserve"> system, application, </w:t>
      </w:r>
      <w:r>
        <w:rPr>
          <w:rFonts w:hint="eastAsia"/>
        </w:rPr>
        <w:t>但你不能 build</w:t>
      </w:r>
      <w:r w:rsidR="005E1958">
        <w:t xml:space="preserve"> heri</w:t>
      </w:r>
      <w:r>
        <w:t>tage</w:t>
      </w:r>
    </w:p>
  </w:comment>
  <w:comment w:id="11" w:author="Yue Li" w:date="2021-09-01T10:31:00Z" w:initials="YL">
    <w:p w14:paraId="6410B851" w14:textId="77777777" w:rsidR="001B01E6" w:rsidRPr="00C64DF1" w:rsidRDefault="001B01E6" w:rsidP="001B01E6">
      <w:pPr>
        <w:spacing w:line="480" w:lineRule="auto"/>
        <w:rPr>
          <w:rFonts w:ascii="Arial" w:hAnsi="Arial" w:cs="Arial"/>
          <w:b/>
          <w:sz w:val="24"/>
        </w:rPr>
      </w:pPr>
      <w:r>
        <w:rPr>
          <w:rStyle w:val="a6"/>
        </w:rPr>
        <w:annotationRef/>
      </w:r>
      <w:r>
        <w:rPr>
          <w:rFonts w:hint="eastAsia"/>
        </w:rPr>
        <w:t>这句话用来 conclude</w:t>
      </w:r>
      <w:r>
        <w:t xml:space="preserve"> </w:t>
      </w:r>
      <w:r w:rsidRPr="00C64DF1">
        <w:rPr>
          <w:rFonts w:ascii="Arial" w:hAnsi="Arial" w:cs="Arial"/>
          <w:b/>
          <w:sz w:val="24"/>
        </w:rPr>
        <w:t>Cultural Heritage Learning with Augmented Reality</w:t>
      </w:r>
    </w:p>
    <w:p w14:paraId="0DFBE0F8" w14:textId="225132A9" w:rsidR="001B01E6" w:rsidRDefault="001B01E6">
      <w:pPr>
        <w:pStyle w:val="a7"/>
      </w:pPr>
      <w:r>
        <w:rPr>
          <w:rFonts w:hint="eastAsia"/>
        </w:rPr>
        <w:t>这一小结你觉得合适吗？</w:t>
      </w:r>
    </w:p>
    <w:p w14:paraId="2011481A" w14:textId="77777777" w:rsidR="001B01E6" w:rsidRDefault="001B01E6">
      <w:pPr>
        <w:pStyle w:val="a7"/>
      </w:pPr>
    </w:p>
  </w:comment>
  <w:comment w:id="123" w:author="Yue Li" w:date="2021-08-30T14:04:00Z" w:initials="YL">
    <w:p w14:paraId="60B87143" w14:textId="008E9816" w:rsidR="00372E9F" w:rsidRDefault="00372E9F">
      <w:pPr>
        <w:pStyle w:val="a7"/>
      </w:pPr>
      <w:r>
        <w:rPr>
          <w:rStyle w:val="a6"/>
        </w:rPr>
        <w:annotationRef/>
      </w:r>
      <w:r>
        <w:rPr>
          <w:rFonts w:hint="eastAsia"/>
        </w:rPr>
        <w:t>最好是 definition</w:t>
      </w:r>
    </w:p>
  </w:comment>
  <w:comment w:id="127" w:author="Yue Li" w:date="2021-08-30T14:05:00Z" w:initials="YL">
    <w:p w14:paraId="5B6A7610" w14:textId="0484817D" w:rsidR="00372E9F" w:rsidRDefault="00372E9F">
      <w:pPr>
        <w:pStyle w:val="a7"/>
      </w:pPr>
      <w:r>
        <w:rPr>
          <w:rStyle w:val="a6"/>
        </w:rPr>
        <w:annotationRef/>
      </w:r>
      <w:r>
        <w:rPr>
          <w:rFonts w:hint="eastAsia"/>
        </w:rPr>
        <w:t>按照问卷顺序排序：</w:t>
      </w:r>
    </w:p>
    <w:p w14:paraId="6A683BC7" w14:textId="4A9F2CE5" w:rsidR="00372E9F" w:rsidRDefault="00372E9F">
      <w:pPr>
        <w:pStyle w:val="a7"/>
      </w:pPr>
      <w:r>
        <w:rPr>
          <w:rFonts w:hint="eastAsia"/>
        </w:rPr>
        <w:t>FA</w:t>
      </w:r>
      <w:r>
        <w:t>, PU, AE, RW</w:t>
      </w:r>
    </w:p>
  </w:comment>
  <w:comment w:id="128" w:author="Yue Li" w:date="2021-08-30T14:05:00Z" w:initials="YL">
    <w:p w14:paraId="578A1E1D" w14:textId="474CBF05" w:rsidR="00372E9F" w:rsidRDefault="00372E9F">
      <w:pPr>
        <w:pStyle w:val="a7"/>
      </w:pPr>
      <w:r>
        <w:rPr>
          <w:rStyle w:val="a6"/>
        </w:rPr>
        <w:annotationRef/>
      </w:r>
      <w:r>
        <w:rPr>
          <w:rFonts w:hint="eastAsia"/>
        </w:rPr>
        <w:t>统一 citation</w:t>
      </w:r>
      <w:r>
        <w:t xml:space="preserve"> </w:t>
      </w:r>
      <w:r>
        <w:rPr>
          <w:rFonts w:hint="eastAsia"/>
        </w:rPr>
        <w:t>格式，数字就都数字</w:t>
      </w:r>
    </w:p>
  </w:comment>
  <w:comment w:id="137" w:author="Yue Li" w:date="2021-08-30T13:29:00Z" w:initials="YL">
    <w:p w14:paraId="446DF21F" w14:textId="77777777" w:rsidR="00372E9F" w:rsidRDefault="00372E9F">
      <w:pPr>
        <w:pStyle w:val="a7"/>
      </w:pPr>
      <w:r>
        <w:rPr>
          <w:rStyle w:val="a6"/>
        </w:rPr>
        <w:annotationRef/>
      </w:r>
      <w:r>
        <w:t xml:space="preserve">Which part? </w:t>
      </w:r>
    </w:p>
  </w:comment>
  <w:comment w:id="141" w:author="Yue Li" w:date="2021-08-30T16:24:00Z" w:initials="YL">
    <w:p w14:paraId="5D3AD6D2" w14:textId="0F1E220E" w:rsidR="00372E9F" w:rsidRDefault="00372E9F">
      <w:pPr>
        <w:pStyle w:val="a7"/>
      </w:pPr>
      <w:r>
        <w:rPr>
          <w:rStyle w:val="a6"/>
        </w:rPr>
        <w:annotationRef/>
      </w:r>
      <w:r>
        <w:rPr>
          <w:rFonts w:hint="eastAsia"/>
        </w:rPr>
        <w:t>这个看不出区别 不用写</w:t>
      </w:r>
    </w:p>
  </w:comment>
  <w:comment w:id="142" w:author="Yue Li" w:date="2021-08-30T16:14:00Z" w:initials="YL">
    <w:p w14:paraId="01D066E8" w14:textId="5DE898C1" w:rsidR="00372E9F" w:rsidRDefault="00372E9F">
      <w:pPr>
        <w:pStyle w:val="a7"/>
      </w:pPr>
      <w:r>
        <w:rPr>
          <w:rStyle w:val="a6"/>
        </w:rPr>
        <w:annotationRef/>
      </w:r>
      <w:r>
        <w:rPr>
          <w:rFonts w:hint="eastAsia"/>
        </w:rPr>
        <w:t>顺序和图片保持一致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A3B39B" w15:done="0"/>
  <w15:commentEx w15:paraId="0A18FA41" w15:done="0"/>
  <w15:commentEx w15:paraId="321257CE" w15:done="0"/>
  <w15:commentEx w15:paraId="00DD2627" w15:done="0"/>
  <w15:commentEx w15:paraId="7E3AA837" w15:done="0"/>
  <w15:commentEx w15:paraId="13CB77FC" w15:done="0"/>
  <w15:commentEx w15:paraId="5D55456E" w15:done="0"/>
  <w15:commentEx w15:paraId="4B662FA5" w15:done="0"/>
  <w15:commentEx w15:paraId="1C08070D" w15:done="0"/>
  <w15:commentEx w15:paraId="2011481A" w15:done="0"/>
  <w15:commentEx w15:paraId="60B87143" w15:done="0"/>
  <w15:commentEx w15:paraId="6A683BC7" w15:done="0"/>
  <w15:commentEx w15:paraId="578A1E1D" w15:done="0"/>
  <w15:commentEx w15:paraId="446DF21F" w15:done="0"/>
  <w15:commentEx w15:paraId="5D3AD6D2" w15:done="0"/>
  <w15:commentEx w15:paraId="01D066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3B39B" w16cid:durableId="24DAC01B"/>
  <w16cid:commentId w16cid:paraId="0A18FA41" w16cid:durableId="24DAC01C"/>
  <w16cid:commentId w16cid:paraId="321257CE" w16cid:durableId="24DAC01D"/>
  <w16cid:commentId w16cid:paraId="00DD2627" w16cid:durableId="24DAC01E"/>
  <w16cid:commentId w16cid:paraId="7E3AA837" w16cid:durableId="24DAC01F"/>
  <w16cid:commentId w16cid:paraId="13CB77FC" w16cid:durableId="24DAC020"/>
  <w16cid:commentId w16cid:paraId="5D55456E" w16cid:durableId="24DAC021"/>
  <w16cid:commentId w16cid:paraId="4B662FA5" w16cid:durableId="24DAC022"/>
  <w16cid:commentId w16cid:paraId="1C08070D" w16cid:durableId="24DAC023"/>
  <w16cid:commentId w16cid:paraId="2011481A" w16cid:durableId="24DAC024"/>
  <w16cid:commentId w16cid:paraId="60B87143" w16cid:durableId="24DAC025"/>
  <w16cid:commentId w16cid:paraId="6A683BC7" w16cid:durableId="24DAC026"/>
  <w16cid:commentId w16cid:paraId="578A1E1D" w16cid:durableId="24DAC027"/>
  <w16cid:commentId w16cid:paraId="446DF21F" w16cid:durableId="24DAC028"/>
  <w16cid:commentId w16cid:paraId="5D3AD6D2" w16cid:durableId="24DAC029"/>
  <w16cid:commentId w16cid:paraId="01D066E8" w16cid:durableId="24DAC02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e Li">
    <w15:presenceInfo w15:providerId="AD" w15:userId="S-1-5-21-1612857076-1602373485-3872515628-1474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hideSpellingErrors/>
  <w:hideGrammaticalErrors/>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AEB"/>
    <w:rsid w:val="00007587"/>
    <w:rsid w:val="00010238"/>
    <w:rsid w:val="000844B1"/>
    <w:rsid w:val="000E5E47"/>
    <w:rsid w:val="000F11BA"/>
    <w:rsid w:val="000F124A"/>
    <w:rsid w:val="00142D6A"/>
    <w:rsid w:val="00163F7C"/>
    <w:rsid w:val="00173611"/>
    <w:rsid w:val="00177F5A"/>
    <w:rsid w:val="001B01E6"/>
    <w:rsid w:val="001B45A0"/>
    <w:rsid w:val="001B623E"/>
    <w:rsid w:val="002141C9"/>
    <w:rsid w:val="00222B61"/>
    <w:rsid w:val="00222E0A"/>
    <w:rsid w:val="0023720F"/>
    <w:rsid w:val="002453FF"/>
    <w:rsid w:val="0025779B"/>
    <w:rsid w:val="0026562E"/>
    <w:rsid w:val="00266769"/>
    <w:rsid w:val="0028100A"/>
    <w:rsid w:val="00286C6D"/>
    <w:rsid w:val="002933E5"/>
    <w:rsid w:val="002C51B8"/>
    <w:rsid w:val="002F1509"/>
    <w:rsid w:val="00372E9F"/>
    <w:rsid w:val="00381C23"/>
    <w:rsid w:val="003A7A4E"/>
    <w:rsid w:val="003D1EEA"/>
    <w:rsid w:val="003F497B"/>
    <w:rsid w:val="004044C3"/>
    <w:rsid w:val="00465AC6"/>
    <w:rsid w:val="0049598C"/>
    <w:rsid w:val="004B0E47"/>
    <w:rsid w:val="004B215D"/>
    <w:rsid w:val="004C197E"/>
    <w:rsid w:val="005121E0"/>
    <w:rsid w:val="00512F4D"/>
    <w:rsid w:val="00532726"/>
    <w:rsid w:val="00570E17"/>
    <w:rsid w:val="0057359A"/>
    <w:rsid w:val="005D66D7"/>
    <w:rsid w:val="005E1958"/>
    <w:rsid w:val="00636A27"/>
    <w:rsid w:val="006370B1"/>
    <w:rsid w:val="006438C4"/>
    <w:rsid w:val="0069034C"/>
    <w:rsid w:val="00793D03"/>
    <w:rsid w:val="007F1659"/>
    <w:rsid w:val="00811BDC"/>
    <w:rsid w:val="008509A3"/>
    <w:rsid w:val="008869CF"/>
    <w:rsid w:val="00897596"/>
    <w:rsid w:val="008A1180"/>
    <w:rsid w:val="008C65F5"/>
    <w:rsid w:val="0090068E"/>
    <w:rsid w:val="00911CCD"/>
    <w:rsid w:val="009C354A"/>
    <w:rsid w:val="009E3AEB"/>
    <w:rsid w:val="00A012E5"/>
    <w:rsid w:val="00A36C5E"/>
    <w:rsid w:val="00A42B5A"/>
    <w:rsid w:val="00A70AE9"/>
    <w:rsid w:val="00AB26BD"/>
    <w:rsid w:val="00AC28E2"/>
    <w:rsid w:val="00AE5D4F"/>
    <w:rsid w:val="00B76B6C"/>
    <w:rsid w:val="00B96A94"/>
    <w:rsid w:val="00BE4EDA"/>
    <w:rsid w:val="00BF3E06"/>
    <w:rsid w:val="00C64DF1"/>
    <w:rsid w:val="00C9498F"/>
    <w:rsid w:val="00CC638B"/>
    <w:rsid w:val="00CE15AD"/>
    <w:rsid w:val="00CE568A"/>
    <w:rsid w:val="00D131FC"/>
    <w:rsid w:val="00D30E04"/>
    <w:rsid w:val="00D6562B"/>
    <w:rsid w:val="00D70FF8"/>
    <w:rsid w:val="00D97C09"/>
    <w:rsid w:val="00DF72D6"/>
    <w:rsid w:val="00EA4B3B"/>
    <w:rsid w:val="00EB5D8C"/>
    <w:rsid w:val="00EB6CD2"/>
    <w:rsid w:val="00F0620B"/>
    <w:rsid w:val="00F719EE"/>
    <w:rsid w:val="00FA0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C31D"/>
  <w15:chartTrackingRefBased/>
  <w15:docId w15:val="{05EE8D7A-158F-438B-B1ED-1FFAACABA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0238"/>
    <w:pPr>
      <w:widowControl w:val="0"/>
      <w:jc w:val="both"/>
    </w:pPr>
  </w:style>
  <w:style w:type="paragraph" w:styleId="1">
    <w:name w:val="heading 1"/>
    <w:basedOn w:val="a"/>
    <w:next w:val="a"/>
    <w:link w:val="10"/>
    <w:uiPriority w:val="9"/>
    <w:qFormat/>
    <w:rsid w:val="000102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0238"/>
    <w:pPr>
      <w:keepNext/>
      <w:keepLines/>
      <w:widowControl/>
      <w:spacing w:before="40"/>
      <w:jc w:val="left"/>
      <w:outlineLvl w:val="1"/>
    </w:pPr>
    <w:rPr>
      <w:rFonts w:asciiTheme="majorHAnsi" w:eastAsiaTheme="majorEastAsia" w:hAnsiTheme="majorHAnsi" w:cstheme="majorBidi"/>
      <w:color w:val="2E74B5" w:themeColor="accent1" w:themeShade="BF"/>
      <w:kern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0238"/>
    <w:rPr>
      <w:b/>
      <w:bCs/>
      <w:kern w:val="44"/>
      <w:sz w:val="44"/>
      <w:szCs w:val="44"/>
    </w:rPr>
  </w:style>
  <w:style w:type="character" w:customStyle="1" w:styleId="20">
    <w:name w:val="标题 2 字符"/>
    <w:basedOn w:val="a0"/>
    <w:link w:val="2"/>
    <w:uiPriority w:val="9"/>
    <w:rsid w:val="00010238"/>
    <w:rPr>
      <w:rFonts w:asciiTheme="majorHAnsi" w:eastAsiaTheme="majorEastAsia" w:hAnsiTheme="majorHAnsi" w:cstheme="majorBidi"/>
      <w:color w:val="2E74B5" w:themeColor="accent1" w:themeShade="BF"/>
      <w:kern w:val="0"/>
      <w:sz w:val="26"/>
      <w:szCs w:val="26"/>
    </w:rPr>
  </w:style>
  <w:style w:type="character" w:customStyle="1" w:styleId="src">
    <w:name w:val="src"/>
    <w:basedOn w:val="a0"/>
    <w:rsid w:val="00010238"/>
  </w:style>
  <w:style w:type="table" w:styleId="a3">
    <w:name w:val="Table Grid"/>
    <w:basedOn w:val="a1"/>
    <w:uiPriority w:val="39"/>
    <w:rsid w:val="00010238"/>
    <w:rPr>
      <w:kern w:val="0"/>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uiPriority w:val="22"/>
    <w:qFormat/>
    <w:rsid w:val="00010238"/>
    <w:rPr>
      <w:b/>
      <w:bCs/>
    </w:rPr>
  </w:style>
  <w:style w:type="paragraph" w:styleId="a5">
    <w:name w:val="List Paragraph"/>
    <w:basedOn w:val="a"/>
    <w:uiPriority w:val="34"/>
    <w:qFormat/>
    <w:rsid w:val="00010238"/>
    <w:pPr>
      <w:ind w:firstLineChars="200" w:firstLine="420"/>
    </w:pPr>
  </w:style>
  <w:style w:type="character" w:customStyle="1" w:styleId="translated-span">
    <w:name w:val="translated-span"/>
    <w:basedOn w:val="a0"/>
    <w:rsid w:val="00010238"/>
  </w:style>
  <w:style w:type="character" w:customStyle="1" w:styleId="apple-converted-space">
    <w:name w:val="apple-converted-space"/>
    <w:basedOn w:val="a0"/>
    <w:rsid w:val="00010238"/>
  </w:style>
  <w:style w:type="character" w:customStyle="1" w:styleId="tran">
    <w:name w:val="tran"/>
    <w:basedOn w:val="a0"/>
    <w:rsid w:val="00010238"/>
  </w:style>
  <w:style w:type="character" w:styleId="a6">
    <w:name w:val="annotation reference"/>
    <w:basedOn w:val="a0"/>
    <w:uiPriority w:val="99"/>
    <w:semiHidden/>
    <w:unhideWhenUsed/>
    <w:rsid w:val="00286C6D"/>
    <w:rPr>
      <w:sz w:val="16"/>
      <w:szCs w:val="16"/>
    </w:rPr>
  </w:style>
  <w:style w:type="paragraph" w:styleId="a7">
    <w:name w:val="annotation text"/>
    <w:basedOn w:val="a"/>
    <w:link w:val="a8"/>
    <w:uiPriority w:val="99"/>
    <w:semiHidden/>
    <w:unhideWhenUsed/>
    <w:rsid w:val="00286C6D"/>
    <w:rPr>
      <w:sz w:val="20"/>
      <w:szCs w:val="20"/>
    </w:rPr>
  </w:style>
  <w:style w:type="character" w:customStyle="1" w:styleId="a8">
    <w:name w:val="批注文字 字符"/>
    <w:basedOn w:val="a0"/>
    <w:link w:val="a7"/>
    <w:uiPriority w:val="99"/>
    <w:semiHidden/>
    <w:rsid w:val="00286C6D"/>
    <w:rPr>
      <w:sz w:val="20"/>
      <w:szCs w:val="20"/>
    </w:rPr>
  </w:style>
  <w:style w:type="paragraph" w:styleId="a9">
    <w:name w:val="annotation subject"/>
    <w:basedOn w:val="a7"/>
    <w:next w:val="a7"/>
    <w:link w:val="aa"/>
    <w:uiPriority w:val="99"/>
    <w:semiHidden/>
    <w:unhideWhenUsed/>
    <w:rsid w:val="00286C6D"/>
    <w:rPr>
      <w:b/>
      <w:bCs/>
    </w:rPr>
  </w:style>
  <w:style w:type="character" w:customStyle="1" w:styleId="aa">
    <w:name w:val="批注主题 字符"/>
    <w:basedOn w:val="a8"/>
    <w:link w:val="a9"/>
    <w:uiPriority w:val="99"/>
    <w:semiHidden/>
    <w:rsid w:val="00286C6D"/>
    <w:rPr>
      <w:b/>
      <w:bCs/>
      <w:sz w:val="20"/>
      <w:szCs w:val="20"/>
    </w:rPr>
  </w:style>
  <w:style w:type="paragraph" w:styleId="ab">
    <w:name w:val="Balloon Text"/>
    <w:basedOn w:val="a"/>
    <w:link w:val="ac"/>
    <w:uiPriority w:val="99"/>
    <w:semiHidden/>
    <w:unhideWhenUsed/>
    <w:rsid w:val="00286C6D"/>
    <w:rPr>
      <w:rFonts w:ascii="Segoe UI" w:hAnsi="Segoe UI" w:cs="Segoe UI"/>
      <w:sz w:val="18"/>
      <w:szCs w:val="18"/>
    </w:rPr>
  </w:style>
  <w:style w:type="character" w:customStyle="1" w:styleId="ac">
    <w:name w:val="批注框文本 字符"/>
    <w:basedOn w:val="a0"/>
    <w:link w:val="ab"/>
    <w:uiPriority w:val="99"/>
    <w:semiHidden/>
    <w:rsid w:val="00286C6D"/>
    <w:rPr>
      <w:rFonts w:ascii="Segoe UI" w:hAnsi="Segoe UI" w:cs="Segoe UI"/>
      <w:sz w:val="18"/>
      <w:szCs w:val="18"/>
    </w:rPr>
  </w:style>
  <w:style w:type="paragraph" w:styleId="ad">
    <w:name w:val="Revision"/>
    <w:hidden/>
    <w:uiPriority w:val="99"/>
    <w:semiHidden/>
    <w:rsid w:val="00A01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png"/><Relationship Id="rId24" Type="http://schemas.openxmlformats.org/officeDocument/2006/relationships/image" Target="media/image18.png"/><Relationship Id="rId5" Type="http://schemas.microsoft.com/office/2011/relationships/commentsExtended" Target="commentsExtended.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10798</Words>
  <Characters>61552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Ueishinbo</cp:lastModifiedBy>
  <cp:revision>2</cp:revision>
  <dcterms:created xsi:type="dcterms:W3CDTF">2021-09-01T19:14:00Z</dcterms:created>
  <dcterms:modified xsi:type="dcterms:W3CDTF">2021-09-01T19:14:00Z</dcterms:modified>
</cp:coreProperties>
</file>
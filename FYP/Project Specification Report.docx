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D84" w14:textId="58D1FDDE" w:rsidR="001436BA" w:rsidRDefault="001436BA" w:rsidP="00AB43C2">
      <w:pPr>
        <w:tabs>
          <w:tab w:val="left" w:pos="1872"/>
          <w:tab w:val="left" w:leader="underscore" w:pos="5472"/>
          <w:tab w:val="left" w:pos="5760"/>
        </w:tabs>
        <w:spacing w:before="120" w:after="120"/>
        <w:ind w:firstLineChars="50" w:firstLine="140"/>
        <w:jc w:val="center"/>
        <w:outlineLvl w:val="2"/>
        <w:rPr>
          <w:rFonts w:ascii="Calibri" w:hAnsi="Calibri" w:cs="Calibri"/>
          <w:b/>
          <w:sz w:val="32"/>
          <w:szCs w:val="36"/>
        </w:rPr>
      </w:pPr>
      <w:bookmarkStart w:id="0" w:name="_Toc252979919"/>
      <w:r w:rsidRPr="006869EA">
        <w:rPr>
          <w:rFonts w:asciiTheme="majorHAnsi" w:hAnsiTheme="majorHAnsi" w:cs="Arial"/>
          <w:b/>
          <w:noProof/>
          <w:sz w:val="28"/>
        </w:rPr>
        <w:drawing>
          <wp:inline distT="0" distB="0" distL="0" distR="0" wp14:anchorId="0B052157" wp14:editId="5EDCCB77">
            <wp:extent cx="2659063" cy="571500"/>
            <wp:effectExtent l="0" t="0" r="8255" b="0"/>
            <wp:docPr id="1031" name="Picture 13"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3" descr="Logo and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063"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BE9211" w14:textId="7906EA0C"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School of Advanced Technology</w:t>
      </w:r>
    </w:p>
    <w:p w14:paraId="62F64A19"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Final Year Project</w:t>
      </w:r>
    </w:p>
    <w:bookmarkEnd w:id="0"/>
    <w:p w14:paraId="1D859C91"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Project Specification Report</w:t>
      </w:r>
    </w:p>
    <w:p w14:paraId="4347E854" w14:textId="25762590" w:rsidR="001436BA" w:rsidRPr="00E33714" w:rsidRDefault="001436BA" w:rsidP="001436BA">
      <w:pPr>
        <w:pBdr>
          <w:bottom w:val="single" w:sz="6" w:space="1" w:color="auto"/>
        </w:pBdr>
        <w:tabs>
          <w:tab w:val="left" w:pos="2070"/>
          <w:tab w:val="left" w:leader="underscore" w:pos="5040"/>
          <w:tab w:val="left" w:pos="5400"/>
          <w:tab w:val="right" w:leader="underscore" w:pos="8928"/>
        </w:tabs>
        <w:rPr>
          <w:szCs w:val="20"/>
        </w:rPr>
      </w:pPr>
      <w:r w:rsidRPr="00E33714">
        <w:rPr>
          <w:szCs w:val="20"/>
        </w:rPr>
        <w:t>Project Title:</w:t>
      </w:r>
      <w:r w:rsidRPr="001436BA">
        <w:rPr>
          <w:rFonts w:ascii="Times New Roman" w:eastAsia="宋体" w:hAnsi="Times New Roman" w:cs="Times New Roman"/>
          <w:color w:val="3A343A"/>
          <w:kern w:val="0"/>
          <w:sz w:val="24"/>
          <w:shd w:val="clear" w:color="auto" w:fill="FFFFFF"/>
        </w:rPr>
        <w:t xml:space="preserve"> </w:t>
      </w:r>
      <w:r w:rsidRPr="001436BA">
        <w:rPr>
          <w:rFonts w:ascii="Times New Roman" w:eastAsia="宋体" w:hAnsi="Times New Roman" w:cs="Times New Roman"/>
          <w:color w:val="3A343A"/>
          <w:kern w:val="0"/>
          <w:sz w:val="24"/>
          <w:shd w:val="clear" w:color="auto" w:fill="FFFFFF"/>
        </w:rPr>
        <w:t>Virtual Reality Questionnaire Toolkit: Examining Interaction Techniques for Doing Questionnaires in VR</w:t>
      </w:r>
    </w:p>
    <w:p w14:paraId="38A8B057" w14:textId="77777777" w:rsidR="001436BA" w:rsidRPr="00770276" w:rsidRDefault="001436BA" w:rsidP="001436BA">
      <w:pPr>
        <w:tabs>
          <w:tab w:val="left" w:pos="2070"/>
          <w:tab w:val="left" w:leader="underscore" w:pos="5040"/>
          <w:tab w:val="left" w:pos="5400"/>
          <w:tab w:val="right" w:leader="underscore" w:pos="8928"/>
        </w:tabs>
        <w:rPr>
          <w:szCs w:val="20"/>
        </w:rPr>
      </w:pPr>
      <w:r>
        <w:rPr>
          <w:szCs w:val="20"/>
        </w:rPr>
        <w:t xml:space="preserve"> </w:t>
      </w:r>
    </w:p>
    <w:p w14:paraId="7953B1DD" w14:textId="7C082695"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 xml:space="preserve">Student </w:t>
      </w:r>
      <w:r>
        <w:rPr>
          <w:sz w:val="22"/>
          <w:szCs w:val="22"/>
        </w:rPr>
        <w:t>Name</w:t>
      </w:r>
      <w:r>
        <w:rPr>
          <w:sz w:val="22"/>
          <w:szCs w:val="22"/>
        </w:rPr>
        <w:t xml:space="preserve">: </w:t>
      </w:r>
      <w:r>
        <w:rPr>
          <w:sz w:val="22"/>
          <w:szCs w:val="22"/>
        </w:rPr>
        <w:t>Xingbo Wei</w:t>
      </w:r>
    </w:p>
    <w:p w14:paraId="1DDF3906" w14:textId="2F62B8AE" w:rsidR="001436BA" w:rsidRPr="00584814" w:rsidRDefault="001436BA" w:rsidP="001436BA">
      <w:pPr>
        <w:tabs>
          <w:tab w:val="left" w:pos="1330"/>
          <w:tab w:val="left" w:leader="underscore" w:pos="8815"/>
        </w:tabs>
        <w:rPr>
          <w:sz w:val="22"/>
          <w:szCs w:val="22"/>
        </w:rPr>
      </w:pPr>
      <w:r>
        <w:t xml:space="preserve">                          </w:t>
      </w:r>
    </w:p>
    <w:p w14:paraId="179B67AF" w14:textId="5E2C1894"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ID:</w:t>
      </w:r>
      <w:r>
        <w:rPr>
          <w:sz w:val="22"/>
          <w:szCs w:val="22"/>
        </w:rPr>
        <w:t xml:space="preserve"> 1824150</w:t>
      </w:r>
    </w:p>
    <w:p w14:paraId="3FE56982" w14:textId="77777777" w:rsidR="001436BA" w:rsidRPr="00B65E8E" w:rsidRDefault="001436BA" w:rsidP="001436BA">
      <w:pPr>
        <w:tabs>
          <w:tab w:val="left" w:pos="1330"/>
          <w:tab w:val="left" w:leader="underscore" w:pos="8928"/>
        </w:tabs>
        <w:rPr>
          <w:sz w:val="22"/>
          <w:szCs w:val="22"/>
        </w:rPr>
      </w:pPr>
    </w:p>
    <w:p w14:paraId="5F0D7E43" w14:textId="05EB8C01" w:rsidR="001436BA" w:rsidRPr="001436BA" w:rsidRDefault="001436BA" w:rsidP="001436BA">
      <w:pPr>
        <w:pBdr>
          <w:bottom w:val="single" w:sz="6" w:space="1" w:color="auto"/>
        </w:pBdr>
        <w:tabs>
          <w:tab w:val="left" w:pos="1225"/>
          <w:tab w:val="left" w:leader="underscore" w:pos="8928"/>
        </w:tabs>
        <w:rPr>
          <w:rFonts w:hint="eastAsia"/>
          <w:sz w:val="22"/>
          <w:szCs w:val="22"/>
        </w:rPr>
      </w:pPr>
      <w:r w:rsidRPr="00770276">
        <w:rPr>
          <w:sz w:val="22"/>
          <w:szCs w:val="22"/>
        </w:rPr>
        <w:t xml:space="preserve">Project </w:t>
      </w:r>
      <w:r>
        <w:rPr>
          <w:sz w:val="22"/>
          <w:szCs w:val="22"/>
        </w:rPr>
        <w:t>field</w:t>
      </w:r>
      <w:r w:rsidRPr="00770276">
        <w:rPr>
          <w:sz w:val="22"/>
          <w:szCs w:val="22"/>
        </w:rPr>
        <w:t>:</w:t>
      </w:r>
      <w:r w:rsidRPr="00770276">
        <w:rPr>
          <w:sz w:val="22"/>
          <w:szCs w:val="22"/>
        </w:rPr>
        <w:tab/>
      </w:r>
      <w:r>
        <w:rPr>
          <w:sz w:val="22"/>
          <w:szCs w:val="22"/>
        </w:rPr>
        <w:t>Human-Computer Interaction</w:t>
      </w:r>
    </w:p>
    <w:p w14:paraId="23B1A89C" w14:textId="77777777" w:rsidR="001436BA" w:rsidRPr="00770276" w:rsidRDefault="001436BA" w:rsidP="001436BA">
      <w:pPr>
        <w:tabs>
          <w:tab w:val="left" w:pos="1225"/>
          <w:tab w:val="left" w:leader="underscore" w:pos="8928"/>
        </w:tabs>
        <w:rPr>
          <w:sz w:val="22"/>
          <w:szCs w:val="22"/>
        </w:rPr>
      </w:pPr>
    </w:p>
    <w:p w14:paraId="62A807A0" w14:textId="6D712753" w:rsidR="00814445" w:rsidRPr="001436BA" w:rsidRDefault="001436BA" w:rsidP="001436BA">
      <w:pPr>
        <w:pBdr>
          <w:bottom w:val="single" w:sz="6" w:space="1" w:color="auto"/>
        </w:pBdr>
        <w:tabs>
          <w:tab w:val="left" w:pos="1462"/>
          <w:tab w:val="left" w:leader="underscore" w:pos="4358"/>
          <w:tab w:val="left" w:pos="4415"/>
          <w:tab w:val="left" w:pos="4680"/>
          <w:tab w:val="left" w:pos="5400"/>
          <w:tab w:val="right" w:leader="underscore" w:pos="8928"/>
        </w:tabs>
        <w:rPr>
          <w:sz w:val="22"/>
          <w:szCs w:val="22"/>
        </w:rPr>
      </w:pPr>
      <w:r w:rsidRPr="00770276">
        <w:rPr>
          <w:sz w:val="22"/>
          <w:szCs w:val="22"/>
        </w:rPr>
        <w:t>Supervisor:</w:t>
      </w:r>
      <w:r w:rsidRPr="001436BA">
        <w:rPr>
          <w:rFonts w:ascii="Times New Roman" w:hAnsi="Times New Roman" w:cs="Times New Roman"/>
          <w:sz w:val="24"/>
        </w:rPr>
        <w:t xml:space="preserve"> </w:t>
      </w:r>
      <w:r w:rsidRPr="001436BA">
        <w:rPr>
          <w:rFonts w:ascii="Times New Roman" w:hAnsi="Times New Roman" w:cs="Times New Roman"/>
          <w:sz w:val="24"/>
        </w:rPr>
        <w:t xml:space="preserve">Yue Li  </w:t>
      </w:r>
    </w:p>
    <w:p w14:paraId="43030723" w14:textId="77777777" w:rsidR="00E77887" w:rsidRDefault="00E77887" w:rsidP="00E77887">
      <w:pPr>
        <w:pStyle w:val="a5"/>
        <w:spacing w:line="360" w:lineRule="auto"/>
        <w:ind w:left="360" w:firstLineChars="0" w:firstLine="0"/>
        <w:rPr>
          <w:rFonts w:ascii="Times New Roman" w:hAnsi="Times New Roman" w:cs="Times New Roman" w:hint="eastAsia"/>
          <w:b/>
          <w:bCs/>
          <w:sz w:val="24"/>
        </w:rPr>
      </w:pPr>
    </w:p>
    <w:p w14:paraId="4566DAB3" w14:textId="2893F12F" w:rsidR="00E77887" w:rsidRDefault="008E3E84" w:rsidP="00E77887">
      <w:pPr>
        <w:pStyle w:val="a5"/>
        <w:numPr>
          <w:ilvl w:val="0"/>
          <w:numId w:val="2"/>
        </w:numPr>
        <w:spacing w:line="360" w:lineRule="auto"/>
        <w:ind w:firstLineChars="0"/>
        <w:rPr>
          <w:rFonts w:ascii="Times New Roman" w:hAnsi="Times New Roman" w:cs="Times New Roman"/>
          <w:b/>
          <w:bCs/>
          <w:sz w:val="24"/>
        </w:rPr>
      </w:pPr>
      <w:r w:rsidRPr="00E77887">
        <w:rPr>
          <w:rFonts w:ascii="Times New Roman" w:hAnsi="Times New Roman" w:cs="Times New Roman"/>
          <w:b/>
          <w:bCs/>
          <w:sz w:val="24"/>
        </w:rPr>
        <w:t>Project Introduction</w:t>
      </w:r>
    </w:p>
    <w:p w14:paraId="4E985777" w14:textId="77777777" w:rsidR="00191064" w:rsidRPr="00191064" w:rsidRDefault="00191064" w:rsidP="00B76CE2">
      <w:pPr>
        <w:spacing w:line="360" w:lineRule="auto"/>
        <w:rPr>
          <w:ins w:id="1" w:author="Yue Li" w:date="2021-09-22T14:04:00Z"/>
          <w:rFonts w:ascii="Times New Roman" w:hAnsi="Times New Roman" w:cs="Times New Roman" w:hint="eastAsia"/>
          <w:b/>
          <w:bCs/>
          <w:sz w:val="24"/>
        </w:rPr>
      </w:pPr>
    </w:p>
    <w:p w14:paraId="4AEEBA9C" w14:textId="0AE84B35" w:rsidR="002B4A96" w:rsidRPr="001436BA" w:rsidRDefault="002B4A96" w:rsidP="00B76CE2">
      <w:pPr>
        <w:widowControl/>
        <w:spacing w:line="360" w:lineRule="auto"/>
        <w:rPr>
          <w:rFonts w:ascii="Times New Roman" w:eastAsia="Times New Roman" w:hAnsi="Times New Roman" w:cs="Times New Roman"/>
          <w:color w:val="000000"/>
          <w:kern w:val="0"/>
          <w:sz w:val="24"/>
        </w:rPr>
      </w:pPr>
      <w:ins w:id="2" w:author="Yue Li" w:date="2021-09-22T14:04:00Z">
        <w:r w:rsidRPr="001436BA">
          <w:rPr>
            <w:rFonts w:ascii="Times New Roman" w:eastAsia="Times New Roman" w:hAnsi="Times New Roman" w:cs="Times New Roman"/>
            <w:color w:val="000000"/>
            <w:kern w:val="0"/>
            <w:sz w:val="24"/>
          </w:rPr>
          <w:t>The notable rise of a new generation of virtual reality (VR) systems in recent years opened up new methods and interventions for researchers across different areas. It is vital for VR research and development to understand users’ subjective feedback, which is usually assessed through questionnaires after leaving a VR scene. Recent research has found that completing questionnaires directly in VR can help mitigate the break in presence (BIP). In this final year project, the student will develop a Virtual Reality Questionnaire Toolkit (VRQT</w:t>
        </w:r>
      </w:ins>
      <w:ins w:id="3" w:author="Yue Li" w:date="2021-09-22T14:05:00Z">
        <w:r w:rsidRPr="001436BA">
          <w:rPr>
            <w:rFonts w:ascii="Times New Roman" w:hAnsi="Times New Roman" w:cs="Times New Roman"/>
            <w:color w:val="000000"/>
            <w:kern w:val="0"/>
            <w:sz w:val="24"/>
          </w:rPr>
          <w:t>K</w:t>
        </w:r>
      </w:ins>
      <w:ins w:id="4" w:author="Yue Li" w:date="2021-09-22T14:04:00Z">
        <w:r w:rsidRPr="001436BA">
          <w:rPr>
            <w:rFonts w:ascii="Times New Roman" w:eastAsia="Times New Roman" w:hAnsi="Times New Roman" w:cs="Times New Roman"/>
            <w:color w:val="000000"/>
            <w:kern w:val="0"/>
            <w:sz w:val="24"/>
          </w:rPr>
          <w:t>) and examine the interaction techniques for doing questionnaires in VR.</w:t>
        </w:r>
      </w:ins>
    </w:p>
    <w:p w14:paraId="5D30341C" w14:textId="0CAA36FD" w:rsidR="00323A2F" w:rsidRPr="001436BA" w:rsidRDefault="008E3E84" w:rsidP="00B76CE2">
      <w:pPr>
        <w:spacing w:line="360" w:lineRule="auto"/>
        <w:rPr>
          <w:rFonts w:ascii="Times New Roman" w:hAnsi="Times New Roman" w:cs="Times New Roman"/>
          <w:sz w:val="24"/>
        </w:rPr>
      </w:pPr>
      <w:r w:rsidRPr="001436BA">
        <w:rPr>
          <w:rFonts w:ascii="Times New Roman" w:hAnsi="Times New Roman" w:cs="Times New Roman"/>
          <w:sz w:val="24"/>
        </w:rPr>
        <w:t xml:space="preserve">As the development of </w:t>
      </w:r>
      <w:r w:rsidR="00952375" w:rsidRPr="001436BA">
        <w:rPr>
          <w:rFonts w:ascii="Times New Roman" w:hAnsi="Times New Roman" w:cs="Times New Roman"/>
          <w:sz w:val="24"/>
        </w:rPr>
        <w:t>the Virtual Reality (VR)</w:t>
      </w:r>
      <w:r w:rsidR="00EE4004" w:rsidRPr="001436BA">
        <w:rPr>
          <w:rFonts w:ascii="Times New Roman" w:hAnsi="Times New Roman" w:cs="Times New Roman"/>
          <w:sz w:val="24"/>
        </w:rPr>
        <w:t xml:space="preserve"> technology</w:t>
      </w:r>
      <w:r w:rsidR="00952375" w:rsidRPr="001436BA">
        <w:rPr>
          <w:rFonts w:ascii="Times New Roman" w:hAnsi="Times New Roman" w:cs="Times New Roman"/>
          <w:sz w:val="24"/>
        </w:rPr>
        <w:t>,</w:t>
      </w:r>
      <w:r w:rsidR="00EE4004" w:rsidRPr="001436BA">
        <w:rPr>
          <w:rFonts w:ascii="Times New Roman" w:hAnsi="Times New Roman" w:cs="Times New Roman"/>
          <w:sz w:val="24"/>
        </w:rPr>
        <w:t xml:space="preserve"> </w:t>
      </w:r>
      <w:r w:rsidR="006D0B1D" w:rsidRPr="001436BA">
        <w:rPr>
          <w:rFonts w:ascii="Times New Roman" w:hAnsi="Times New Roman" w:cs="Times New Roman"/>
          <w:sz w:val="24"/>
        </w:rPr>
        <w:t>head-mounted displays (HMD) are becoming popular</w:t>
      </w:r>
      <w:r w:rsidR="00C3364D" w:rsidRPr="001436BA">
        <w:rPr>
          <w:rFonts w:ascii="Times New Roman" w:hAnsi="Times New Roman" w:cs="Times New Roman"/>
          <w:sz w:val="24"/>
        </w:rPr>
        <w:t>. VR has since been applied to many areas such as computer graphics, gaming, or education</w:t>
      </w:r>
      <w:r w:rsidR="004A2DCB" w:rsidRPr="001436BA">
        <w:rPr>
          <w:rFonts w:ascii="Times New Roman" w:hAnsi="Times New Roman" w:cs="Times New Roman"/>
          <w:sz w:val="24"/>
        </w:rPr>
        <w:t xml:space="preserve"> </w:t>
      </w:r>
      <w:r w:rsidR="004A2DCB" w:rsidRPr="001436BA">
        <w:rPr>
          <w:rFonts w:ascii="Times New Roman" w:hAnsi="Times New Roman" w:cs="Times New Roman"/>
          <w:sz w:val="24"/>
        </w:rPr>
        <w:fldChar w:fldCharType="begin" w:fldLock="1"/>
      </w:r>
      <w:r w:rsidR="00690C41" w:rsidRPr="001436BA">
        <w:rPr>
          <w:rFonts w:ascii="Times New Roman" w:hAnsi="Times New Roman" w:cs="Times New Roman"/>
          <w:sz w:val="24"/>
        </w:rPr>
        <w:instrText>ADDIN CSL_CITATION {"citationItems":[{"id":"ITEM-1","itemData":{"DOI":"10.1145/3385956.3418947","ISBN":"9781450376198","abstract":"Virtual reality (VR) technologies have become more affordable and accessible in recent years. This is opening up new methods and opportunities in the field of digital learning. VR can offer new forms of interactive learning and working, especially for subjects from the STEM (Science, technology, engineering, and mathematics) area. In this context we investigate the potential and application of VR for computer science education with a systematic review in this paper. We present a formal literature review on the use of VR technologies in computer science education. We focus on the identification of factors such as learning objectives, technologies used, interaction characteristics, and challenges and advantages of using fully immersive VR for computer science education.","author":[{"dropping-particle":"","family":"Pirker","given":"Johanna","non-dropping-particle":"","parse-names":false,"suffix":""},{"dropping-particle":"","family":"Dengel","given":"Andreas","non-dropping-particle":"","parse-names":false,"suffix":""},{"dropping-particle":"","family":"Holly","given":"Michael","non-dropping-particle":"","parse-names":false,"suffix":""},{"dropping-particle":"","family":"Safikhani","given":"Saeed","non-dropping-particle":"","parse-names":false,"suffix":""}],"container-title":"Proceedings of the ACM Symposium on Virtual Reality Software and Technology, VRST","id":"ITEM-1","issued":{"date-parts":[["2020"]]},"title":"Virtual Reality in Computer Science Education: A Systematic Review","type":"article-journal"},"uris":["http://www.mendeley.com/documents/?uuid=8b714baa-397d-426f-9f60-e039db4291e9"]},{"id":"ITEM-2","itemData":{"DOI":"10.1145/3439133.3439146","ISBN":"9781450387996","abstract":"The development of computers and information technology, especially the emergence of the Internet, big data, artificial intelligence, virtual reality, and mental enhancement, has created a new field of educational technology and entered a new chapter in the development of educational information. Augmented reality technology will be the most promising technology in the field of education after multimedia and computer networks. The most common teaching application of AR/VR technology in mainland China is to integrate digital learning resources and carry out relevant theoretical and experimental courses in multiple universities; China's Taiwan AR/VR technology mainly focuses on image processing related fields and education, and combines multiple teaching methods. This article summarizes and compares the application of augmented reality technology in university curriculum education on both sides of the Taiwan Straits from mainland China and Taiwan, and draws some enlightenment.","author":[{"dropping-particle":"","family":"Guo","given":"Xiaoyu","non-dropping-particle":"","parse-names":false,"suffix":""},{"dropping-particle":"","family":"Chen","given":"Xingnan","non-dropping-particle":"","parse-names":false,"suffix":""},{"dropping-particle":"","family":"Feng","given":"Xiaoqi","non-dropping-particle":"","parse-names":false,"suffix":""},{"dropping-particle":"","family":"Zheng","given":"Shijue","non-dropping-particle":"","parse-names":false,"suffix":""}],"container-title":"ACM International Conference Proceeding Series","id":"ITEM-2","issued":{"date-parts":[["2020"]]},"page":"22-28","title":"The Enlightenment of \"aR / VR\" Technical University Course Education in Taiwan, China","type":"article-journal"},"uris":["http://www.mendeley.com/documents/?uuid=c247bff3-c4d3-4917-81fe-b5f093b37b0a"]}],"mendeley":{"formattedCitation":"[1], [2]","plainTextFormattedCitation":"[1], [2]","previouslyFormattedCitation":"[1], [2]"},"properties":{"noteIndex":0},"schema":"https://github.com/citation-style-language/schema/raw/master/csl-citation.json"}</w:instrText>
      </w:r>
      <w:r w:rsidR="004A2DCB" w:rsidRPr="001436BA">
        <w:rPr>
          <w:rFonts w:ascii="Times New Roman" w:hAnsi="Times New Roman" w:cs="Times New Roman"/>
          <w:sz w:val="24"/>
        </w:rPr>
        <w:fldChar w:fldCharType="separate"/>
      </w:r>
      <w:r w:rsidR="004A2DCB" w:rsidRPr="001436BA">
        <w:rPr>
          <w:rFonts w:ascii="Times New Roman" w:hAnsi="Times New Roman" w:cs="Times New Roman"/>
          <w:noProof/>
          <w:sz w:val="24"/>
        </w:rPr>
        <w:t>[1], [2]</w:t>
      </w:r>
      <w:r w:rsidR="004A2DCB" w:rsidRPr="001436BA">
        <w:rPr>
          <w:rFonts w:ascii="Times New Roman" w:hAnsi="Times New Roman" w:cs="Times New Roman"/>
          <w:sz w:val="24"/>
        </w:rPr>
        <w:fldChar w:fldCharType="end"/>
      </w:r>
      <w:r w:rsidR="004A2DCB" w:rsidRPr="001436BA">
        <w:rPr>
          <w:rFonts w:ascii="Times New Roman" w:hAnsi="Times New Roman" w:cs="Times New Roman"/>
          <w:sz w:val="24"/>
        </w:rPr>
        <w:t xml:space="preserve"> and </w:t>
      </w:r>
      <w:r w:rsidR="00323A2F" w:rsidRPr="001436BA">
        <w:rPr>
          <w:rFonts w:ascii="Times New Roman" w:hAnsi="Times New Roman" w:cs="Times New Roman"/>
          <w:sz w:val="24"/>
        </w:rPr>
        <w:t>during</w:t>
      </w:r>
      <w:r w:rsidR="006D0B1D" w:rsidRPr="001436BA">
        <w:rPr>
          <w:rFonts w:ascii="Times New Roman" w:hAnsi="Times New Roman" w:cs="Times New Roman"/>
          <w:sz w:val="24"/>
        </w:rPr>
        <w:t xml:space="preserve"> 2020 fourth quarter alone there were over one million Quest 2 units sold worldwide [</w:t>
      </w:r>
      <w:r w:rsidR="00690C41" w:rsidRPr="001436BA">
        <w:rPr>
          <w:rFonts w:ascii="Times New Roman" w:hAnsi="Times New Roman" w:cs="Times New Roman"/>
          <w:sz w:val="24"/>
        </w:rPr>
        <w:t>3</w:t>
      </w:r>
      <w:r w:rsidR="004A2DCB" w:rsidRPr="001436BA">
        <w:rPr>
          <w:rFonts w:ascii="Times New Roman" w:hAnsi="Times New Roman" w:cs="Times New Roman"/>
          <w:sz w:val="24"/>
        </w:rPr>
        <w:t>]</w:t>
      </w:r>
      <w:r w:rsidR="00690C41" w:rsidRPr="001436BA">
        <w:rPr>
          <w:rFonts w:ascii="Times New Roman" w:hAnsi="Times New Roman" w:cs="Times New Roman"/>
          <w:sz w:val="24"/>
        </w:rPr>
        <w:t xml:space="preserve">. </w:t>
      </w:r>
      <w:r w:rsidR="007528EC" w:rsidRPr="001436BA">
        <w:rPr>
          <w:rFonts w:ascii="Times New Roman" w:hAnsi="Times New Roman" w:cs="Times New Roman"/>
          <w:sz w:val="24"/>
        </w:rPr>
        <w:t>Questionnaire</w:t>
      </w:r>
      <w:r w:rsidR="00814445" w:rsidRPr="001436BA">
        <w:rPr>
          <w:rFonts w:ascii="Times New Roman" w:hAnsi="Times New Roman" w:cs="Times New Roman"/>
          <w:sz w:val="24"/>
        </w:rPr>
        <w:t xml:space="preserve"> </w:t>
      </w:r>
      <w:r w:rsidR="007528EC" w:rsidRPr="001436BA">
        <w:rPr>
          <w:rFonts w:ascii="Times New Roman" w:hAnsi="Times New Roman" w:cs="Times New Roman"/>
          <w:sz w:val="24"/>
        </w:rPr>
        <w:t xml:space="preserve">is one way </w:t>
      </w:r>
      <w:r w:rsidR="007528EC" w:rsidRPr="001436BA">
        <w:rPr>
          <w:rFonts w:ascii="Times New Roman" w:hAnsi="Times New Roman" w:cs="Times New Roman"/>
          <w:sz w:val="24"/>
        </w:rPr>
        <w:lastRenderedPageBreak/>
        <w:t xml:space="preserve">to evaluate the application which allows product owner or developer to understand </w:t>
      </w:r>
      <w:r w:rsidR="00F87A22" w:rsidRPr="001436BA">
        <w:rPr>
          <w:rFonts w:ascii="Times New Roman" w:hAnsi="Times New Roman" w:cs="Times New Roman"/>
          <w:sz w:val="24"/>
        </w:rPr>
        <w:t>its upsides and downsides</w:t>
      </w:r>
      <w:r w:rsidR="001337F6" w:rsidRPr="001436BA">
        <w:rPr>
          <w:rFonts w:ascii="Times New Roman" w:hAnsi="Times New Roman" w:cs="Times New Roman"/>
          <w:sz w:val="24"/>
        </w:rPr>
        <w:t xml:space="preserve"> like measuring presence</w:t>
      </w:r>
      <w:r w:rsidR="00F87A22" w:rsidRPr="001436BA">
        <w:rPr>
          <w:rFonts w:ascii="Times New Roman" w:hAnsi="Times New Roman" w:cs="Times New Roman"/>
          <w:sz w:val="24"/>
        </w:rPr>
        <w:t xml:space="preserve"> </w:t>
      </w:r>
      <w:r w:rsidR="001337F6" w:rsidRPr="001436BA">
        <w:rPr>
          <w:rFonts w:ascii="Times New Roman" w:hAnsi="Times New Roman" w:cs="Times New Roman"/>
          <w:sz w:val="24"/>
        </w:rPr>
        <w:t xml:space="preserve">or immersion </w:t>
      </w:r>
      <w:r w:rsidR="00F87A22" w:rsidRPr="001436BA">
        <w:rPr>
          <w:rFonts w:ascii="Times New Roman" w:hAnsi="Times New Roman" w:cs="Times New Roman"/>
          <w:sz w:val="24"/>
        </w:rPr>
        <w:t xml:space="preserve">from the questionnaire result. </w:t>
      </w:r>
    </w:p>
    <w:p w14:paraId="3A6C321E" w14:textId="44EC6830" w:rsidR="00CA273F" w:rsidRPr="001436BA" w:rsidRDefault="00A87090" w:rsidP="00B76CE2">
      <w:pPr>
        <w:spacing w:line="360" w:lineRule="auto"/>
        <w:rPr>
          <w:rFonts w:ascii="Times New Roman" w:hAnsi="Times New Roman" w:cs="Times New Roman"/>
          <w:sz w:val="24"/>
        </w:rPr>
      </w:pPr>
      <w:bookmarkStart w:id="5" w:name="OLE_LINK5"/>
      <w:bookmarkStart w:id="6" w:name="OLE_LINK6"/>
      <w:r w:rsidRPr="001436BA">
        <w:rPr>
          <w:rFonts w:ascii="Times New Roman" w:hAnsi="Times New Roman" w:cs="Times New Roman"/>
          <w:sz w:val="24"/>
        </w:rPr>
        <w:t xml:space="preserve">Despite paper questionnaire is a way to evaluate </w:t>
      </w:r>
      <w:r w:rsidR="00F05E4D" w:rsidRPr="001436BA">
        <w:rPr>
          <w:rFonts w:ascii="Times New Roman" w:hAnsi="Times New Roman" w:cs="Times New Roman"/>
          <w:sz w:val="24"/>
        </w:rPr>
        <w:t xml:space="preserve">most current application or production. </w:t>
      </w:r>
      <w:bookmarkStart w:id="7" w:name="OLE_LINK7"/>
      <w:bookmarkStart w:id="8" w:name="OLE_LINK8"/>
      <w:r w:rsidR="00F05E4D" w:rsidRPr="001436BA">
        <w:rPr>
          <w:rFonts w:ascii="Times New Roman" w:hAnsi="Times New Roman" w:cs="Times New Roman"/>
          <w:sz w:val="24"/>
        </w:rPr>
        <w:t>However,</w:t>
      </w:r>
      <w:r w:rsidR="00FE04C4" w:rsidRPr="001436BA">
        <w:rPr>
          <w:rFonts w:ascii="Times New Roman" w:hAnsi="Times New Roman" w:cs="Times New Roman"/>
          <w:sz w:val="24"/>
        </w:rPr>
        <w:t xml:space="preserve"> </w:t>
      </w:r>
      <w:r w:rsidR="008C03FA" w:rsidRPr="001436BA">
        <w:rPr>
          <w:rFonts w:ascii="Times New Roman" w:hAnsi="Times New Roman" w:cs="Times New Roman"/>
          <w:sz w:val="24"/>
        </w:rPr>
        <w:t xml:space="preserve">traditional appraisal methods have inadequacy. </w:t>
      </w:r>
      <w:r w:rsidR="00FE04C4" w:rsidRPr="001436BA">
        <w:rPr>
          <w:rFonts w:ascii="Times New Roman" w:hAnsi="Times New Roman" w:cs="Times New Roman"/>
          <w:sz w:val="24"/>
        </w:rPr>
        <w:t>Putze Susanne et al. describes</w:t>
      </w:r>
      <w:r w:rsidR="00C96361" w:rsidRPr="001436BA">
        <w:rPr>
          <w:rFonts w:ascii="Times New Roman" w:hAnsi="Times New Roman" w:cs="Times New Roman"/>
          <w:sz w:val="24"/>
        </w:rPr>
        <w:t xml:space="preserve"> the </w:t>
      </w:r>
      <w:r w:rsidR="00FE04C4" w:rsidRPr="001436BA">
        <w:rPr>
          <w:rFonts w:ascii="Calibri" w:hAnsi="Calibri" w:cs="Calibri"/>
          <w:sz w:val="24"/>
        </w:rPr>
        <w:t>﻿</w:t>
      </w:r>
      <w:r w:rsidR="00FE04C4" w:rsidRPr="001436BA">
        <w:rPr>
          <w:rFonts w:ascii="Times New Roman" w:hAnsi="Times New Roman" w:cs="Times New Roman"/>
          <w:sz w:val="24"/>
        </w:rPr>
        <w:t xml:space="preserve">switching between VR and physical reality leads to a break in presence </w:t>
      </w:r>
      <w:r w:rsidR="00FE04C4" w:rsidRPr="001436BA">
        <w:rPr>
          <w:rFonts w:ascii="Times New Roman" w:hAnsi="Times New Roman" w:cs="Times New Roman"/>
          <w:sz w:val="24"/>
        </w:rPr>
        <w:fldChar w:fldCharType="begin" w:fldLock="1"/>
      </w:r>
      <w:r w:rsidR="00A2437D" w:rsidRPr="001436BA">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FE04C4" w:rsidRPr="001436BA">
        <w:rPr>
          <w:rFonts w:ascii="Times New Roman" w:hAnsi="Times New Roman" w:cs="Times New Roman"/>
          <w:sz w:val="24"/>
        </w:rPr>
        <w:fldChar w:fldCharType="separate"/>
      </w:r>
      <w:r w:rsidR="00FE04C4" w:rsidRPr="001436BA">
        <w:rPr>
          <w:rFonts w:ascii="Times New Roman" w:hAnsi="Times New Roman" w:cs="Times New Roman"/>
          <w:noProof/>
          <w:sz w:val="24"/>
        </w:rPr>
        <w:t>[3]</w:t>
      </w:r>
      <w:r w:rsidR="00FE04C4" w:rsidRPr="001436BA">
        <w:rPr>
          <w:rFonts w:ascii="Times New Roman" w:hAnsi="Times New Roman" w:cs="Times New Roman"/>
          <w:sz w:val="24"/>
        </w:rPr>
        <w:fldChar w:fldCharType="end"/>
      </w:r>
      <w:r w:rsidR="00537F2E" w:rsidRPr="001436BA">
        <w:rPr>
          <w:rFonts w:ascii="Times New Roman" w:hAnsi="Times New Roman" w:cs="Times New Roman"/>
          <w:sz w:val="24"/>
        </w:rPr>
        <w:t xml:space="preserve"> </w:t>
      </w:r>
      <w:r w:rsidR="00537F2E" w:rsidRPr="001436BA">
        <w:rPr>
          <w:rFonts w:ascii="Calibri" w:hAnsi="Calibri" w:cs="Calibri"/>
          <w:sz w:val="24"/>
        </w:rPr>
        <w:t>﻿</w:t>
      </w:r>
      <w:r w:rsidR="00537F2E" w:rsidRPr="001436BA">
        <w:rPr>
          <w:rFonts w:ascii="Times New Roman" w:hAnsi="Times New Roman" w:cs="Times New Roman"/>
          <w:sz w:val="24"/>
        </w:rPr>
        <w:t>that might alter the outcomes</w:t>
      </w:r>
      <w:r w:rsidR="00393F46" w:rsidRPr="001436BA">
        <w:rPr>
          <w:rFonts w:ascii="Times New Roman" w:hAnsi="Times New Roman" w:cs="Times New Roman"/>
          <w:sz w:val="24"/>
        </w:rPr>
        <w:t xml:space="preserve"> </w:t>
      </w:r>
      <w:r w:rsidR="00393F46" w:rsidRPr="001436BA">
        <w:rPr>
          <w:rFonts w:ascii="Times New Roman" w:hAnsi="Times New Roman" w:cs="Times New Roman"/>
          <w:sz w:val="24"/>
        </w:rPr>
        <w:fldChar w:fldCharType="begin" w:fldLock="1"/>
      </w:r>
      <w:r w:rsidR="00201E7E" w:rsidRPr="001436BA">
        <w:rPr>
          <w:rFonts w:ascii="Times New Roman" w:hAnsi="Times New Roman" w:cs="Times New Roman"/>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Proceedings","id":"ITEM-1","issued":{"date-parts":[["2019"]]},"page":"1-12","title":"Using presence questionnaires in virtual reality","type":"article-journal"},"uris":["http://www.mendeley.com/documents/?uuid=89df72c9-c8ee-4614-a14d-0ece4aa415cb"]}],"mendeley":{"formattedCitation":"[4]","plainTextFormattedCitation":"[4]","previouslyFormattedCitation":"[4]"},"properties":{"noteIndex":0},"schema":"https://github.com/citation-style-language/schema/raw/master/csl-citation.json"}</w:instrText>
      </w:r>
      <w:r w:rsidR="00393F46" w:rsidRPr="001436BA">
        <w:rPr>
          <w:rFonts w:ascii="Times New Roman" w:hAnsi="Times New Roman" w:cs="Times New Roman"/>
          <w:sz w:val="24"/>
        </w:rPr>
        <w:fldChar w:fldCharType="separate"/>
      </w:r>
      <w:r w:rsidR="00393F46" w:rsidRPr="001436BA">
        <w:rPr>
          <w:rFonts w:ascii="Times New Roman" w:hAnsi="Times New Roman" w:cs="Times New Roman"/>
          <w:noProof/>
          <w:sz w:val="24"/>
        </w:rPr>
        <w:t>[4]</w:t>
      </w:r>
      <w:r w:rsidR="00393F46" w:rsidRPr="001436BA">
        <w:rPr>
          <w:rFonts w:ascii="Times New Roman" w:hAnsi="Times New Roman" w:cs="Times New Roman"/>
          <w:sz w:val="24"/>
        </w:rPr>
        <w:fldChar w:fldCharType="end"/>
      </w:r>
      <w:r w:rsidR="00393F46" w:rsidRPr="001436BA">
        <w:rPr>
          <w:rFonts w:ascii="Times New Roman" w:hAnsi="Times New Roman" w:cs="Times New Roman"/>
          <w:sz w:val="24"/>
        </w:rPr>
        <w:t xml:space="preserve">. </w:t>
      </w:r>
      <w:r w:rsidR="00CA273F" w:rsidRPr="001436BA">
        <w:rPr>
          <w:rFonts w:ascii="Times New Roman" w:hAnsi="Times New Roman" w:cs="Times New Roman"/>
          <w:sz w:val="24"/>
        </w:rPr>
        <w:t>Embedding question items in the VE offers a way to stay closer to the context of an ongoing experience</w:t>
      </w:r>
      <w:r w:rsidR="00CA273F" w:rsidRPr="001436BA">
        <w:rPr>
          <w:rFonts w:ascii="Times New Roman" w:hAnsi="Times New Roman" w:cs="Times New Roman"/>
          <w:sz w:val="24"/>
        </w:rPr>
        <w:fldChar w:fldCharType="begin" w:fldLock="1"/>
      </w:r>
      <w:r w:rsidR="00FA165B" w:rsidRPr="001436BA">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CA273F" w:rsidRPr="001436BA">
        <w:rPr>
          <w:rFonts w:ascii="Times New Roman" w:hAnsi="Times New Roman" w:cs="Times New Roman"/>
          <w:sz w:val="24"/>
        </w:rPr>
        <w:fldChar w:fldCharType="separate"/>
      </w:r>
      <w:r w:rsidR="00CA273F" w:rsidRPr="001436BA">
        <w:rPr>
          <w:rFonts w:ascii="Times New Roman" w:hAnsi="Times New Roman" w:cs="Times New Roman"/>
          <w:noProof/>
          <w:sz w:val="24"/>
        </w:rPr>
        <w:t>[5]</w:t>
      </w:r>
      <w:r w:rsidR="00CA273F" w:rsidRPr="001436BA">
        <w:rPr>
          <w:rFonts w:ascii="Times New Roman" w:hAnsi="Times New Roman" w:cs="Times New Roman"/>
          <w:sz w:val="24"/>
        </w:rPr>
        <w:fldChar w:fldCharType="end"/>
      </w:r>
      <w:r w:rsidR="00FA165B" w:rsidRPr="001436BA">
        <w:rPr>
          <w:rFonts w:ascii="Times New Roman" w:hAnsi="Times New Roman" w:cs="Times New Roman"/>
          <w:sz w:val="24"/>
        </w:rPr>
        <w:t>, Putze Susanne</w:t>
      </w:r>
      <w:r w:rsidR="00E60643" w:rsidRPr="001436BA">
        <w:rPr>
          <w:rFonts w:ascii="Times New Roman" w:hAnsi="Times New Roman" w:cs="Times New Roman"/>
          <w:sz w:val="24"/>
        </w:rPr>
        <w:t xml:space="preserve"> et al</w:t>
      </w:r>
      <w:r w:rsidR="00CA273F" w:rsidRPr="001436BA">
        <w:rPr>
          <w:rFonts w:ascii="Times New Roman" w:hAnsi="Times New Roman" w:cs="Times New Roman"/>
          <w:sz w:val="24"/>
        </w:rPr>
        <w:t>.</w:t>
      </w:r>
      <w:r w:rsidR="00E60643" w:rsidRPr="001436BA">
        <w:rPr>
          <w:rFonts w:ascii="Times New Roman" w:hAnsi="Times New Roman" w:cs="Times New Roman"/>
          <w:sz w:val="24"/>
        </w:rPr>
        <w:t xml:space="preserve"> </w:t>
      </w:r>
      <w:r w:rsidR="00E60643" w:rsidRPr="001436BA">
        <w:rPr>
          <w:rFonts w:ascii="Times New Roman" w:hAnsi="Times New Roman" w:cs="Times New Roman"/>
          <w:sz w:val="24"/>
        </w:rPr>
        <w:fldChar w:fldCharType="begin" w:fldLock="1"/>
      </w:r>
      <w:r w:rsidR="006A66C2" w:rsidRPr="001436BA">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E60643" w:rsidRPr="001436BA">
        <w:rPr>
          <w:rFonts w:ascii="Times New Roman" w:hAnsi="Times New Roman" w:cs="Times New Roman"/>
          <w:sz w:val="24"/>
        </w:rPr>
        <w:fldChar w:fldCharType="separate"/>
      </w:r>
      <w:r w:rsidR="00E60643" w:rsidRPr="001436BA">
        <w:rPr>
          <w:rFonts w:ascii="Times New Roman" w:hAnsi="Times New Roman" w:cs="Times New Roman"/>
          <w:noProof/>
          <w:sz w:val="24"/>
        </w:rPr>
        <w:t>[3]</w:t>
      </w:r>
      <w:r w:rsidR="00E60643" w:rsidRPr="001436BA">
        <w:rPr>
          <w:rFonts w:ascii="Times New Roman" w:hAnsi="Times New Roman" w:cs="Times New Roman"/>
          <w:sz w:val="24"/>
        </w:rPr>
        <w:fldChar w:fldCharType="end"/>
      </w:r>
      <w:r w:rsidR="00E60643" w:rsidRPr="001436BA">
        <w:rPr>
          <w:rFonts w:ascii="Times New Roman" w:hAnsi="Times New Roman" w:cs="Times New Roman"/>
          <w:sz w:val="24"/>
        </w:rPr>
        <w:t xml:space="preserve"> </w:t>
      </w:r>
      <w:r w:rsidR="00E60643" w:rsidRPr="001436BA">
        <w:rPr>
          <w:rFonts w:ascii="Calibri" w:hAnsi="Calibri" w:cs="Calibri"/>
          <w:sz w:val="24"/>
        </w:rPr>
        <w:t>﻿</w:t>
      </w:r>
      <w:r w:rsidR="00E60643" w:rsidRPr="001436BA">
        <w:rPr>
          <w:rFonts w:ascii="Times New Roman" w:hAnsi="Times New Roman" w:cs="Times New Roman"/>
          <w:sz w:val="24"/>
        </w:rPr>
        <w:t xml:space="preserve">show evidence that </w:t>
      </w:r>
      <w:r w:rsidR="003C7E86" w:rsidRPr="001436BA">
        <w:rPr>
          <w:rFonts w:ascii="Times New Roman" w:hAnsi="Times New Roman" w:cs="Times New Roman"/>
          <w:sz w:val="24"/>
        </w:rPr>
        <w:t>in virtual reality questionnaire (</w:t>
      </w:r>
      <w:r w:rsidR="00E60643" w:rsidRPr="001436BA">
        <w:rPr>
          <w:rFonts w:ascii="Times New Roman" w:hAnsi="Times New Roman" w:cs="Times New Roman"/>
          <w:sz w:val="24"/>
        </w:rPr>
        <w:t>VRQ</w:t>
      </w:r>
      <w:r w:rsidR="003C7E86" w:rsidRPr="001436BA">
        <w:rPr>
          <w:rFonts w:ascii="Times New Roman" w:hAnsi="Times New Roman" w:cs="Times New Roman"/>
          <w:sz w:val="24"/>
        </w:rPr>
        <w:t>)</w:t>
      </w:r>
      <w:r w:rsidR="00E60643" w:rsidRPr="001436BA">
        <w:rPr>
          <w:rFonts w:ascii="Times New Roman" w:hAnsi="Times New Roman" w:cs="Times New Roman"/>
          <w:sz w:val="24"/>
        </w:rPr>
        <w:t xml:space="preserve"> are less invasive than </w:t>
      </w:r>
      <w:r w:rsidR="003C7E86" w:rsidRPr="001436BA">
        <w:rPr>
          <w:rFonts w:ascii="Times New Roman" w:hAnsi="Times New Roman" w:cs="Times New Roman"/>
          <w:sz w:val="24"/>
        </w:rPr>
        <w:t xml:space="preserve">out </w:t>
      </w:r>
      <w:r w:rsidR="00E60643" w:rsidRPr="001436BA">
        <w:rPr>
          <w:rFonts w:ascii="Times New Roman" w:hAnsi="Times New Roman" w:cs="Times New Roman"/>
          <w:sz w:val="24"/>
        </w:rPr>
        <w:t>VRQ.</w:t>
      </w:r>
      <w:bookmarkEnd w:id="5"/>
      <w:bookmarkEnd w:id="6"/>
      <w:bookmarkEnd w:id="7"/>
      <w:bookmarkEnd w:id="8"/>
    </w:p>
    <w:p w14:paraId="3624B43B" w14:textId="28B24CC3" w:rsidR="00705871" w:rsidRPr="001436BA" w:rsidRDefault="00705871" w:rsidP="00B76CE2">
      <w:pPr>
        <w:spacing w:line="360" w:lineRule="auto"/>
        <w:rPr>
          <w:rFonts w:ascii="Times New Roman" w:hAnsi="Times New Roman" w:cs="Times New Roman"/>
          <w:sz w:val="24"/>
        </w:rPr>
      </w:pPr>
      <w:bookmarkStart w:id="9" w:name="OLE_LINK1"/>
      <w:bookmarkStart w:id="10" w:name="OLE_LINK2"/>
      <w:r w:rsidRPr="001436BA">
        <w:rPr>
          <w:rFonts w:ascii="Times New Roman" w:hAnsi="Times New Roman" w:cs="Times New Roman"/>
          <w:sz w:val="24"/>
        </w:rPr>
        <w:t>In this project I propose Virtual Reality Questionnaire Toolkit (</w:t>
      </w:r>
      <w:bookmarkStart w:id="11" w:name="OLE_LINK11"/>
      <w:bookmarkStart w:id="12" w:name="OLE_LINK12"/>
      <w:r w:rsidRPr="001436BA">
        <w:rPr>
          <w:rFonts w:ascii="Times New Roman" w:hAnsi="Times New Roman" w:cs="Times New Roman"/>
          <w:sz w:val="24"/>
        </w:rPr>
        <w:t>VRQTK</w:t>
      </w:r>
      <w:bookmarkEnd w:id="11"/>
      <w:bookmarkEnd w:id="12"/>
      <w:r w:rsidRPr="001436BA">
        <w:rPr>
          <w:rFonts w:ascii="Times New Roman" w:hAnsi="Times New Roman" w:cs="Times New Roman"/>
          <w:sz w:val="24"/>
        </w:rPr>
        <w:t>), a tool enable questionnaire to be the part of the VR experience and interact with the user and virtual environment (VE</w:t>
      </w:r>
      <w:r w:rsidR="0061126A" w:rsidRPr="001436BA">
        <w:rPr>
          <w:rFonts w:ascii="Times New Roman" w:hAnsi="Times New Roman" w:cs="Times New Roman"/>
          <w:sz w:val="24"/>
        </w:rPr>
        <w:t xml:space="preserve">) and exploring a suitable </w:t>
      </w:r>
      <w:bookmarkStart w:id="13" w:name="OLE_LINK17"/>
      <w:bookmarkStart w:id="14" w:name="OLE_LINK18"/>
      <w:r w:rsidR="0061126A" w:rsidRPr="001436BA">
        <w:rPr>
          <w:rFonts w:ascii="Times New Roman" w:hAnsi="Times New Roman" w:cs="Times New Roman"/>
          <w:sz w:val="24"/>
        </w:rPr>
        <w:t xml:space="preserve">VRQTK </w:t>
      </w:r>
      <w:bookmarkEnd w:id="13"/>
      <w:bookmarkEnd w:id="14"/>
      <w:r w:rsidR="0061126A" w:rsidRPr="001436BA">
        <w:rPr>
          <w:rFonts w:ascii="Times New Roman" w:hAnsi="Times New Roman" w:cs="Times New Roman"/>
          <w:sz w:val="24"/>
        </w:rPr>
        <w:t>in VE.</w:t>
      </w:r>
    </w:p>
    <w:p w14:paraId="5B3790A2" w14:textId="77777777" w:rsidR="00C501C7" w:rsidRPr="001436BA" w:rsidRDefault="00C501C7" w:rsidP="00B76CE2">
      <w:pPr>
        <w:spacing w:line="360" w:lineRule="auto"/>
        <w:rPr>
          <w:rFonts w:ascii="Times New Roman" w:hAnsi="Times New Roman" w:cs="Times New Roman"/>
          <w:sz w:val="24"/>
        </w:rPr>
      </w:pPr>
    </w:p>
    <w:p w14:paraId="11FE3781" w14:textId="24395193" w:rsidR="00E77887" w:rsidRDefault="00E058FC" w:rsidP="00B76CE2">
      <w:pPr>
        <w:pStyle w:val="a5"/>
        <w:numPr>
          <w:ilvl w:val="0"/>
          <w:numId w:val="2"/>
        </w:numPr>
        <w:spacing w:line="360" w:lineRule="auto"/>
        <w:ind w:firstLineChars="0"/>
        <w:rPr>
          <w:rFonts w:ascii="Times New Roman" w:hAnsi="Times New Roman" w:cs="Times New Roman"/>
          <w:b/>
          <w:bCs/>
          <w:sz w:val="24"/>
        </w:rPr>
      </w:pPr>
      <w:ins w:id="15" w:author="Yue Li" w:date="2021-09-22T14:08:00Z">
        <w:r w:rsidRPr="00B365BC">
          <w:rPr>
            <w:rFonts w:ascii="Times New Roman" w:hAnsi="Times New Roman" w:cs="Times New Roman"/>
            <w:b/>
            <w:bCs/>
            <w:sz w:val="24"/>
          </w:rPr>
          <w:t>Related Work</w:t>
        </w:r>
      </w:ins>
    </w:p>
    <w:p w14:paraId="45FB49BF" w14:textId="77777777" w:rsidR="00191064" w:rsidRPr="00191064" w:rsidRDefault="00191064" w:rsidP="00B76CE2">
      <w:pPr>
        <w:spacing w:line="360" w:lineRule="auto"/>
        <w:rPr>
          <w:rFonts w:ascii="Times New Roman" w:hAnsi="Times New Roman" w:cs="Times New Roman" w:hint="eastAsia"/>
          <w:b/>
          <w:bCs/>
          <w:sz w:val="24"/>
        </w:rPr>
      </w:pPr>
    </w:p>
    <w:p w14:paraId="2E520D08" w14:textId="07BC7CC5" w:rsidR="0056437E" w:rsidRDefault="00AF7320" w:rsidP="00B76CE2">
      <w:pPr>
        <w:spacing w:line="360" w:lineRule="auto"/>
        <w:rPr>
          <w:rFonts w:ascii="Times New Roman" w:hAnsi="Times New Roman" w:cs="Times New Roman"/>
          <w:sz w:val="24"/>
        </w:rPr>
      </w:pPr>
      <w:r w:rsidRPr="00AF7320">
        <w:rPr>
          <w:rFonts w:ascii="Times New Roman" w:hAnsi="Times New Roman" w:cs="Times New Roman"/>
          <w:sz w:val="24"/>
        </w:rPr>
        <w:t>Valentin</w:t>
      </w:r>
      <w:r w:rsidR="00275072">
        <w:rPr>
          <w:rFonts w:ascii="Times New Roman" w:hAnsi="Times New Roman" w:cs="Times New Roman"/>
          <w:sz w:val="24"/>
        </w:rPr>
        <w:t xml:space="preserve"> et</w:t>
      </w:r>
      <w:r w:rsidR="00D56919">
        <w:rPr>
          <w:rFonts w:ascii="Times New Roman" w:hAnsi="Times New Roman" w:cs="Times New Roman"/>
          <w:sz w:val="24"/>
        </w:rPr>
        <w:t xml:space="preserve"> </w:t>
      </w:r>
      <w:r w:rsidR="00275072">
        <w:rPr>
          <w:rFonts w:ascii="Times New Roman" w:hAnsi="Times New Roman" w:cs="Times New Roman"/>
          <w:sz w:val="24"/>
        </w:rPr>
        <w:t>al</w:t>
      </w:r>
      <w:r w:rsidR="00D56919">
        <w:rPr>
          <w:rFonts w:ascii="Times New Roman" w:hAnsi="Times New Roman" w:cs="Times New Roman"/>
          <w:sz w:val="24"/>
        </w:rPr>
        <w:t>.</w:t>
      </w:r>
      <w:r w:rsidR="00275072">
        <w:rPr>
          <w:rFonts w:ascii="Times New Roman" w:hAnsi="Times New Roman" w:cs="Times New Roman"/>
          <w:sz w:val="24"/>
        </w:rPr>
        <w:t xml:space="preserve"> </w:t>
      </w:r>
      <w:r w:rsidRPr="00AF7320">
        <w:rPr>
          <w:rFonts w:ascii="Times New Roman" w:hAnsi="Times New Roman" w:cs="Times New Roman"/>
          <w:sz w:val="24"/>
        </w:rPr>
        <w:t xml:space="preserve">proposed one of the earliest approaches to measuring presence for VEs </w:t>
      </w:r>
      <w:r w:rsidR="00275072">
        <w:rPr>
          <w:rFonts w:ascii="Times New Roman" w:hAnsi="Times New Roman" w:cs="Times New Roman"/>
          <w:sz w:val="24"/>
        </w:rPr>
        <w:fldChar w:fldCharType="begin" w:fldLock="1"/>
      </w:r>
      <w:r w:rsidR="00E327B2">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275072">
        <w:rPr>
          <w:rFonts w:ascii="Times New Roman" w:hAnsi="Times New Roman" w:cs="Times New Roman"/>
          <w:sz w:val="24"/>
        </w:rPr>
        <w:fldChar w:fldCharType="separate"/>
      </w:r>
      <w:r w:rsidR="00275072" w:rsidRPr="00275072">
        <w:rPr>
          <w:rFonts w:ascii="Times New Roman" w:hAnsi="Times New Roman" w:cs="Times New Roman"/>
          <w:noProof/>
          <w:sz w:val="24"/>
        </w:rPr>
        <w:t>[3]</w:t>
      </w:r>
      <w:r w:rsidR="00275072">
        <w:rPr>
          <w:rFonts w:ascii="Times New Roman" w:hAnsi="Times New Roman" w:cs="Times New Roman"/>
          <w:sz w:val="24"/>
        </w:rPr>
        <w:fldChar w:fldCharType="end"/>
      </w:r>
      <w:r w:rsidRPr="00AF7320">
        <w:rPr>
          <w:rFonts w:ascii="Times New Roman" w:hAnsi="Times New Roman" w:cs="Times New Roman"/>
          <w:sz w:val="24"/>
        </w:rPr>
        <w:t>. They investigated the effect of</w:t>
      </w:r>
      <w:r w:rsidR="00275072">
        <w:rPr>
          <w:rFonts w:ascii="Times New Roman" w:hAnsi="Times New Roman" w:cs="Times New Roman"/>
          <w:sz w:val="24"/>
        </w:rPr>
        <w:t xml:space="preserve"> questionnaire </w:t>
      </w:r>
      <w:r w:rsidRPr="00AF7320">
        <w:rPr>
          <w:rFonts w:ascii="Times New Roman" w:hAnsi="Times New Roman" w:cs="Times New Roman"/>
          <w:sz w:val="24"/>
        </w:rPr>
        <w:t xml:space="preserve">simulation on the sense of presence within VEs. </w:t>
      </w:r>
      <w:r w:rsidR="00275072" w:rsidRPr="00275072">
        <w:rPr>
          <w:rFonts w:ascii="Calibri" w:hAnsi="Calibri" w:cs="Calibri"/>
          <w:sz w:val="24"/>
        </w:rPr>
        <w:t>﻿</w:t>
      </w:r>
      <w:r w:rsidR="00275072" w:rsidRPr="00275072">
        <w:rPr>
          <w:rFonts w:ascii="Times New Roman" w:hAnsi="Times New Roman" w:cs="Times New Roman"/>
          <w:sz w:val="24"/>
        </w:rPr>
        <w:t xml:space="preserve">Some items, however, contained </w:t>
      </w:r>
      <w:r w:rsidR="00275072">
        <w:rPr>
          <w:rFonts w:ascii="Times New Roman" w:hAnsi="Times New Roman" w:cs="Times New Roman"/>
          <w:sz w:val="24"/>
        </w:rPr>
        <w:t>diversity</w:t>
      </w:r>
      <w:r w:rsidR="00275072" w:rsidRPr="00275072">
        <w:rPr>
          <w:rFonts w:ascii="Times New Roman" w:hAnsi="Times New Roman" w:cs="Times New Roman"/>
          <w:sz w:val="24"/>
        </w:rPr>
        <w:t xml:space="preserve"> questions, thus, had to be further refined.</w:t>
      </w:r>
      <w:r w:rsidR="00D56919">
        <w:rPr>
          <w:rFonts w:ascii="Times New Roman" w:hAnsi="Times New Roman" w:cs="Times New Roman"/>
          <w:sz w:val="24"/>
        </w:rPr>
        <w:t xml:space="preserve"> </w:t>
      </w:r>
      <w:r w:rsidR="00D56919" w:rsidRPr="00D56919">
        <w:rPr>
          <w:rFonts w:ascii="Times New Roman" w:hAnsi="Times New Roman" w:cs="Times New Roman"/>
          <w:sz w:val="24"/>
        </w:rPr>
        <w:t>Dmitry et al</w:t>
      </w:r>
      <w:r w:rsidR="00E327B2">
        <w:rPr>
          <w:rFonts w:ascii="Times New Roman" w:hAnsi="Times New Roman" w:cs="Times New Roman"/>
          <w:sz w:val="24"/>
        </w:rPr>
        <w:t xml:space="preserve"> </w:t>
      </w:r>
      <w:r w:rsidR="00E327B2">
        <w:rPr>
          <w:rFonts w:ascii="Times New Roman" w:hAnsi="Times New Roman" w:cs="Times New Roman"/>
          <w:sz w:val="24"/>
        </w:rPr>
        <w:fldChar w:fldCharType="begin" w:fldLock="1"/>
      </w:r>
      <w:r w:rsidR="00D64CE6">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E327B2">
        <w:rPr>
          <w:rFonts w:ascii="Times New Roman" w:hAnsi="Times New Roman" w:cs="Times New Roman"/>
          <w:sz w:val="24"/>
        </w:rPr>
        <w:fldChar w:fldCharType="separate"/>
      </w:r>
      <w:r w:rsidR="00E327B2" w:rsidRPr="00E327B2">
        <w:rPr>
          <w:rFonts w:ascii="Times New Roman" w:hAnsi="Times New Roman" w:cs="Times New Roman"/>
          <w:noProof/>
          <w:sz w:val="24"/>
        </w:rPr>
        <w:t>[5]</w:t>
      </w:r>
      <w:r w:rsidR="00E327B2">
        <w:rPr>
          <w:rFonts w:ascii="Times New Roman" w:hAnsi="Times New Roman" w:cs="Times New Roman"/>
          <w:sz w:val="24"/>
        </w:rPr>
        <w:fldChar w:fldCharType="end"/>
      </w:r>
      <w:r w:rsidR="00D56919" w:rsidRPr="00D56919">
        <w:rPr>
          <w:rFonts w:ascii="Times New Roman" w:hAnsi="Times New Roman" w:cs="Times New Roman"/>
          <w:sz w:val="24"/>
        </w:rPr>
        <w:t>.</w:t>
      </w:r>
      <w:r w:rsidR="00D56919">
        <w:rPr>
          <w:rFonts w:ascii="Times New Roman" w:hAnsi="Times New Roman" w:cs="Times New Roman"/>
          <w:sz w:val="24"/>
        </w:rPr>
        <w:t xml:space="preserve"> based on previous work and theoretical, </w:t>
      </w:r>
      <w:r w:rsidR="00E327B2">
        <w:rPr>
          <w:rFonts w:ascii="Times New Roman" w:hAnsi="Times New Roman" w:cs="Times New Roman"/>
          <w:sz w:val="24"/>
        </w:rPr>
        <w:t xml:space="preserve">compare INVRQs and OUTVRQs and discuss the positive of INVRQ </w:t>
      </w:r>
      <w:r w:rsidR="00E327B2" w:rsidRPr="00E327B2">
        <w:rPr>
          <w:rFonts w:ascii="Times New Roman" w:hAnsi="Times New Roman" w:cs="Times New Roman"/>
          <w:sz w:val="24"/>
        </w:rPr>
        <w:t>This indicates that the field may benefit from building awareness and providing guidelines.</w:t>
      </w:r>
      <w:r w:rsidR="00E327B2">
        <w:rPr>
          <w:rFonts w:ascii="Times New Roman" w:hAnsi="Times New Roman" w:cs="Times New Roman"/>
          <w:sz w:val="24"/>
        </w:rPr>
        <w:t xml:space="preserve"> </w:t>
      </w:r>
      <w:r w:rsidR="00E327B2" w:rsidRPr="00E327B2">
        <w:rPr>
          <w:rFonts w:ascii="Times New Roman" w:hAnsi="Times New Roman" w:cs="Times New Roman"/>
          <w:sz w:val="24"/>
        </w:rPr>
        <w:t xml:space="preserve">In order to </w:t>
      </w:r>
      <w:proofErr w:type="spellStart"/>
      <w:r w:rsidR="00E77887">
        <w:rPr>
          <w:rFonts w:ascii="Times New Roman" w:hAnsi="Times New Roman" w:cs="Times New Roman"/>
          <w:sz w:val="24"/>
        </w:rPr>
        <w:t>improive</w:t>
      </w:r>
      <w:proofErr w:type="spellEnd"/>
      <w:r w:rsidR="00E327B2" w:rsidRPr="00E327B2">
        <w:rPr>
          <w:rFonts w:ascii="Times New Roman" w:hAnsi="Times New Roman" w:cs="Times New Roman"/>
          <w:sz w:val="24"/>
        </w:rPr>
        <w:t xml:space="preserve"> the effectiveness of VRQ, I intend to test different questionnaire forms to </w:t>
      </w:r>
      <w:r w:rsidR="00E77887" w:rsidRPr="00E77887">
        <w:rPr>
          <w:rFonts w:ascii="Times New Roman" w:hAnsi="Times New Roman" w:cs="Times New Roman"/>
          <w:sz w:val="24"/>
        </w:rPr>
        <w:t>determine</w:t>
      </w:r>
      <w:r w:rsidR="00E77887">
        <w:rPr>
          <w:rFonts w:ascii="Times New Roman" w:hAnsi="Times New Roman" w:cs="Times New Roman"/>
          <w:sz w:val="24"/>
        </w:rPr>
        <w:t xml:space="preserve"> </w:t>
      </w:r>
      <w:r w:rsidR="00E327B2" w:rsidRPr="00E327B2">
        <w:rPr>
          <w:rFonts w:ascii="Times New Roman" w:hAnsi="Times New Roman" w:cs="Times New Roman"/>
          <w:sz w:val="24"/>
        </w:rPr>
        <w:t xml:space="preserve">the </w:t>
      </w:r>
      <w:r w:rsidR="00E77887">
        <w:rPr>
          <w:rFonts w:ascii="Times New Roman" w:hAnsi="Times New Roman" w:cs="Times New Roman"/>
          <w:sz w:val="24"/>
        </w:rPr>
        <w:t>a suitable</w:t>
      </w:r>
      <w:r w:rsidR="00E327B2" w:rsidRPr="00E327B2">
        <w:rPr>
          <w:rFonts w:ascii="Times New Roman" w:hAnsi="Times New Roman" w:cs="Times New Roman"/>
          <w:sz w:val="24"/>
        </w:rPr>
        <w:t xml:space="preserve"> VRQ</w:t>
      </w:r>
      <w:r w:rsidR="00E77887">
        <w:rPr>
          <w:rFonts w:ascii="Times New Roman" w:hAnsi="Times New Roman" w:cs="Times New Roman"/>
          <w:sz w:val="24"/>
        </w:rPr>
        <w:t xml:space="preserve">TK to </w:t>
      </w:r>
      <w:proofErr w:type="spellStart"/>
      <w:r w:rsidR="00E77887">
        <w:rPr>
          <w:rFonts w:ascii="Times New Roman" w:hAnsi="Times New Roman" w:cs="Times New Roman"/>
          <w:sz w:val="24"/>
        </w:rPr>
        <w:t>measuer</w:t>
      </w:r>
      <w:proofErr w:type="spellEnd"/>
      <w:r w:rsidR="00E77887">
        <w:rPr>
          <w:rFonts w:ascii="Times New Roman" w:hAnsi="Times New Roman" w:cs="Times New Roman"/>
          <w:sz w:val="24"/>
        </w:rPr>
        <w:t xml:space="preserve"> different </w:t>
      </w:r>
      <w:r w:rsidR="00E77887" w:rsidRPr="00E77887">
        <w:rPr>
          <w:rFonts w:ascii="Times New Roman" w:hAnsi="Times New Roman" w:cs="Times New Roman"/>
          <w:sz w:val="24"/>
        </w:rPr>
        <w:t>indicator</w:t>
      </w:r>
      <w:r w:rsidR="00E327B2" w:rsidRPr="00E327B2">
        <w:rPr>
          <w:rFonts w:ascii="Times New Roman" w:hAnsi="Times New Roman" w:cs="Times New Roman"/>
          <w:sz w:val="24"/>
        </w:rPr>
        <w:t>.</w:t>
      </w:r>
    </w:p>
    <w:p w14:paraId="77669ED3" w14:textId="77777777" w:rsidR="00E77887" w:rsidRPr="00275072" w:rsidRDefault="00E77887" w:rsidP="00B76CE2">
      <w:pPr>
        <w:spacing w:line="360" w:lineRule="auto"/>
        <w:rPr>
          <w:ins w:id="16" w:author="Yue Li" w:date="2021-09-22T14:08:00Z"/>
          <w:rFonts w:ascii="Times New Roman" w:hAnsi="Times New Roman" w:cs="Times New Roman"/>
          <w:sz w:val="24"/>
        </w:rPr>
      </w:pPr>
    </w:p>
    <w:p w14:paraId="7BFE2F19" w14:textId="55963CE0" w:rsidR="00E77887" w:rsidRDefault="00C501C7" w:rsidP="00B76CE2">
      <w:pPr>
        <w:pStyle w:val="a5"/>
        <w:numPr>
          <w:ilvl w:val="0"/>
          <w:numId w:val="2"/>
        </w:numPr>
        <w:spacing w:line="360" w:lineRule="auto"/>
        <w:ind w:firstLineChars="0"/>
        <w:rPr>
          <w:rFonts w:ascii="Times New Roman" w:hAnsi="Times New Roman" w:cs="Times New Roman"/>
          <w:b/>
          <w:bCs/>
          <w:sz w:val="24"/>
        </w:rPr>
      </w:pPr>
      <w:r w:rsidRPr="00B365BC">
        <w:rPr>
          <w:rFonts w:ascii="Times New Roman" w:hAnsi="Times New Roman" w:cs="Times New Roman"/>
          <w:b/>
          <w:bCs/>
          <w:sz w:val="24"/>
        </w:rPr>
        <w:t>Methodology</w:t>
      </w:r>
    </w:p>
    <w:p w14:paraId="7FAA4B5E" w14:textId="77777777" w:rsidR="00191064" w:rsidRPr="00191064" w:rsidRDefault="00191064" w:rsidP="00B76CE2">
      <w:pPr>
        <w:spacing w:line="360" w:lineRule="auto"/>
        <w:rPr>
          <w:rFonts w:ascii="Times New Roman" w:hAnsi="Times New Roman" w:cs="Times New Roman" w:hint="eastAsia"/>
          <w:b/>
          <w:bCs/>
          <w:sz w:val="24"/>
        </w:rPr>
      </w:pPr>
    </w:p>
    <w:p w14:paraId="5B2CB92C" w14:textId="6337A351" w:rsidR="00191064" w:rsidRPr="0044331A" w:rsidRDefault="00C501C7" w:rsidP="00B76CE2">
      <w:pPr>
        <w:spacing w:line="360" w:lineRule="auto"/>
        <w:rPr>
          <w:rFonts w:ascii="Times New Roman" w:hAnsi="Times New Roman" w:cs="Times New Roman" w:hint="eastAsia"/>
          <w:sz w:val="24"/>
        </w:rPr>
      </w:pPr>
      <w:r w:rsidRPr="001436BA">
        <w:rPr>
          <w:rFonts w:ascii="Times New Roman" w:hAnsi="Times New Roman" w:cs="Times New Roman"/>
          <w:sz w:val="24"/>
        </w:rPr>
        <w:t>This project will first do a literature review on the research conducted on the area of VRQ and focus on design and experimental process</w:t>
      </w:r>
      <w:r w:rsidR="00181378" w:rsidRPr="001436BA">
        <w:rPr>
          <w:rFonts w:ascii="Times New Roman" w:hAnsi="Times New Roman" w:cs="Times New Roman"/>
          <w:sz w:val="24"/>
        </w:rPr>
        <w:t>.</w:t>
      </w:r>
      <w:r w:rsidR="000068AA" w:rsidRPr="001436BA">
        <w:rPr>
          <w:rFonts w:ascii="Times New Roman" w:hAnsi="Times New Roman" w:cs="Times New Roman"/>
          <w:sz w:val="24"/>
        </w:rPr>
        <w:t xml:space="preserve"> In this step, all the</w:t>
      </w:r>
      <w:r w:rsidR="008A1C96" w:rsidRPr="001436BA">
        <w:rPr>
          <w:rFonts w:ascii="Times New Roman" w:hAnsi="Times New Roman" w:cs="Times New Roman"/>
          <w:sz w:val="24"/>
        </w:rPr>
        <w:t xml:space="preserve"> relevant</w:t>
      </w:r>
      <w:r w:rsidR="000068AA" w:rsidRPr="001436BA">
        <w:rPr>
          <w:rFonts w:ascii="Times New Roman" w:hAnsi="Times New Roman" w:cs="Times New Roman"/>
          <w:sz w:val="24"/>
        </w:rPr>
        <w:t xml:space="preserve"> VRQ method should be collected</w:t>
      </w:r>
      <w:r w:rsidR="008A1C96" w:rsidRPr="001436BA">
        <w:rPr>
          <w:rFonts w:ascii="Times New Roman" w:hAnsi="Times New Roman" w:cs="Times New Roman"/>
          <w:sz w:val="24"/>
        </w:rPr>
        <w:t xml:space="preserve">, for example, </w:t>
      </w:r>
      <w:r w:rsidR="00FF4472" w:rsidRPr="001436BA">
        <w:rPr>
          <w:rFonts w:ascii="Times New Roman" w:hAnsi="Times New Roman" w:cs="Times New Roman"/>
          <w:sz w:val="24"/>
        </w:rPr>
        <w:t xml:space="preserve">the slider block (as shown in Figure 1.) and </w:t>
      </w:r>
      <w:r w:rsidR="0085029D" w:rsidRPr="001436BA">
        <w:rPr>
          <w:rFonts w:ascii="Times New Roman" w:hAnsi="Times New Roman" w:cs="Times New Roman"/>
          <w:sz w:val="24"/>
        </w:rPr>
        <w:t>rating scales</w:t>
      </w:r>
      <w:r w:rsidR="0085029D" w:rsidRPr="001436BA">
        <w:rPr>
          <w:rFonts w:ascii="Times New Roman" w:hAnsi="Times New Roman" w:cs="Times New Roman"/>
          <w:sz w:val="24"/>
        </w:rPr>
        <w:t xml:space="preserve"> (as shown in Figure 2.)</w:t>
      </w:r>
      <w:r w:rsidR="00B020C4">
        <w:rPr>
          <w:rFonts w:ascii="Times New Roman" w:hAnsi="Times New Roman" w:cs="Times New Roman"/>
          <w:sz w:val="24"/>
        </w:rPr>
        <w:t xml:space="preserve"> are the sample </w:t>
      </w:r>
      <w:r w:rsidR="004F781F">
        <w:rPr>
          <w:rFonts w:ascii="Times New Roman" w:hAnsi="Times New Roman" w:cs="Times New Roman"/>
          <w:sz w:val="24"/>
        </w:rPr>
        <w:t xml:space="preserve">questionnaire interface to collect </w:t>
      </w:r>
      <w:r w:rsidR="004F781F">
        <w:rPr>
          <w:rFonts w:ascii="Times New Roman" w:hAnsi="Times New Roman" w:cs="Times New Roman"/>
          <w:sz w:val="24"/>
        </w:rPr>
        <w:lastRenderedPageBreak/>
        <w:t xml:space="preserve">the user data. </w:t>
      </w:r>
      <w:r w:rsidR="00957D8C" w:rsidRPr="00957D8C">
        <w:rPr>
          <w:rFonts w:ascii="Times New Roman" w:hAnsi="Times New Roman" w:cs="Times New Roman"/>
          <w:sz w:val="24"/>
        </w:rPr>
        <w:t>M</w:t>
      </w:r>
      <w:r w:rsidR="00957D8C" w:rsidRPr="00957D8C">
        <w:rPr>
          <w:rFonts w:ascii="Times New Roman" w:hAnsi="Times New Roman" w:cs="Times New Roman"/>
          <w:sz w:val="24"/>
        </w:rPr>
        <w:t>oreover</w:t>
      </w:r>
      <w:r w:rsidR="00957D8C">
        <w:rPr>
          <w:rFonts w:ascii="Times New Roman" w:hAnsi="Times New Roman" w:cs="Times New Roman"/>
          <w:sz w:val="24"/>
        </w:rPr>
        <w:t>, to make the project more convincing,</w:t>
      </w:r>
      <w:r w:rsidR="00191064">
        <w:rPr>
          <w:rFonts w:ascii="Times New Roman" w:hAnsi="Times New Roman" w:cs="Times New Roman"/>
          <w:sz w:val="24"/>
        </w:rPr>
        <w:t xml:space="preserve"> </w:t>
      </w:r>
      <w:r w:rsidR="00957D8C">
        <w:rPr>
          <w:rFonts w:ascii="Times New Roman" w:hAnsi="Times New Roman" w:cs="Times New Roman"/>
          <w:sz w:val="24"/>
        </w:rPr>
        <w:t xml:space="preserve">we also </w:t>
      </w:r>
      <w:r w:rsidR="00034703">
        <w:rPr>
          <w:rFonts w:ascii="Times New Roman" w:hAnsi="Times New Roman" w:cs="Times New Roman"/>
          <w:sz w:val="24"/>
        </w:rPr>
        <w:t>gathered</w:t>
      </w:r>
      <w:r w:rsidR="00957D8C">
        <w:rPr>
          <w:rFonts w:ascii="Times New Roman" w:hAnsi="Times New Roman" w:cs="Times New Roman"/>
          <w:sz w:val="24"/>
        </w:rPr>
        <w:t xml:space="preserve"> the </w:t>
      </w:r>
      <w:r w:rsidR="00957D8C" w:rsidRPr="00957D8C">
        <w:rPr>
          <w:rFonts w:ascii="Calibri" w:hAnsi="Calibri" w:cs="Calibri"/>
          <w:sz w:val="24"/>
        </w:rPr>
        <w:t>﻿</w:t>
      </w:r>
      <w:r w:rsidR="00957D8C" w:rsidRPr="00957D8C">
        <w:rPr>
          <w:rFonts w:ascii="Times New Roman" w:hAnsi="Times New Roman" w:cs="Times New Roman"/>
          <w:sz w:val="24"/>
        </w:rPr>
        <w:t>EEG signal</w:t>
      </w:r>
      <w:r w:rsidR="00957D8C">
        <w:rPr>
          <w:rFonts w:ascii="Times New Roman" w:hAnsi="Times New Roman" w:cs="Times New Roman"/>
          <w:sz w:val="24"/>
        </w:rPr>
        <w:t xml:space="preserve"> to measure the </w:t>
      </w:r>
      <w:bookmarkStart w:id="17" w:name="OLE_LINK25"/>
      <w:bookmarkStart w:id="18" w:name="OLE_LINK26"/>
      <w:r w:rsidR="00957D8C" w:rsidRPr="00957D8C">
        <w:rPr>
          <w:rFonts w:ascii="Times New Roman" w:hAnsi="Times New Roman" w:cs="Times New Roman"/>
          <w:sz w:val="24"/>
        </w:rPr>
        <w:t>participant</w:t>
      </w:r>
      <w:r w:rsidR="00957D8C">
        <w:rPr>
          <w:rFonts w:ascii="Times New Roman" w:hAnsi="Times New Roman" w:cs="Times New Roman"/>
          <w:sz w:val="24"/>
        </w:rPr>
        <w:t xml:space="preserve"> </w:t>
      </w:r>
      <w:bookmarkEnd w:id="17"/>
      <w:bookmarkEnd w:id="18"/>
      <w:r w:rsidR="00957D8C">
        <w:rPr>
          <w:rFonts w:ascii="Times New Roman" w:hAnsi="Times New Roman" w:cs="Times New Roman"/>
          <w:sz w:val="24"/>
        </w:rPr>
        <w:t xml:space="preserve">brain signal </w:t>
      </w:r>
      <w:r w:rsidR="00D64CE6">
        <w:rPr>
          <w:rFonts w:ascii="Times New Roman" w:hAnsi="Times New Roman" w:cs="Times New Roman"/>
          <w:sz w:val="24"/>
        </w:rPr>
        <w:t xml:space="preserve">to </w:t>
      </w:r>
      <w:proofErr w:type="spellStart"/>
      <w:r w:rsidR="00D64CE6">
        <w:rPr>
          <w:rFonts w:ascii="Times New Roman" w:hAnsi="Times New Roman" w:cs="Times New Roman"/>
          <w:sz w:val="24"/>
        </w:rPr>
        <w:t>decate</w:t>
      </w:r>
      <w:proofErr w:type="spellEnd"/>
      <w:r w:rsidR="00D64CE6">
        <w:rPr>
          <w:rFonts w:ascii="Times New Roman" w:hAnsi="Times New Roman" w:cs="Times New Roman"/>
          <w:sz w:val="24"/>
        </w:rPr>
        <w:t xml:space="preserve"> user real interaction</w:t>
      </w:r>
      <w:r w:rsidR="0044331A">
        <w:rPr>
          <w:rFonts w:ascii="Times New Roman" w:hAnsi="Times New Roman" w:cs="Times New Roman"/>
          <w:sz w:val="24"/>
        </w:rPr>
        <w:t xml:space="preserve"> </w:t>
      </w:r>
      <w:r w:rsidR="0044331A">
        <w:rPr>
          <w:rFonts w:ascii="Times New Roman" w:hAnsi="Times New Roman" w:cs="Times New Roman"/>
          <w:sz w:val="24"/>
        </w:rPr>
        <w:fldChar w:fldCharType="begin" w:fldLock="1"/>
      </w:r>
      <w:r w:rsidR="0044331A">
        <w:rPr>
          <w:rFonts w:ascii="Times New Roman" w:hAnsi="Times New Roman" w:cs="Times New Roman"/>
          <w:sz w:val="24"/>
        </w:rPr>
        <w:instrText>ADDIN CSL_CITATION {"citationItems":[{"id":"ITEM-1","itemData":{"DOI":"10.1145/3411109.3411147","ISBN":"9781450375634","abstract":"We present a case-study in the development of a\"hyperscanning\" auditory interface that transforms realtime brainwave-similarity between interacting dyads into music. Our instrument extends reality in face-To-face communication with a musical stream reflecting an invisible socio-neurophysiological signal. This instrument contributes to the historical context of brain-computer interfaces (BCIs) applied to art and music, but is unique because it is contingent on the correlation between the brainwaves of the dyad, and because it conveys this information using entirely auditory feedback. We designed the instrument to be i) easy to understand, ii) relatable and iii) pleasant for members of the general public in an exhibition context. We present how this context and user group led to our choice of EEG hardware, inter-brain similarity metric, and our auditory mapping strategy. We discuss our experience following four public exhibitions, as well as future improvements to the instrument design and user experience.","author":[{"dropping-particle":"","family":"Winters","given":"R. Michael","non-dropping-particle":"","parse-names":false,"suffix":""},{"dropping-particle":"","family":"Koziej","given":"Stephanie","non-dropping-particle":"","parse-names":false,"suffix":""}],"container-title":"ACM International Conference Proceeding Series","id":"ITEM-1","issued":{"date-parts":[["2020"]]},"page":"261-264","title":"An auditory interface for realtime brainwave similarity in dyads","type":"article-journal"},"uris":["http://www.mendeley.com/documents/?uuid=dfdb50e7-5634-4ce6-b528-79d5374155b5"]}],"mendeley":{"formattedCitation":"[6]","plainTextFormattedCitation":"[6]"},"properties":{"noteIndex":0},"schema":"https://github.com/citation-style-language/schema/raw/master/csl-citation.json"}</w:instrText>
      </w:r>
      <w:r w:rsidR="0044331A">
        <w:rPr>
          <w:rFonts w:ascii="Times New Roman" w:hAnsi="Times New Roman" w:cs="Times New Roman"/>
          <w:sz w:val="24"/>
        </w:rPr>
        <w:fldChar w:fldCharType="separate"/>
      </w:r>
      <w:r w:rsidR="0044331A" w:rsidRPr="0044331A">
        <w:rPr>
          <w:rFonts w:ascii="Times New Roman" w:hAnsi="Times New Roman" w:cs="Times New Roman"/>
          <w:noProof/>
          <w:sz w:val="24"/>
        </w:rPr>
        <w:t>[6]</w:t>
      </w:r>
      <w:r w:rsidR="0044331A">
        <w:rPr>
          <w:rFonts w:ascii="Times New Roman" w:hAnsi="Times New Roman" w:cs="Times New Roman"/>
          <w:sz w:val="24"/>
        </w:rPr>
        <w:fldChar w:fldCharType="end"/>
      </w:r>
      <w:r w:rsidR="00D64CE6">
        <w:rPr>
          <w:rFonts w:ascii="Times New Roman" w:hAnsi="Times New Roman" w:cs="Times New Roman"/>
          <w:sz w:val="24"/>
        </w:rPr>
        <w:t>.</w:t>
      </w:r>
      <w:r w:rsidR="00034703">
        <w:rPr>
          <w:rFonts w:ascii="Times New Roman" w:hAnsi="Times New Roman" w:cs="Times New Roman"/>
          <w:sz w:val="24"/>
        </w:rPr>
        <w:t xml:space="preserve"> </w:t>
      </w:r>
      <w:r w:rsidR="00034703" w:rsidRPr="00034703">
        <w:rPr>
          <w:rFonts w:ascii="Times New Roman" w:hAnsi="Times New Roman" w:cs="Times New Roman"/>
          <w:sz w:val="24"/>
        </w:rPr>
        <w:t xml:space="preserve">In the last step of the experiment, we will interview </w:t>
      </w:r>
      <w:r w:rsidR="00034703" w:rsidRPr="00957D8C">
        <w:rPr>
          <w:rFonts w:ascii="Times New Roman" w:hAnsi="Times New Roman" w:cs="Times New Roman"/>
          <w:sz w:val="24"/>
        </w:rPr>
        <w:t>participant</w:t>
      </w:r>
      <w:r w:rsidR="00034703">
        <w:rPr>
          <w:rFonts w:ascii="Times New Roman" w:hAnsi="Times New Roman" w:cs="Times New Roman"/>
          <w:sz w:val="24"/>
        </w:rPr>
        <w:t>s</w:t>
      </w:r>
      <w:r w:rsidR="00034703">
        <w:rPr>
          <w:rFonts w:ascii="Times New Roman" w:hAnsi="Times New Roman" w:cs="Times New Roman"/>
          <w:sz w:val="24"/>
        </w:rPr>
        <w:t xml:space="preserve"> </w:t>
      </w:r>
      <w:r w:rsidR="00034703" w:rsidRPr="00034703">
        <w:rPr>
          <w:rFonts w:ascii="Times New Roman" w:hAnsi="Times New Roman" w:cs="Times New Roman"/>
          <w:sz w:val="24"/>
        </w:rPr>
        <w:t>to prepare for subsequent qualitative analysis</w:t>
      </w:r>
      <w:r w:rsidR="00034703">
        <w:rPr>
          <w:rFonts w:ascii="Times New Roman" w:hAnsi="Times New Roman" w:cs="Times New Roman"/>
          <w:sz w:val="24"/>
        </w:rPr>
        <w:t>.</w:t>
      </w:r>
    </w:p>
    <w:p w14:paraId="20CC9096" w14:textId="25AC39A8" w:rsidR="00121B4C" w:rsidRPr="00191064" w:rsidRDefault="000068AA" w:rsidP="00B76CE2">
      <w:pPr>
        <w:pStyle w:val="a5"/>
        <w:numPr>
          <w:ilvl w:val="1"/>
          <w:numId w:val="2"/>
        </w:numPr>
        <w:spacing w:line="360" w:lineRule="auto"/>
        <w:ind w:firstLineChars="0"/>
        <w:rPr>
          <w:rFonts w:ascii="Times New Roman" w:hAnsi="Times New Roman" w:cs="Times New Roman"/>
          <w:b/>
          <w:bCs/>
          <w:sz w:val="24"/>
        </w:rPr>
      </w:pPr>
      <w:r w:rsidRPr="00191064">
        <w:rPr>
          <w:rFonts w:ascii="Times New Roman" w:hAnsi="Times New Roman" w:cs="Times New Roman"/>
          <w:b/>
          <w:bCs/>
          <w:sz w:val="24"/>
        </w:rPr>
        <w:t>Quantitative</w:t>
      </w:r>
      <w:r w:rsidR="00DC5DA2" w:rsidRPr="00191064">
        <w:rPr>
          <w:rFonts w:ascii="Times New Roman" w:hAnsi="Times New Roman" w:cs="Times New Roman"/>
          <w:b/>
          <w:bCs/>
          <w:sz w:val="24"/>
        </w:rPr>
        <w:t xml:space="preserve"> </w:t>
      </w:r>
      <w:r w:rsidR="00364F2C" w:rsidRPr="00191064">
        <w:rPr>
          <w:rFonts w:ascii="Times New Roman" w:hAnsi="Times New Roman" w:cs="Times New Roman"/>
          <w:b/>
          <w:bCs/>
          <w:sz w:val="24"/>
        </w:rPr>
        <w:t>M</w:t>
      </w:r>
      <w:r w:rsidR="00DC5DA2" w:rsidRPr="00191064">
        <w:rPr>
          <w:rFonts w:ascii="Times New Roman" w:hAnsi="Times New Roman" w:cs="Times New Roman"/>
          <w:b/>
          <w:bCs/>
          <w:sz w:val="24"/>
        </w:rPr>
        <w:t>ethods</w:t>
      </w:r>
    </w:p>
    <w:p w14:paraId="33697A50" w14:textId="1CB4B139" w:rsidR="00DC5DA2" w:rsidRPr="009E3589" w:rsidRDefault="009E3589" w:rsidP="00B76CE2">
      <w:pPr>
        <w:spacing w:line="360" w:lineRule="auto"/>
        <w:rPr>
          <w:rFonts w:ascii="Calibri" w:hAnsi="Calibri" w:cs="Calibri"/>
          <w:sz w:val="24"/>
        </w:rPr>
      </w:pPr>
      <w:r w:rsidRPr="009E3589">
        <w:rPr>
          <w:rFonts w:ascii="Calibri" w:hAnsi="Calibri" w:cs="Calibri"/>
          <w:sz w:val="24"/>
        </w:rPr>
        <w:t xml:space="preserve">﻿After the </w:t>
      </w:r>
      <w:r>
        <w:rPr>
          <w:rFonts w:ascii="Calibri" w:hAnsi="Calibri" w:cs="Calibri"/>
          <w:sz w:val="24"/>
        </w:rPr>
        <w:t>sample</w:t>
      </w:r>
      <w:r w:rsidRPr="009E3589">
        <w:rPr>
          <w:rFonts w:ascii="Calibri" w:hAnsi="Calibri" w:cs="Calibri"/>
          <w:sz w:val="24"/>
        </w:rPr>
        <w:t xml:space="preserve"> game, we measured presence in the VE using </w:t>
      </w:r>
      <w:bookmarkStart w:id="19" w:name="OLE_LINK27"/>
      <w:bookmarkStart w:id="20" w:name="OLE_LINK28"/>
      <w:bookmarkStart w:id="21" w:name="OLE_LINK29"/>
      <w:r w:rsidRPr="009E3589">
        <w:rPr>
          <w:rFonts w:ascii="Calibri" w:hAnsi="Calibri" w:cs="Calibri"/>
          <w:sz w:val="24"/>
        </w:rPr>
        <w:t>IPQ</w:t>
      </w:r>
      <w:bookmarkEnd w:id="19"/>
      <w:bookmarkEnd w:id="20"/>
      <w:bookmarkEnd w:id="21"/>
      <w:r w:rsidRPr="009E3589">
        <w:rPr>
          <w:rFonts w:ascii="Calibri" w:hAnsi="Calibri" w:cs="Calibri"/>
          <w:sz w:val="24"/>
        </w:rPr>
        <w:t xml:space="preserve"> on a Likert scale with the subscales </w:t>
      </w:r>
      <w:r w:rsidRPr="009E3589">
        <w:rPr>
          <w:rFonts w:ascii="Calibri" w:hAnsi="Calibri" w:cs="Calibri"/>
          <w:i/>
          <w:iCs/>
          <w:sz w:val="24"/>
        </w:rPr>
        <w:t>general presence</w:t>
      </w:r>
      <w:r w:rsidRPr="009E3589">
        <w:rPr>
          <w:rFonts w:ascii="Calibri" w:hAnsi="Calibri" w:cs="Calibri"/>
          <w:sz w:val="24"/>
        </w:rPr>
        <w:t xml:space="preserve"> (GP), </w:t>
      </w:r>
      <w:r w:rsidRPr="009E3589">
        <w:rPr>
          <w:rFonts w:ascii="Calibri" w:hAnsi="Calibri" w:cs="Calibri"/>
          <w:i/>
          <w:iCs/>
          <w:sz w:val="24"/>
        </w:rPr>
        <w:t>spatial presence</w:t>
      </w:r>
      <w:r w:rsidRPr="009E3589">
        <w:rPr>
          <w:rFonts w:ascii="Calibri" w:hAnsi="Calibri" w:cs="Calibri"/>
          <w:sz w:val="24"/>
        </w:rPr>
        <w:t xml:space="preserve"> (SP), </w:t>
      </w:r>
      <w:r w:rsidRPr="009E3589">
        <w:rPr>
          <w:rFonts w:ascii="Calibri" w:hAnsi="Calibri" w:cs="Calibri"/>
          <w:i/>
          <w:iCs/>
          <w:sz w:val="24"/>
        </w:rPr>
        <w:t>involvement</w:t>
      </w:r>
      <w:r w:rsidRPr="009E3589">
        <w:rPr>
          <w:rFonts w:ascii="Calibri" w:hAnsi="Calibri" w:cs="Calibri"/>
          <w:sz w:val="24"/>
        </w:rPr>
        <w:t xml:space="preserve"> (INV) and </w:t>
      </w:r>
      <w:r w:rsidRPr="009E3589">
        <w:rPr>
          <w:rFonts w:ascii="Calibri" w:hAnsi="Calibri" w:cs="Calibri"/>
          <w:i/>
          <w:iCs/>
          <w:sz w:val="24"/>
        </w:rPr>
        <w:t>experienced realism</w:t>
      </w:r>
      <w:r w:rsidRPr="009E3589">
        <w:rPr>
          <w:rFonts w:ascii="Calibri" w:hAnsi="Calibri" w:cs="Calibri"/>
          <w:sz w:val="24"/>
        </w:rPr>
        <w:t xml:space="preserve"> (REAL). Furthermore, we asked the participants to rate the game and the perceived control over on a 10-ticks slider.</w:t>
      </w:r>
      <w:r w:rsidR="001D2C2C">
        <w:rPr>
          <w:rFonts w:ascii="Calibri" w:hAnsi="Calibri" w:cs="Calibri"/>
          <w:sz w:val="24"/>
        </w:rPr>
        <w:t xml:space="preserve"> M</w:t>
      </w:r>
      <w:r w:rsidR="001D2C2C" w:rsidRPr="001D2C2C">
        <w:rPr>
          <w:rFonts w:ascii="Calibri" w:hAnsi="Calibri" w:cs="Calibri"/>
          <w:sz w:val="24"/>
        </w:rPr>
        <w:t>eanwhile</w:t>
      </w:r>
      <w:r w:rsidR="001D2C2C">
        <w:rPr>
          <w:rFonts w:ascii="Calibri" w:hAnsi="Calibri" w:cs="Calibri"/>
          <w:sz w:val="24"/>
        </w:rPr>
        <w:t xml:space="preserve">, the Muse </w:t>
      </w:r>
      <w:r w:rsidR="00694CCA">
        <w:rPr>
          <w:rFonts w:ascii="Calibri" w:hAnsi="Calibri" w:cs="Calibri"/>
          <w:sz w:val="24"/>
        </w:rPr>
        <w:t xml:space="preserve">will </w:t>
      </w:r>
      <w:proofErr w:type="spellStart"/>
      <w:r w:rsidR="00694CCA">
        <w:rPr>
          <w:rFonts w:ascii="Calibri" w:hAnsi="Calibri" w:cs="Calibri"/>
          <w:sz w:val="24"/>
        </w:rPr>
        <w:t>decate</w:t>
      </w:r>
      <w:proofErr w:type="spellEnd"/>
      <w:r w:rsidR="00694CCA">
        <w:rPr>
          <w:rFonts w:ascii="Calibri" w:hAnsi="Calibri" w:cs="Calibri"/>
          <w:sz w:val="24"/>
        </w:rPr>
        <w:t xml:space="preserve"> your brain wave and reflect three </w:t>
      </w:r>
      <w:proofErr w:type="gramStart"/>
      <w:r w:rsidR="00694CCA">
        <w:rPr>
          <w:rFonts w:ascii="Calibri" w:hAnsi="Calibri" w:cs="Calibri"/>
          <w:sz w:val="24"/>
        </w:rPr>
        <w:t>region</w:t>
      </w:r>
      <w:proofErr w:type="gramEnd"/>
      <w:r w:rsidR="00694CCA">
        <w:rPr>
          <w:rFonts w:ascii="Calibri" w:hAnsi="Calibri" w:cs="Calibri"/>
          <w:sz w:val="24"/>
        </w:rPr>
        <w:t xml:space="preserve">: </w:t>
      </w:r>
      <w:r w:rsidR="00694CCA" w:rsidRPr="00694CCA">
        <w:rPr>
          <w:rFonts w:ascii="Calibri" w:hAnsi="Calibri" w:cs="Calibri"/>
          <w:i/>
          <w:iCs/>
          <w:sz w:val="24"/>
        </w:rPr>
        <w:t>active</w:t>
      </w:r>
      <w:r w:rsidR="00694CCA">
        <w:rPr>
          <w:rFonts w:ascii="Calibri" w:hAnsi="Calibri" w:cs="Calibri"/>
          <w:sz w:val="24"/>
        </w:rPr>
        <w:t xml:space="preserve">, </w:t>
      </w:r>
      <w:r w:rsidR="00694CCA" w:rsidRPr="00694CCA">
        <w:rPr>
          <w:rFonts w:ascii="Calibri" w:hAnsi="Calibri" w:cs="Calibri"/>
          <w:i/>
          <w:iCs/>
          <w:sz w:val="24"/>
        </w:rPr>
        <w:t>neutral</w:t>
      </w:r>
      <w:r w:rsidR="00694CCA">
        <w:rPr>
          <w:rFonts w:ascii="Calibri" w:hAnsi="Calibri" w:cs="Calibri"/>
          <w:sz w:val="24"/>
        </w:rPr>
        <w:t xml:space="preserve"> and </w:t>
      </w:r>
      <w:r w:rsidR="00694CCA" w:rsidRPr="00694CCA">
        <w:rPr>
          <w:rFonts w:ascii="Calibri" w:hAnsi="Calibri" w:cs="Calibri"/>
          <w:i/>
          <w:iCs/>
          <w:sz w:val="24"/>
        </w:rPr>
        <w:t>calm</w:t>
      </w:r>
      <w:r w:rsidR="00694CCA">
        <w:rPr>
          <w:rFonts w:ascii="Calibri" w:hAnsi="Calibri" w:cs="Calibri"/>
          <w:i/>
          <w:iCs/>
          <w:sz w:val="24"/>
        </w:rPr>
        <w:t>.</w:t>
      </w:r>
      <w:r>
        <w:rPr>
          <w:rFonts w:ascii="Calibri" w:hAnsi="Calibri" w:cs="Calibri" w:hint="eastAsia"/>
          <w:sz w:val="24"/>
        </w:rPr>
        <w:t xml:space="preserve"> </w:t>
      </w:r>
      <w:r w:rsidR="00694CCA" w:rsidRPr="00694CCA">
        <w:rPr>
          <w:rFonts w:ascii="Calibri" w:hAnsi="Calibri" w:cs="Calibri"/>
          <w:sz w:val="24"/>
        </w:rPr>
        <w:t>Compare the results of the questionnaire from lateral based on your brain</w:t>
      </w:r>
      <w:r w:rsidR="00694CCA">
        <w:rPr>
          <w:rFonts w:ascii="Calibri" w:hAnsi="Calibri" w:cs="Calibri"/>
          <w:sz w:val="24"/>
        </w:rPr>
        <w:t xml:space="preserve"> </w:t>
      </w:r>
      <w:r w:rsidR="00694CCA" w:rsidRPr="00694CCA">
        <w:rPr>
          <w:rFonts w:ascii="Calibri" w:hAnsi="Calibri" w:cs="Calibri"/>
          <w:sz w:val="24"/>
        </w:rPr>
        <w:t>wave data</w:t>
      </w:r>
      <w:r w:rsidR="00694CCA">
        <w:rPr>
          <w:rFonts w:ascii="Calibri" w:hAnsi="Calibri" w:cs="Calibri"/>
          <w:sz w:val="24"/>
        </w:rPr>
        <w:t xml:space="preserve">. </w:t>
      </w:r>
      <w:proofErr w:type="gramStart"/>
      <w:r w:rsidR="0044331A" w:rsidRPr="0044331A">
        <w:rPr>
          <w:rFonts w:ascii="Times New Roman" w:hAnsi="Times New Roman" w:cs="Times New Roman"/>
          <w:sz w:val="24"/>
        </w:rPr>
        <w:t>Quantitative</w:t>
      </w:r>
      <w:proofErr w:type="gramEnd"/>
      <w:r w:rsidR="0044331A" w:rsidRPr="0044331A">
        <w:rPr>
          <w:rFonts w:ascii="Times New Roman" w:hAnsi="Times New Roman" w:cs="Times New Roman"/>
          <w:sz w:val="24"/>
        </w:rPr>
        <w:t xml:space="preserve"> data was analyzed using IBM SPSS Statistics. Mean comparison was conducted using ANOVA. Post hoc differences between conditions were analyzed with Tukey tests. Responses to open questions were analyzed using content analysis methods.</w:t>
      </w:r>
      <w:r w:rsidR="001D2C2C">
        <w:rPr>
          <w:rFonts w:ascii="Times New Roman" w:hAnsi="Times New Roman" w:cs="Times New Roman"/>
          <w:sz w:val="24"/>
        </w:rPr>
        <w:t xml:space="preserve"> </w:t>
      </w:r>
    </w:p>
    <w:p w14:paraId="15CE1948" w14:textId="0D7BAF31" w:rsidR="006669D3" w:rsidRPr="001436BA" w:rsidRDefault="00364F2C" w:rsidP="00B76CE2">
      <w:pPr>
        <w:spacing w:line="360" w:lineRule="auto"/>
        <w:rPr>
          <w:rFonts w:ascii="Times New Roman" w:hAnsi="Times New Roman" w:cs="Times New Roman"/>
          <w:b/>
          <w:bCs/>
          <w:sz w:val="24"/>
        </w:rPr>
      </w:pPr>
      <w:r>
        <w:rPr>
          <w:rFonts w:ascii="Times New Roman" w:hAnsi="Times New Roman" w:cs="Times New Roman"/>
          <w:b/>
          <w:bCs/>
          <w:sz w:val="24"/>
        </w:rPr>
        <w:t>3</w:t>
      </w:r>
      <w:r w:rsidR="00B365BC">
        <w:rPr>
          <w:rFonts w:ascii="Times New Roman" w:hAnsi="Times New Roman" w:cs="Times New Roman"/>
          <w:b/>
          <w:bCs/>
          <w:sz w:val="24"/>
        </w:rPr>
        <w:t>.</w:t>
      </w:r>
      <w:r w:rsidR="00191064">
        <w:rPr>
          <w:rFonts w:ascii="Times New Roman" w:hAnsi="Times New Roman" w:cs="Times New Roman"/>
          <w:b/>
          <w:bCs/>
          <w:sz w:val="24"/>
        </w:rPr>
        <w:t>3</w:t>
      </w:r>
      <w:r w:rsidR="00B365BC">
        <w:rPr>
          <w:rFonts w:ascii="Times New Roman" w:hAnsi="Times New Roman" w:cs="Times New Roman"/>
          <w:b/>
          <w:bCs/>
          <w:sz w:val="24"/>
        </w:rPr>
        <w:t xml:space="preserve"> </w:t>
      </w:r>
      <w:r w:rsidR="00DC5DA2" w:rsidRPr="001436BA">
        <w:rPr>
          <w:rFonts w:ascii="Times New Roman" w:hAnsi="Times New Roman" w:cs="Times New Roman"/>
          <w:b/>
          <w:bCs/>
          <w:sz w:val="24"/>
        </w:rPr>
        <w:t xml:space="preserve">Qualitative </w:t>
      </w:r>
      <w:r>
        <w:rPr>
          <w:rFonts w:ascii="Times New Roman" w:hAnsi="Times New Roman" w:cs="Times New Roman"/>
          <w:b/>
          <w:bCs/>
          <w:sz w:val="24"/>
        </w:rPr>
        <w:t>M</w:t>
      </w:r>
      <w:r w:rsidR="00DC5DA2" w:rsidRPr="001436BA">
        <w:rPr>
          <w:rFonts w:ascii="Times New Roman" w:hAnsi="Times New Roman" w:cs="Times New Roman"/>
          <w:b/>
          <w:bCs/>
          <w:sz w:val="24"/>
        </w:rPr>
        <w:t>ethods</w:t>
      </w:r>
      <w:del w:id="22" w:author="Yue Li" w:date="2021-09-22T14:08:00Z">
        <w:r w:rsidR="00121B4C" w:rsidRPr="001436BA" w:rsidDel="00E058FC">
          <w:rPr>
            <w:rFonts w:ascii="Times New Roman" w:hAnsi="Times New Roman" w:cs="Times New Roman"/>
            <w:b/>
            <w:bCs/>
            <w:sz w:val="24"/>
          </w:rPr>
          <w:delText>Experimental plan</w:delText>
        </w:r>
      </w:del>
    </w:p>
    <w:p w14:paraId="57B03076" w14:textId="18A56C1D" w:rsidR="00B76CE2" w:rsidRDefault="00B76CE2" w:rsidP="00B76CE2">
      <w:pPr>
        <w:spacing w:line="360" w:lineRule="auto"/>
        <w:rPr>
          <w:rFonts w:ascii="Times New Roman" w:hAnsi="Times New Roman" w:cs="Times New Roman" w:hint="eastAsia"/>
          <w:sz w:val="24"/>
        </w:rPr>
      </w:pPr>
      <w:r w:rsidRPr="00B76CE2">
        <w:rPr>
          <w:rFonts w:ascii="Times New Roman" w:hAnsi="Times New Roman" w:cs="Times New Roman"/>
          <w:sz w:val="24"/>
        </w:rPr>
        <w:t xml:space="preserve">We will conduct the expert interview to determine which design elements can be applied to this </w:t>
      </w:r>
      <w:r>
        <w:rPr>
          <w:rFonts w:ascii="Times New Roman" w:hAnsi="Times New Roman" w:cs="Times New Roman"/>
          <w:sz w:val="24"/>
        </w:rPr>
        <w:t>toolkit</w:t>
      </w:r>
      <w:r w:rsidRPr="00B76CE2">
        <w:rPr>
          <w:rFonts w:ascii="Times New Roman" w:hAnsi="Times New Roman" w:cs="Times New Roman"/>
          <w:sz w:val="24"/>
        </w:rPr>
        <w:t xml:space="preserve">. The </w:t>
      </w:r>
      <w:proofErr w:type="spellStart"/>
      <w:r w:rsidRPr="00B76CE2">
        <w:rPr>
          <w:rFonts w:ascii="Times New Roman" w:hAnsi="Times New Roman" w:cs="Times New Roman"/>
          <w:sz w:val="24"/>
        </w:rPr>
        <w:t>the</w:t>
      </w:r>
      <w:proofErr w:type="spellEnd"/>
      <w:r w:rsidRPr="00B76CE2">
        <w:rPr>
          <w:rFonts w:ascii="Times New Roman" w:hAnsi="Times New Roman" w:cs="Times New Roman"/>
          <w:sz w:val="24"/>
        </w:rPr>
        <w:t xml:space="preserve"> qualitative data will be analyzed by using NVIVO respectively. Moreover, since participatory design could quickly capture user’s requirements, not only for functionality but also for UI and interaction with visual results</w:t>
      </w:r>
      <w:r w:rsidR="000C06D1">
        <w:rPr>
          <w:rFonts w:ascii="Times New Roman" w:hAnsi="Times New Roman" w:cs="Times New Roman"/>
          <w:sz w:val="24"/>
        </w:rPr>
        <w:t>.</w:t>
      </w:r>
    </w:p>
    <w:p w14:paraId="0C940D99" w14:textId="50869FE0" w:rsidR="00DC5DA2" w:rsidRPr="001436BA" w:rsidRDefault="000D1112" w:rsidP="00B76CE2">
      <w:pPr>
        <w:spacing w:line="360" w:lineRule="auto"/>
        <w:rPr>
          <w:rFonts w:ascii="Times New Roman" w:hAnsi="Times New Roman" w:cs="Times New Roman"/>
          <w:sz w:val="24"/>
        </w:rPr>
      </w:pPr>
      <w:r w:rsidRPr="001436BA">
        <w:rPr>
          <w:rFonts w:ascii="Times New Roman" w:hAnsi="Times New Roman" w:cs="Times New Roman"/>
          <w:noProof/>
          <w:sz w:val="24"/>
        </w:rPr>
        <w:drawing>
          <wp:anchor distT="0" distB="0" distL="114300" distR="114300" simplePos="0" relativeHeight="251659264" behindDoc="0" locked="0" layoutInCell="1" allowOverlap="1" wp14:anchorId="4A2C76B8" wp14:editId="387E3479">
            <wp:simplePos x="0" y="0"/>
            <wp:positionH relativeFrom="column">
              <wp:posOffset>2727960</wp:posOffset>
            </wp:positionH>
            <wp:positionV relativeFrom="paragraph">
              <wp:posOffset>365760</wp:posOffset>
            </wp:positionV>
            <wp:extent cx="2545080" cy="1765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080" cy="1765300"/>
                    </a:xfrm>
                    <a:prstGeom prst="rect">
                      <a:avLst/>
                    </a:prstGeom>
                  </pic:spPr>
                </pic:pic>
              </a:graphicData>
            </a:graphic>
            <wp14:sizeRelH relativeFrom="page">
              <wp14:pctWidth>0</wp14:pctWidth>
            </wp14:sizeRelH>
            <wp14:sizeRelV relativeFrom="page">
              <wp14:pctHeight>0</wp14:pctHeight>
            </wp14:sizeRelV>
          </wp:anchor>
        </w:drawing>
      </w:r>
      <w:r w:rsidR="00FF4472" w:rsidRPr="001436BA">
        <w:rPr>
          <w:rFonts w:ascii="Times New Roman" w:hAnsi="Times New Roman" w:cs="Times New Roman"/>
          <w:noProof/>
          <w:sz w:val="24"/>
        </w:rPr>
        <w:drawing>
          <wp:anchor distT="0" distB="0" distL="114300" distR="114300" simplePos="0" relativeHeight="251658240" behindDoc="0" locked="0" layoutInCell="1" allowOverlap="1" wp14:anchorId="2CB6E92E" wp14:editId="4DA25C8E">
            <wp:simplePos x="0" y="0"/>
            <wp:positionH relativeFrom="column">
              <wp:posOffset>-15240</wp:posOffset>
            </wp:positionH>
            <wp:positionV relativeFrom="paragraph">
              <wp:posOffset>365760</wp:posOffset>
            </wp:positionV>
            <wp:extent cx="2692400" cy="1765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692400" cy="1765300"/>
                    </a:xfrm>
                    <a:prstGeom prst="rect">
                      <a:avLst/>
                    </a:prstGeom>
                  </pic:spPr>
                </pic:pic>
              </a:graphicData>
            </a:graphic>
            <wp14:sizeRelH relativeFrom="page">
              <wp14:pctWidth>0</wp14:pctWidth>
            </wp14:sizeRelH>
            <wp14:sizeRelV relativeFrom="page">
              <wp14:pctHeight>0</wp14:pctHeight>
            </wp14:sizeRelV>
          </wp:anchor>
        </w:drawing>
      </w:r>
    </w:p>
    <w:p w14:paraId="08F24E7C" w14:textId="3EAE8B88" w:rsidR="00FF4472" w:rsidRPr="00ED4A4E" w:rsidDel="00E058FC" w:rsidRDefault="00FF4472" w:rsidP="00B76CE2">
      <w:pPr>
        <w:spacing w:line="360" w:lineRule="auto"/>
        <w:rPr>
          <w:del w:id="23" w:author="Yue Li" w:date="2021-09-22T14:08:00Z"/>
          <w:rFonts w:ascii="Times New Roman" w:hAnsi="Times New Roman" w:cs="Times New Roman"/>
          <w:sz w:val="18"/>
          <w:szCs w:val="18"/>
        </w:rPr>
      </w:pPr>
      <w:r w:rsidRPr="00ED4A4E">
        <w:rPr>
          <w:rFonts w:ascii="Times New Roman" w:hAnsi="Times New Roman" w:cs="Times New Roman"/>
          <w:sz w:val="18"/>
          <w:szCs w:val="18"/>
        </w:rPr>
        <w:t xml:space="preserve">Figure </w:t>
      </w:r>
      <w:r w:rsidR="00025762" w:rsidRPr="00ED4A4E">
        <w:rPr>
          <w:rFonts w:ascii="Times New Roman" w:hAnsi="Times New Roman" w:cs="Times New Roman"/>
          <w:sz w:val="18"/>
          <w:szCs w:val="18"/>
        </w:rPr>
        <w:t>1</w:t>
      </w:r>
      <w:r w:rsidRPr="00ED4A4E">
        <w:rPr>
          <w:rFonts w:ascii="Times New Roman" w:hAnsi="Times New Roman" w:cs="Times New Roman"/>
          <w:sz w:val="18"/>
          <w:szCs w:val="18"/>
        </w:rPr>
        <w:t xml:space="preserve">. </w:t>
      </w:r>
      <w:r w:rsidRPr="00ED4A4E">
        <w:rPr>
          <w:rFonts w:ascii="Times New Roman" w:hAnsi="Times New Roman" w:cs="Times New Roman"/>
          <w:sz w:val="18"/>
          <w:szCs w:val="18"/>
        </w:rPr>
        <w:t>the scale of comfort level ranged from 0 to 10</w:t>
      </w:r>
      <w:r w:rsidR="00A845D0" w:rsidRPr="00ED4A4E">
        <w:rPr>
          <w:rFonts w:ascii="Times New Roman" w:hAnsi="Times New Roman" w:cs="Times New Roman"/>
          <w:sz w:val="18"/>
          <w:szCs w:val="18"/>
        </w:rPr>
        <w:t xml:space="preserve"> </w:t>
      </w:r>
      <w:r w:rsidR="00A845D0" w:rsidRPr="00ED4A4E">
        <w:rPr>
          <w:rFonts w:ascii="Times New Roman" w:hAnsi="Times New Roman" w:cs="Times New Roman"/>
          <w:sz w:val="18"/>
          <w:szCs w:val="18"/>
        </w:rPr>
        <w:fldChar w:fldCharType="begin" w:fldLock="1"/>
      </w:r>
      <w:r w:rsidR="0044331A">
        <w:rPr>
          <w:rFonts w:ascii="Times New Roman" w:hAnsi="Times New Roman" w:cs="Times New Roman"/>
          <w:sz w:val="18"/>
          <w:szCs w:val="18"/>
        </w:rPr>
        <w:instrText>ADDIN CSL_CITATION {"citationItems":[{"id":"ITEM-1","itemData":{"DOI":"10.1109/3DUI.2016.7460053","ISBN":"9781509008421","abstract":"Virtual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intervention.","author":[{"dropping-particle":"","family":"Fernandes","given":"Ajoy S.","non-dropping-particle":"","parse-names":false,"suffix":""},{"dropping-particle":"","family":"Feiner","given":"Steven K.","non-dropping-particle":"","parse-names":false,"suffix":""}],"container-title":"2016 IEEE Symposium on 3D User Interfaces, 3DUI 2016 - Proceedings","id":"ITEM-1","issued":{"date-parts":[["2016"]]},"page":"201-210","publisher":"IEEE","title":"Combating VR sickness through subtle dynamic field-of-view modification","type":"article-journal"},"uris":["http://www.mendeley.com/documents/?uuid=a25ad407-a2a1-498a-88a3-b03b4c29ca5a"]}],"mendeley":{"formattedCitation":"[7]","plainTextFormattedCitation":"[7]","previouslyFormattedCitation":"[7]"},"properties":{"noteIndex":0},"schema":"https://github.com/citation-style-language/schema/raw/master/csl-citation.json"}</w:instrText>
      </w:r>
      <w:r w:rsidR="00A845D0" w:rsidRPr="00ED4A4E">
        <w:rPr>
          <w:rFonts w:ascii="Times New Roman" w:hAnsi="Times New Roman" w:cs="Times New Roman"/>
          <w:sz w:val="18"/>
          <w:szCs w:val="18"/>
        </w:rPr>
        <w:fldChar w:fldCharType="separate"/>
      </w:r>
      <w:r w:rsidR="00D64CE6" w:rsidRPr="00D64CE6">
        <w:rPr>
          <w:rFonts w:ascii="Times New Roman" w:hAnsi="Times New Roman" w:cs="Times New Roman"/>
          <w:noProof/>
          <w:sz w:val="18"/>
          <w:szCs w:val="18"/>
        </w:rPr>
        <w:t>[7]</w:t>
      </w:r>
      <w:r w:rsidR="00A845D0" w:rsidRPr="00ED4A4E">
        <w:rPr>
          <w:rFonts w:ascii="Times New Roman" w:hAnsi="Times New Roman" w:cs="Times New Roman"/>
          <w:sz w:val="18"/>
          <w:szCs w:val="18"/>
        </w:rPr>
        <w:fldChar w:fldCharType="end"/>
      </w:r>
      <w:r w:rsidR="00025762" w:rsidRPr="00ED4A4E">
        <w:rPr>
          <w:rFonts w:ascii="Times New Roman" w:hAnsi="Times New Roman" w:cs="Times New Roman"/>
          <w:sz w:val="18"/>
          <w:szCs w:val="18"/>
        </w:rPr>
        <w:t xml:space="preserve">. </w:t>
      </w:r>
      <w:r w:rsidR="0085029D" w:rsidRPr="00ED4A4E">
        <w:rPr>
          <w:rFonts w:ascii="Times New Roman" w:hAnsi="Times New Roman" w:cs="Times New Roman"/>
          <w:sz w:val="18"/>
          <w:szCs w:val="18"/>
        </w:rPr>
        <w:t xml:space="preserve">  </w:t>
      </w:r>
      <w:r w:rsidR="00025762" w:rsidRPr="00ED4A4E">
        <w:rPr>
          <w:rFonts w:ascii="Times New Roman" w:hAnsi="Times New Roman" w:cs="Times New Roman"/>
          <w:sz w:val="18"/>
          <w:szCs w:val="18"/>
        </w:rPr>
        <w:t xml:space="preserve">  </w:t>
      </w:r>
      <w:r w:rsidR="004F27C2" w:rsidRPr="00ED4A4E">
        <w:rPr>
          <w:rFonts w:ascii="Times New Roman" w:hAnsi="Times New Roman" w:cs="Times New Roman"/>
          <w:sz w:val="18"/>
          <w:szCs w:val="18"/>
        </w:rPr>
        <w:t xml:space="preserve">Figure 2. </w:t>
      </w:r>
      <w:r w:rsidR="004F27C2" w:rsidRPr="00ED4A4E">
        <w:rPr>
          <w:rFonts w:ascii="Times New Roman" w:hAnsi="Times New Roman" w:cs="Times New Roman"/>
          <w:sz w:val="18"/>
          <w:szCs w:val="18"/>
        </w:rPr>
        <w:t>six continuous rating scales</w:t>
      </w:r>
      <w:r w:rsidR="004F27C2" w:rsidRPr="00ED4A4E">
        <w:rPr>
          <w:rFonts w:ascii="Times New Roman" w:hAnsi="Times New Roman" w:cs="Times New Roman"/>
          <w:sz w:val="18"/>
          <w:szCs w:val="18"/>
        </w:rPr>
        <w:t xml:space="preserve"> </w:t>
      </w:r>
      <w:r w:rsidR="004F27C2" w:rsidRPr="00ED4A4E">
        <w:rPr>
          <w:rFonts w:ascii="Times New Roman" w:hAnsi="Times New Roman" w:cs="Times New Roman"/>
          <w:sz w:val="18"/>
          <w:szCs w:val="18"/>
        </w:rPr>
        <w:fldChar w:fldCharType="begin" w:fldLock="1"/>
      </w:r>
      <w:r w:rsidR="0044331A">
        <w:rPr>
          <w:rFonts w:ascii="Times New Roman" w:hAnsi="Times New Roman" w:cs="Times New Roman"/>
          <w:sz w:val="18"/>
          <w:szCs w:val="18"/>
        </w:rPr>
        <w:instrText>ADDIN CSL_CITATION {"citationItems":[{"id":"ITEM-1","itemData":{"DOI":"10.1145/3290605.3300405","ISBN":"9781450359702","abstract":"Afne Transformations (ATs) often escape an intuitive approach due to their high complexity. Therefore, we developed GEtiT that directly encodes ATs in its game mechanics and scales the knowledge’s level of abstraction. This results in an intuitive application as well as audiovisual presentation of ATs and hence in a knowledge learning. We also developed a specifc Virtual Reality (VR) version to explore the efects of immersive VR on the learning outcomes. This paper presents our approach of directly encoding abstract knowledge in game mechanics, the conceptual design of GEtiT and its technical implementation. Both versions are compared in regard to their usability in a user study. The results show that both GEtiT versions induce a high degree of fow and elicit a good intuitive use. They validate the efectiveness of the design and the resulting knowledge application requirements. Participants favored GEtiT VR thus showing a potentially higher learning quality when using VR.","author":[{"dropping-particle":"","family":"Oberdörfer","given":"Sebastian","non-dropping-particle":"","parse-names":false,"suffix":""},{"dropping-particle":"","family":"Heidrich","given":"David","non-dropping-particle":"","parse-names":false,"suffix":""},{"dropping-particle":"","family":"Latoschik","given":"Marc Erich","non-dropping-particle":"","parse-names":false,"suffix":""}],"container-title":"Conference on Human Factors in Computing Systems - Proceedings","id":"ITEM-1","issued":{"date-parts":[["2019"]]},"page":"1-13","title":"Usability of gamified knowledge learning in VR and Desktop-3D","type":"article-journal"},"uris":["http://www.mendeley.com/documents/?uuid=24a7da59-516d-4e36-a5a7-8cb0e8706ed9"]}],"mendeley":{"formattedCitation":"[8]","plainTextFormattedCitation":"[8]","previouslyFormattedCitation":"[8]"},"properties":{"noteIndex":0},"schema":"https://github.com/citation-style-language/schema/raw/master/csl-citation.json"}</w:instrText>
      </w:r>
      <w:r w:rsidR="004F27C2" w:rsidRPr="00ED4A4E">
        <w:rPr>
          <w:rFonts w:ascii="Times New Roman" w:hAnsi="Times New Roman" w:cs="Times New Roman"/>
          <w:sz w:val="18"/>
          <w:szCs w:val="18"/>
        </w:rPr>
        <w:fldChar w:fldCharType="separate"/>
      </w:r>
      <w:r w:rsidR="00D64CE6" w:rsidRPr="00D64CE6">
        <w:rPr>
          <w:rFonts w:ascii="Times New Roman" w:hAnsi="Times New Roman" w:cs="Times New Roman"/>
          <w:noProof/>
          <w:sz w:val="18"/>
          <w:szCs w:val="18"/>
        </w:rPr>
        <w:t>[8]</w:t>
      </w:r>
      <w:r w:rsidR="004F27C2" w:rsidRPr="00ED4A4E">
        <w:rPr>
          <w:rFonts w:ascii="Times New Roman" w:hAnsi="Times New Roman" w:cs="Times New Roman"/>
          <w:sz w:val="18"/>
          <w:szCs w:val="18"/>
        </w:rPr>
        <w:fldChar w:fldCharType="end"/>
      </w:r>
      <w:r w:rsidR="004F27C2" w:rsidRPr="00ED4A4E">
        <w:rPr>
          <w:rFonts w:ascii="Times New Roman" w:hAnsi="Times New Roman" w:cs="Times New Roman"/>
          <w:sz w:val="18"/>
          <w:szCs w:val="18"/>
        </w:rPr>
        <w:t>.</w:t>
      </w:r>
      <w:r w:rsidR="00025762" w:rsidRPr="00ED4A4E">
        <w:rPr>
          <w:rFonts w:ascii="Times New Roman" w:hAnsi="Times New Roman" w:cs="Times New Roman"/>
          <w:sz w:val="18"/>
          <w:szCs w:val="18"/>
        </w:rPr>
        <w:t xml:space="preserve"> </w:t>
      </w:r>
    </w:p>
    <w:p w14:paraId="6F2039D9" w14:textId="3055984C" w:rsidR="002B4A96" w:rsidRPr="001436BA" w:rsidDel="00E058FC" w:rsidRDefault="00181378" w:rsidP="00B76CE2">
      <w:pPr>
        <w:spacing w:line="360" w:lineRule="auto"/>
        <w:rPr>
          <w:del w:id="24" w:author="Yue Li" w:date="2021-09-22T14:08:00Z"/>
          <w:rFonts w:ascii="Times New Roman" w:hAnsi="Times New Roman" w:cs="Times New Roman"/>
          <w:b/>
          <w:bCs/>
          <w:sz w:val="24"/>
        </w:rPr>
      </w:pPr>
      <w:del w:id="25" w:author="Yue Li" w:date="2021-09-22T14:08:00Z">
        <w:r w:rsidRPr="001436BA" w:rsidDel="00E058FC">
          <w:rPr>
            <w:rFonts w:ascii="Times New Roman" w:hAnsi="Times New Roman" w:cs="Times New Roman"/>
            <w:sz w:val="24"/>
          </w:rPr>
          <w:delText>(still working…)</w:delText>
        </w:r>
      </w:del>
    </w:p>
    <w:bookmarkEnd w:id="9"/>
    <w:bookmarkEnd w:id="10"/>
    <w:p w14:paraId="3F39317B" w14:textId="77777777" w:rsidR="00191064" w:rsidRPr="00191064" w:rsidRDefault="00191064" w:rsidP="00B76CE2">
      <w:pPr>
        <w:spacing w:line="360" w:lineRule="auto"/>
        <w:rPr>
          <w:rFonts w:ascii="Times New Roman" w:hAnsi="Times New Roman" w:cs="Times New Roman" w:hint="eastAsia"/>
          <w:b/>
          <w:bCs/>
          <w:sz w:val="24"/>
        </w:rPr>
      </w:pPr>
    </w:p>
    <w:p w14:paraId="07DAB4FE" w14:textId="5B89C2DD" w:rsidR="00191064" w:rsidRPr="00191064" w:rsidRDefault="00191064" w:rsidP="00B76CE2">
      <w:pPr>
        <w:spacing w:line="360" w:lineRule="auto"/>
        <w:rPr>
          <w:rFonts w:ascii="Times New Roman" w:hAnsi="Times New Roman" w:cs="Times New Roman" w:hint="eastAsia"/>
          <w:b/>
          <w:bCs/>
          <w:sz w:val="24"/>
        </w:rPr>
      </w:pPr>
    </w:p>
    <w:p w14:paraId="1A06331C" w14:textId="45F851C3" w:rsidR="00191064" w:rsidRPr="0044331A" w:rsidRDefault="00ED4A4E" w:rsidP="00B76CE2">
      <w:pPr>
        <w:pStyle w:val="a5"/>
        <w:numPr>
          <w:ilvl w:val="0"/>
          <w:numId w:val="2"/>
        </w:numPr>
        <w:spacing w:line="360" w:lineRule="auto"/>
        <w:ind w:firstLineChars="0"/>
        <w:rPr>
          <w:rFonts w:ascii="Times New Roman" w:hAnsi="Times New Roman" w:cs="Times New Roman" w:hint="eastAsia"/>
          <w:b/>
          <w:bCs/>
          <w:sz w:val="24"/>
        </w:rPr>
      </w:pPr>
      <w:ins w:id="26" w:author="Yue Li" w:date="2021-09-22T14:08:00Z">
        <w:r w:rsidRPr="00364F2C">
          <w:rPr>
            <w:rFonts w:ascii="Times New Roman" w:hAnsi="Times New Roman" w:cs="Times New Roman"/>
            <w:b/>
            <w:bCs/>
            <w:sz w:val="24"/>
          </w:rPr>
          <w:lastRenderedPageBreak/>
          <w:t>Project plan (Timeline)</w:t>
        </w:r>
      </w:ins>
    </w:p>
    <w:p w14:paraId="5ED0202E" w14:textId="4C2D40FE" w:rsidR="00D6012D" w:rsidRPr="00032C97" w:rsidRDefault="0056437E" w:rsidP="00B76CE2">
      <w:pPr>
        <w:spacing w:line="360" w:lineRule="auto"/>
        <w:rPr>
          <w:rFonts w:ascii="Times New Roman" w:hAnsi="Times New Roman" w:cs="Times New Roman"/>
          <w:b/>
          <w:bCs/>
          <w:sz w:val="24"/>
        </w:rPr>
      </w:pPr>
      <w:r>
        <w:rPr>
          <w:rFonts w:ascii="Times New Roman" w:hAnsi="Times New Roman" w:cs="Times New Roman"/>
          <w:noProof/>
          <w:sz w:val="24"/>
        </w:rPr>
        <w:drawing>
          <wp:anchor distT="0" distB="0" distL="114300" distR="114300" simplePos="0" relativeHeight="251660288" behindDoc="0" locked="0" layoutInCell="1" allowOverlap="1" wp14:anchorId="13593329" wp14:editId="7136B026">
            <wp:simplePos x="0" y="0"/>
            <wp:positionH relativeFrom="column">
              <wp:posOffset>61595</wp:posOffset>
            </wp:positionH>
            <wp:positionV relativeFrom="paragraph">
              <wp:posOffset>1355510</wp:posOffset>
            </wp:positionV>
            <wp:extent cx="5216525" cy="294703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525" cy="2947035"/>
                    </a:xfrm>
                    <a:prstGeom prst="rect">
                      <a:avLst/>
                    </a:prstGeom>
                  </pic:spPr>
                </pic:pic>
              </a:graphicData>
            </a:graphic>
            <wp14:sizeRelH relativeFrom="page">
              <wp14:pctWidth>0</wp14:pctWidth>
            </wp14:sizeRelH>
            <wp14:sizeRelV relativeFrom="page">
              <wp14:pctHeight>0</wp14:pctHeight>
            </wp14:sizeRelV>
          </wp:anchor>
        </w:drawing>
      </w:r>
      <w:r w:rsidR="00032C97">
        <w:rPr>
          <w:rFonts w:ascii="Times New Roman" w:hAnsi="Times New Roman" w:cs="Times New Roman"/>
          <w:sz w:val="24"/>
        </w:rPr>
        <w:t xml:space="preserve">The literature review, known the various of VRQ interaction way, an appropriate </w:t>
      </w:r>
      <w:r w:rsidR="00032C97" w:rsidRPr="001436BA">
        <w:rPr>
          <w:rFonts w:ascii="Times New Roman" w:hAnsi="Times New Roman" w:cs="Times New Roman"/>
          <w:sz w:val="24"/>
        </w:rPr>
        <w:t>VRQTK</w:t>
      </w:r>
      <w:r w:rsidR="00032C97">
        <w:rPr>
          <w:rFonts w:ascii="Times New Roman" w:hAnsi="Times New Roman" w:cs="Times New Roman"/>
          <w:sz w:val="24"/>
        </w:rPr>
        <w:t xml:space="preserve"> will be end at this </w:t>
      </w:r>
      <w:proofErr w:type="spellStart"/>
      <w:r w:rsidR="00032C97">
        <w:rPr>
          <w:rFonts w:ascii="Times New Roman" w:hAnsi="Times New Roman" w:cs="Times New Roman"/>
          <w:sz w:val="24"/>
        </w:rPr>
        <w:t>semte</w:t>
      </w:r>
      <w:r w:rsidR="00032C97">
        <w:rPr>
          <w:rFonts w:ascii="Times New Roman" w:hAnsi="Times New Roman" w:cs="Times New Roman" w:hint="eastAsia"/>
          <w:sz w:val="24"/>
        </w:rPr>
        <w:t>r</w:t>
      </w:r>
      <w:proofErr w:type="spellEnd"/>
      <w:r w:rsidR="00032C97">
        <w:rPr>
          <w:rFonts w:ascii="Times New Roman" w:hAnsi="Times New Roman" w:cs="Times New Roman"/>
          <w:sz w:val="24"/>
        </w:rPr>
        <w:t>. At</w:t>
      </w:r>
      <w:r w:rsidR="00032C97">
        <w:rPr>
          <w:rFonts w:ascii="Times New Roman" w:hAnsi="Times New Roman" w:cs="Times New Roman" w:hint="eastAsia"/>
          <w:sz w:val="24"/>
        </w:rPr>
        <w:t xml:space="preserve"> </w:t>
      </w:r>
      <w:r w:rsidR="00032C97">
        <w:rPr>
          <w:rFonts w:ascii="Times New Roman" w:hAnsi="Times New Roman" w:cs="Times New Roman"/>
          <w:sz w:val="24"/>
        </w:rPr>
        <w:t xml:space="preserve">the beginning of next semester, </w:t>
      </w:r>
      <w:r w:rsidR="00501619">
        <w:rPr>
          <w:rFonts w:ascii="Times New Roman" w:hAnsi="Times New Roman" w:cs="Times New Roman"/>
          <w:sz w:val="24"/>
        </w:rPr>
        <w:t xml:space="preserve">the experiment is processing and the analysis will </w:t>
      </w:r>
      <w:proofErr w:type="gramStart"/>
      <w:r w:rsidR="00501619">
        <w:rPr>
          <w:rFonts w:ascii="Times New Roman" w:hAnsi="Times New Roman" w:cs="Times New Roman"/>
          <w:sz w:val="24"/>
        </w:rPr>
        <w:t>based</w:t>
      </w:r>
      <w:proofErr w:type="gramEnd"/>
      <w:r w:rsidR="00501619">
        <w:rPr>
          <w:rFonts w:ascii="Times New Roman" w:hAnsi="Times New Roman" w:cs="Times New Roman"/>
          <w:sz w:val="24"/>
        </w:rPr>
        <w:t xml:space="preserve"> on the </w:t>
      </w:r>
      <w:r>
        <w:rPr>
          <w:rFonts w:ascii="Times New Roman" w:hAnsi="Times New Roman" w:cs="Times New Roman"/>
          <w:sz w:val="24"/>
        </w:rPr>
        <w:t xml:space="preserve">experiment result. </w:t>
      </w:r>
      <w:r>
        <w:rPr>
          <w:rFonts w:ascii="Times New Roman" w:hAnsi="Times New Roman" w:cs="Times New Roman" w:hint="eastAsia"/>
          <w:sz w:val="24"/>
        </w:rPr>
        <w:t>T</w:t>
      </w:r>
      <w:r>
        <w:rPr>
          <w:rFonts w:ascii="Times New Roman" w:hAnsi="Times New Roman" w:cs="Times New Roman"/>
          <w:sz w:val="24"/>
        </w:rPr>
        <w:t xml:space="preserve">he project objective is expected to be </w:t>
      </w:r>
      <w:proofErr w:type="spellStart"/>
      <w:r>
        <w:rPr>
          <w:rFonts w:ascii="Times New Roman" w:hAnsi="Times New Roman" w:cs="Times New Roman"/>
          <w:sz w:val="24"/>
        </w:rPr>
        <w:t>achived</w:t>
      </w:r>
      <w:proofErr w:type="spellEnd"/>
      <w:r>
        <w:rPr>
          <w:rFonts w:ascii="Times New Roman" w:hAnsi="Times New Roman" w:cs="Times New Roman"/>
          <w:sz w:val="24"/>
        </w:rPr>
        <w:t xml:space="preserve"> before week 13 in </w:t>
      </w:r>
      <w:r>
        <w:rPr>
          <w:rFonts w:ascii="Times New Roman" w:hAnsi="Times New Roman" w:cs="Times New Roman" w:hint="eastAsia"/>
          <w:sz w:val="24"/>
        </w:rPr>
        <w:t>t</w:t>
      </w:r>
      <w:r>
        <w:rPr>
          <w:rFonts w:ascii="Times New Roman" w:hAnsi="Times New Roman" w:cs="Times New Roman"/>
          <w:sz w:val="24"/>
        </w:rPr>
        <w:t>he next semester.</w:t>
      </w:r>
      <w:r w:rsidR="00501619">
        <w:rPr>
          <w:rFonts w:ascii="Times New Roman" w:hAnsi="Times New Roman" w:cs="Times New Roman"/>
          <w:sz w:val="24"/>
        </w:rPr>
        <w:t xml:space="preserve"> </w:t>
      </w:r>
    </w:p>
    <w:p w14:paraId="6C995B90" w14:textId="6A6B6C90" w:rsidR="00A171D4" w:rsidRPr="001436BA" w:rsidRDefault="00A171D4" w:rsidP="00B76CE2">
      <w:pPr>
        <w:spacing w:line="360" w:lineRule="auto"/>
        <w:rPr>
          <w:rFonts w:ascii="Times New Roman" w:hAnsi="Times New Roman" w:cs="Times New Roman" w:hint="eastAsia"/>
          <w:sz w:val="24"/>
        </w:rPr>
      </w:pPr>
    </w:p>
    <w:p w14:paraId="5AABC034" w14:textId="7786CAE3" w:rsidR="006669D3" w:rsidRPr="00364F2C" w:rsidRDefault="006669D3"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deliverable</w:t>
      </w:r>
      <w:ins w:id="27" w:author="Yue Li" w:date="2021-09-22T14:07:00Z">
        <w:r w:rsidR="00A27EAE" w:rsidRPr="00364F2C">
          <w:rPr>
            <w:rFonts w:ascii="Times New Roman" w:hAnsi="Times New Roman" w:cs="Times New Roman"/>
            <w:b/>
            <w:bCs/>
            <w:sz w:val="24"/>
          </w:rPr>
          <w:t>s</w:t>
        </w:r>
        <w:r w:rsidR="006F18BE" w:rsidRPr="00364F2C">
          <w:rPr>
            <w:rFonts w:ascii="Times New Roman" w:hAnsi="Times New Roman" w:cs="Times New Roman"/>
            <w:b/>
            <w:bCs/>
            <w:sz w:val="24"/>
          </w:rPr>
          <w:t xml:space="preserve"> (Expect</w:t>
        </w:r>
      </w:ins>
      <w:ins w:id="28" w:author="Yue Li" w:date="2021-09-22T14:09:00Z">
        <w:r w:rsidR="00A14743" w:rsidRPr="00364F2C">
          <w:rPr>
            <w:rFonts w:ascii="Times New Roman" w:hAnsi="Times New Roman" w:cs="Times New Roman"/>
            <w:b/>
            <w:bCs/>
            <w:sz w:val="24"/>
          </w:rPr>
          <w:t>ed</w:t>
        </w:r>
      </w:ins>
      <w:ins w:id="29" w:author="Yue Li" w:date="2021-09-22T14:07:00Z">
        <w:r w:rsidR="006F18BE" w:rsidRPr="00364F2C">
          <w:rPr>
            <w:rFonts w:ascii="Times New Roman" w:hAnsi="Times New Roman" w:cs="Times New Roman"/>
            <w:b/>
            <w:bCs/>
            <w:sz w:val="24"/>
          </w:rPr>
          <w:t xml:space="preserve"> outcomes)</w:t>
        </w:r>
      </w:ins>
    </w:p>
    <w:p w14:paraId="0E03E02C" w14:textId="732C6989" w:rsidR="002834A4" w:rsidRPr="001436BA"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summarized report </w:t>
      </w:r>
      <w:r w:rsidR="00882DB8" w:rsidRPr="001436BA">
        <w:rPr>
          <w:rFonts w:ascii="Times New Roman" w:hAnsi="Times New Roman" w:cs="Times New Roman"/>
          <w:sz w:val="24"/>
        </w:rPr>
        <w:t>about design</w:t>
      </w:r>
      <w:ins w:id="30" w:author="Yue Li" w:date="2021-09-22T14:07:00Z">
        <w:r w:rsidR="002B4A96" w:rsidRPr="001436BA">
          <w:rPr>
            <w:rFonts w:ascii="Times New Roman" w:hAnsi="Times New Roman" w:cs="Times New Roman"/>
            <w:sz w:val="24"/>
          </w:rPr>
          <w:t>ing</w:t>
        </w:r>
      </w:ins>
      <w:r w:rsidR="00882DB8" w:rsidRPr="001436BA">
        <w:rPr>
          <w:rFonts w:ascii="Times New Roman" w:hAnsi="Times New Roman" w:cs="Times New Roman"/>
          <w:sz w:val="24"/>
        </w:rPr>
        <w:t xml:space="preserve"> a suitable questionnaire </w:t>
      </w:r>
      <w:del w:id="31" w:author="Yue Li" w:date="2021-09-22T14:07:00Z">
        <w:r w:rsidR="00882DB8" w:rsidRPr="001436BA" w:rsidDel="002B4A96">
          <w:rPr>
            <w:rFonts w:ascii="Times New Roman" w:hAnsi="Times New Roman" w:cs="Times New Roman"/>
            <w:sz w:val="24"/>
          </w:rPr>
          <w:delText>for decrease</w:delText>
        </w:r>
      </w:del>
      <w:ins w:id="32" w:author="Yue Li" w:date="2021-09-22T14:07:00Z">
        <w:r w:rsidR="002B4A96" w:rsidRPr="001436BA">
          <w:rPr>
            <w:rFonts w:ascii="Times New Roman" w:hAnsi="Times New Roman" w:cs="Times New Roman"/>
            <w:sz w:val="24"/>
          </w:rPr>
          <w:t>that helps mitigate</w:t>
        </w:r>
      </w:ins>
      <w:r w:rsidR="00882DB8" w:rsidRPr="001436BA">
        <w:rPr>
          <w:rFonts w:ascii="Times New Roman" w:hAnsi="Times New Roman" w:cs="Times New Roman"/>
          <w:sz w:val="24"/>
        </w:rPr>
        <w:t xml:space="preserve"> break in presence in virtual reality.</w:t>
      </w:r>
    </w:p>
    <w:p w14:paraId="4A485276" w14:textId="302F76AB" w:rsidR="00121B4C"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complete virtual reality questionnaire </w:t>
      </w:r>
      <w:del w:id="33" w:author="Yue Li" w:date="2021-09-22T14:06:00Z">
        <w:r w:rsidRPr="001436BA" w:rsidDel="002B4A96">
          <w:rPr>
            <w:rFonts w:ascii="Times New Roman" w:hAnsi="Times New Roman" w:cs="Times New Roman"/>
            <w:sz w:val="24"/>
          </w:rPr>
          <w:delText xml:space="preserve">plugin </w:delText>
        </w:r>
      </w:del>
      <w:ins w:id="34" w:author="Yue Li" w:date="2021-09-22T14:06:00Z">
        <w:r w:rsidR="002B4A96" w:rsidRPr="001436BA">
          <w:rPr>
            <w:rFonts w:ascii="Times New Roman" w:hAnsi="Times New Roman" w:cs="Times New Roman"/>
            <w:sz w:val="24"/>
          </w:rPr>
          <w:t xml:space="preserve">toolkit (VRQTK) </w:t>
        </w:r>
      </w:ins>
      <w:r w:rsidRPr="001436BA">
        <w:rPr>
          <w:rFonts w:ascii="Times New Roman" w:hAnsi="Times New Roman" w:cs="Times New Roman"/>
          <w:sz w:val="24"/>
        </w:rPr>
        <w:t xml:space="preserve">which can </w:t>
      </w:r>
      <w:del w:id="35" w:author="Yue Li" w:date="2021-09-22T14:06:00Z">
        <w:r w:rsidRPr="001436BA" w:rsidDel="002B4A96">
          <w:rPr>
            <w:rFonts w:ascii="Times New Roman" w:hAnsi="Times New Roman" w:cs="Times New Roman"/>
            <w:sz w:val="24"/>
          </w:rPr>
          <w:delText xml:space="preserve">apply </w:delText>
        </w:r>
      </w:del>
      <w:ins w:id="36" w:author="Yue Li" w:date="2021-09-22T14:06:00Z">
        <w:r w:rsidR="002B4A96" w:rsidRPr="001436BA">
          <w:rPr>
            <w:rFonts w:ascii="Times New Roman" w:hAnsi="Times New Roman" w:cs="Times New Roman"/>
            <w:sz w:val="24"/>
          </w:rPr>
          <w:t xml:space="preserve">be used </w:t>
        </w:r>
      </w:ins>
      <w:r w:rsidRPr="001436BA">
        <w:rPr>
          <w:rFonts w:ascii="Times New Roman" w:hAnsi="Times New Roman" w:cs="Times New Roman"/>
          <w:sz w:val="24"/>
        </w:rPr>
        <w:t>in different virtual reality environment</w:t>
      </w:r>
      <w:ins w:id="37" w:author="Yue Li" w:date="2021-09-22T14:06:00Z">
        <w:r w:rsidR="002B4A96" w:rsidRPr="001436BA">
          <w:rPr>
            <w:rFonts w:ascii="Times New Roman" w:hAnsi="Times New Roman" w:cs="Times New Roman"/>
            <w:sz w:val="24"/>
          </w:rPr>
          <w:t>s</w:t>
        </w:r>
      </w:ins>
      <w:r w:rsidRPr="001436BA">
        <w:rPr>
          <w:rFonts w:ascii="Times New Roman" w:hAnsi="Times New Roman" w:cs="Times New Roman"/>
          <w:sz w:val="24"/>
        </w:rPr>
        <w:t>.</w:t>
      </w:r>
    </w:p>
    <w:p w14:paraId="27E84C93" w14:textId="47E2C425" w:rsidR="00E77887" w:rsidRDefault="00E77887" w:rsidP="00B76CE2">
      <w:pPr>
        <w:spacing w:line="360" w:lineRule="auto"/>
        <w:rPr>
          <w:rFonts w:ascii="Times New Roman" w:hAnsi="Times New Roman" w:cs="Times New Roman"/>
          <w:sz w:val="24"/>
        </w:rPr>
      </w:pPr>
    </w:p>
    <w:p w14:paraId="422B4059" w14:textId="014BB916" w:rsidR="00364F2C" w:rsidRPr="00364F2C" w:rsidRDefault="00364F2C" w:rsidP="00B76CE2">
      <w:pPr>
        <w:widowControl/>
        <w:tabs>
          <w:tab w:val="left" w:pos="426"/>
          <w:tab w:val="left" w:leader="underscore" w:pos="5472"/>
          <w:tab w:val="left" w:pos="5760"/>
        </w:tabs>
        <w:overflowPunct w:val="0"/>
        <w:autoSpaceDE w:val="0"/>
        <w:autoSpaceDN w:val="0"/>
        <w:adjustRightInd w:val="0"/>
        <w:spacing w:line="360" w:lineRule="auto"/>
        <w:jc w:val="left"/>
        <w:textAlignment w:val="baseline"/>
        <w:rPr>
          <w:b/>
        </w:rPr>
      </w:pPr>
      <w:r w:rsidRPr="00364F2C">
        <w:rPr>
          <w:b/>
          <w:sz w:val="24"/>
          <w:szCs w:val="32"/>
        </w:rPr>
        <w:t>Project Industrial Relevance</w:t>
      </w:r>
      <w:r>
        <w:rPr>
          <w:b/>
          <w:sz w:val="24"/>
          <w:szCs w:val="32"/>
        </w:rPr>
        <w:t>:</w:t>
      </w:r>
    </w:p>
    <w:p w14:paraId="6B705D4E" w14:textId="77777777" w:rsidR="00D92892" w:rsidRDefault="00D92892" w:rsidP="00E77887">
      <w:pPr>
        <w:spacing w:line="360" w:lineRule="auto"/>
        <w:rPr>
          <w:rFonts w:ascii="Times New Roman" w:hAnsi="Times New Roman" w:cs="Times New Roman"/>
          <w:sz w:val="24"/>
        </w:rPr>
      </w:pPr>
    </w:p>
    <w:p w14:paraId="0A30C3E6" w14:textId="19DA6C10" w:rsidR="000C06D1" w:rsidRDefault="000C06D1" w:rsidP="00E77887">
      <w:pPr>
        <w:spacing w:line="360" w:lineRule="auto"/>
        <w:rPr>
          <w:rFonts w:ascii="Times New Roman" w:hAnsi="Times New Roman" w:cs="Times New Roman"/>
          <w:sz w:val="24"/>
        </w:rPr>
      </w:pPr>
      <w:r w:rsidRPr="000C06D1">
        <w:rPr>
          <w:rFonts w:ascii="Times New Roman" w:hAnsi="Times New Roman" w:cs="Times New Roman"/>
          <w:sz w:val="24"/>
        </w:rPr>
        <w:t xml:space="preserve">Currently, there is no toolkit for questionnaires in the Unity </w:t>
      </w:r>
      <w:r>
        <w:rPr>
          <w:rFonts w:ascii="Times New Roman" w:hAnsi="Times New Roman" w:cs="Times New Roman"/>
          <w:sz w:val="24"/>
        </w:rPr>
        <w:t>Asset Store</w:t>
      </w:r>
      <w:r w:rsidRPr="000C06D1">
        <w:rPr>
          <w:rFonts w:ascii="Times New Roman" w:hAnsi="Times New Roman" w:cs="Times New Roman"/>
          <w:sz w:val="24"/>
        </w:rPr>
        <w:t>. The purpose of this project is to develop a suitable questionnaire toolkit to reduce the pressure on developers, so that they only need to focus on the development itself.</w:t>
      </w:r>
    </w:p>
    <w:p w14:paraId="28226A4B" w14:textId="0653E03F" w:rsidR="000C06D1" w:rsidRPr="00E77887" w:rsidRDefault="000C06D1" w:rsidP="00E77887">
      <w:pPr>
        <w:spacing w:line="360" w:lineRule="auto"/>
        <w:rPr>
          <w:ins w:id="38" w:author="Yue Li" w:date="2021-09-22T14:09:00Z"/>
          <w:rFonts w:ascii="Times New Roman" w:hAnsi="Times New Roman" w:cs="Times New Roman"/>
          <w:sz w:val="24"/>
        </w:rPr>
      </w:pPr>
    </w:p>
    <w:p w14:paraId="31330387" w14:textId="27DDEE7F" w:rsidR="00BA6060" w:rsidRPr="0056437E" w:rsidRDefault="00BA6060" w:rsidP="00121B4C">
      <w:pPr>
        <w:spacing w:line="360" w:lineRule="auto"/>
        <w:rPr>
          <w:rFonts w:ascii="Times New Roman" w:hAnsi="Times New Roman" w:cs="Times New Roman"/>
          <w:b/>
          <w:bCs/>
          <w:sz w:val="24"/>
        </w:rPr>
      </w:pPr>
      <w:ins w:id="39" w:author="Yue Li" w:date="2021-09-22T14:09:00Z">
        <w:r w:rsidRPr="0056437E">
          <w:rPr>
            <w:rFonts w:ascii="Times New Roman" w:hAnsi="Times New Roman" w:cs="Times New Roman"/>
            <w:b/>
            <w:bCs/>
            <w:sz w:val="24"/>
          </w:rPr>
          <w:t>References</w:t>
        </w:r>
      </w:ins>
      <w:r w:rsidR="0056437E">
        <w:rPr>
          <w:rFonts w:ascii="Times New Roman" w:hAnsi="Times New Roman" w:cs="Times New Roman"/>
          <w:b/>
          <w:bCs/>
          <w:sz w:val="24"/>
        </w:rPr>
        <w:t>:</w:t>
      </w:r>
    </w:p>
    <w:p w14:paraId="15288DE4" w14:textId="0C397F6D" w:rsidR="0044331A" w:rsidRPr="0044331A" w:rsidRDefault="004A2DCB" w:rsidP="0044331A">
      <w:pPr>
        <w:autoSpaceDE w:val="0"/>
        <w:autoSpaceDN w:val="0"/>
        <w:adjustRightInd w:val="0"/>
        <w:ind w:left="640" w:hanging="640"/>
        <w:jc w:val="left"/>
        <w:rPr>
          <w:rFonts w:ascii="DengXian" w:eastAsia="DengXian" w:hAnsi="DengXian" w:cs="Times New Roman"/>
          <w:noProof/>
          <w:kern w:val="0"/>
          <w:sz w:val="20"/>
        </w:rPr>
      </w:pPr>
      <w:r>
        <w:lastRenderedPageBreak/>
        <w:fldChar w:fldCharType="begin" w:fldLock="1"/>
      </w:r>
      <w:r>
        <w:instrText xml:space="preserve">ADDIN Mendeley Bibliography CSL_BIBLIOGRAPHY </w:instrText>
      </w:r>
      <w:r>
        <w:fldChar w:fldCharType="separate"/>
      </w:r>
      <w:r w:rsidR="0044331A" w:rsidRPr="0044331A">
        <w:rPr>
          <w:rFonts w:ascii="DengXian" w:eastAsia="DengXian" w:hAnsi="DengXian" w:cs="Times New Roman"/>
          <w:noProof/>
          <w:kern w:val="0"/>
          <w:sz w:val="20"/>
        </w:rPr>
        <w:t>[1]</w:t>
      </w:r>
      <w:r w:rsidR="0044331A" w:rsidRPr="0044331A">
        <w:rPr>
          <w:rFonts w:ascii="DengXian" w:eastAsia="DengXian" w:hAnsi="DengXian" w:cs="Times New Roman"/>
          <w:noProof/>
          <w:kern w:val="0"/>
          <w:sz w:val="20"/>
        </w:rPr>
        <w:tab/>
        <w:t xml:space="preserve">J. Pirker, A. Dengel, M. Holly, and S. Safikhani, “Virtual Reality in Computer Science Education: A Systematic Review,” </w:t>
      </w:r>
      <w:r w:rsidR="0044331A" w:rsidRPr="0044331A">
        <w:rPr>
          <w:rFonts w:ascii="DengXian" w:eastAsia="DengXian" w:hAnsi="DengXian" w:cs="Times New Roman"/>
          <w:i/>
          <w:iCs/>
          <w:noProof/>
          <w:kern w:val="0"/>
          <w:sz w:val="20"/>
        </w:rPr>
        <w:t>Proc. ACM Symp. Virtual Real. Softw. Technol. VRST</w:t>
      </w:r>
      <w:r w:rsidR="0044331A" w:rsidRPr="0044331A">
        <w:rPr>
          <w:rFonts w:ascii="DengXian" w:eastAsia="DengXian" w:hAnsi="DengXian" w:cs="Times New Roman"/>
          <w:noProof/>
          <w:kern w:val="0"/>
          <w:sz w:val="20"/>
        </w:rPr>
        <w:t>, 2020, doi: 10.1145/3385956.3418947.</w:t>
      </w:r>
    </w:p>
    <w:p w14:paraId="4FD82CF5"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[2]</w:t>
      </w:r>
      <w:r w:rsidRPr="0044331A">
        <w:rPr>
          <w:rFonts w:ascii="DengXian" w:eastAsia="DengXian" w:hAnsi="DengXian" w:cs="Times New Roman"/>
          <w:noProof/>
          <w:kern w:val="0"/>
          <w:sz w:val="20"/>
        </w:rPr>
        <w:tab/>
        <w:t xml:space="preserve">X. Guo, X. Chen, X. Feng, and S. Zheng, “The Enlightenment of ‘aR / VR’ Technical University Course Education in Taiwan, China,” </w:t>
      </w:r>
      <w:r w:rsidRPr="0044331A">
        <w:rPr>
          <w:rFonts w:ascii="DengXian" w:eastAsia="DengXian" w:hAnsi="DengXian" w:cs="Times New Roman"/>
          <w:i/>
          <w:iCs/>
          <w:noProof/>
          <w:kern w:val="0"/>
          <w:sz w:val="20"/>
        </w:rPr>
        <w:t>ACM Int. Conf. Proceeding Ser.</w:t>
      </w:r>
      <w:r w:rsidRPr="0044331A">
        <w:rPr>
          <w:rFonts w:ascii="DengXian" w:eastAsia="DengXian" w:hAnsi="DengXian" w:cs="Times New Roman"/>
          <w:noProof/>
          <w:kern w:val="0"/>
          <w:sz w:val="20"/>
        </w:rPr>
        <w:t>, pp. 22–28, 2020, doi: 10.1145/3439133.3439146.</w:t>
      </w:r>
    </w:p>
    <w:p w14:paraId="334197A2"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[3]</w:t>
      </w:r>
      <w:r w:rsidRPr="0044331A">
        <w:rPr>
          <w:rFonts w:ascii="DengXian" w:eastAsia="DengXian" w:hAnsi="DengXian" w:cs="Times New Roman"/>
          <w:noProof/>
          <w:kern w:val="0"/>
          <w:sz w:val="20"/>
        </w:rPr>
        <w:tab/>
        <w:t xml:space="preserve">S. Putze, D. Alexandrovsky, F. Putze, S. Höffner, J. D. Smeddinck, and R. Malaka, “Breaking the Experience: Effects of Questionnaires in VR User Studies,”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1–15, 2020, doi: 10.1145/3313831.3376144.</w:t>
      </w:r>
    </w:p>
    <w:p w14:paraId="7662F984"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[4]</w:t>
      </w:r>
      <w:r w:rsidRPr="0044331A">
        <w:rPr>
          <w:rFonts w:ascii="DengXian" w:eastAsia="DengXian" w:hAnsi="DengXian" w:cs="Times New Roman"/>
          <w:noProof/>
          <w:kern w:val="0"/>
          <w:sz w:val="20"/>
        </w:rPr>
        <w:tab/>
        <w:t xml:space="preserve">V. Schwind, P. Knierim, N. Haas, and N. Henze, “Using presence questionnaires in virtual reality,”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1–12, 2019, doi: 10.1145/3290605.3300590.</w:t>
      </w:r>
    </w:p>
    <w:p w14:paraId="4E0B2AB9"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[5]</w:t>
      </w:r>
      <w:r w:rsidRPr="0044331A">
        <w:rPr>
          <w:rFonts w:ascii="DengXian" w:eastAsia="DengXian" w:hAnsi="DengXian" w:cs="Times New Roman"/>
          <w:noProof/>
          <w:kern w:val="0"/>
          <w:sz w:val="20"/>
        </w:rPr>
        <w:tab/>
        <w:t xml:space="preserve">D. Alexandrovsky </w:t>
      </w:r>
      <w:r w:rsidRPr="0044331A">
        <w:rPr>
          <w:rFonts w:ascii="DengXian" w:eastAsia="DengXian" w:hAnsi="DengXian" w:cs="Times New Roman"/>
          <w:i/>
          <w:iCs/>
          <w:noProof/>
          <w:kern w:val="0"/>
          <w:sz w:val="20"/>
        </w:rPr>
        <w:t>et al.</w:t>
      </w:r>
      <w:r w:rsidRPr="0044331A">
        <w:rPr>
          <w:rFonts w:ascii="DengXian" w:eastAsia="DengXian" w:hAnsi="DengXian" w:cs="Times New Roman"/>
          <w:noProof/>
          <w:kern w:val="0"/>
          <w:sz w:val="20"/>
        </w:rPr>
        <w:t xml:space="preserve">, “Examining Design Choices of Questionnaires in VR User Studies,”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1–21, 2020, doi: 10.1145/3313831.3376260.</w:t>
      </w:r>
    </w:p>
    <w:p w14:paraId="1D72D918"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[6]</w:t>
      </w:r>
      <w:r w:rsidRPr="0044331A">
        <w:rPr>
          <w:rFonts w:ascii="DengXian" w:eastAsia="DengXian" w:hAnsi="DengXian" w:cs="Times New Roman"/>
          <w:noProof/>
          <w:kern w:val="0"/>
          <w:sz w:val="20"/>
        </w:rPr>
        <w:tab/>
        <w:t xml:space="preserve">R. M. Winters and S. Koziej, “An auditory interface for realtime brainwave similarity in dyads,” </w:t>
      </w:r>
      <w:r w:rsidRPr="0044331A">
        <w:rPr>
          <w:rFonts w:ascii="DengXian" w:eastAsia="DengXian" w:hAnsi="DengXian" w:cs="Times New Roman"/>
          <w:i/>
          <w:iCs/>
          <w:noProof/>
          <w:kern w:val="0"/>
          <w:sz w:val="20"/>
        </w:rPr>
        <w:t>ACM Int. Conf. Proceeding Ser.</w:t>
      </w:r>
      <w:r w:rsidRPr="0044331A">
        <w:rPr>
          <w:rFonts w:ascii="DengXian" w:eastAsia="DengXian" w:hAnsi="DengXian" w:cs="Times New Roman"/>
          <w:noProof/>
          <w:kern w:val="0"/>
          <w:sz w:val="20"/>
        </w:rPr>
        <w:t>, pp. 261–264, 2020, doi: 10.1145/3411109.3411147.</w:t>
      </w:r>
    </w:p>
    <w:p w14:paraId="59FF380C"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[7]</w:t>
      </w:r>
      <w:r w:rsidRPr="0044331A">
        <w:rPr>
          <w:rFonts w:ascii="DengXian" w:eastAsia="DengXian" w:hAnsi="DengXian" w:cs="Times New Roman"/>
          <w:noProof/>
          <w:kern w:val="0"/>
          <w:sz w:val="20"/>
        </w:rPr>
        <w:tab/>
        <w:t xml:space="preserve">A. S. Fernandes and S. K. Feiner, “Combating VR sickness through subtle dynamic field-of-view modification,” </w:t>
      </w:r>
      <w:r w:rsidRPr="0044331A">
        <w:rPr>
          <w:rFonts w:ascii="DengXian" w:eastAsia="DengXian" w:hAnsi="DengXian" w:cs="Times New Roman"/>
          <w:i/>
          <w:iCs/>
          <w:noProof/>
          <w:kern w:val="0"/>
          <w:sz w:val="20"/>
        </w:rPr>
        <w:t>2016 IEEE Symp. 3D User Interfaces, 3DUI 2016 - Proc.</w:t>
      </w:r>
      <w:r w:rsidRPr="0044331A">
        <w:rPr>
          <w:rFonts w:ascii="DengXian" w:eastAsia="DengXian" w:hAnsi="DengXian" w:cs="Times New Roman"/>
          <w:noProof/>
          <w:kern w:val="0"/>
          <w:sz w:val="20"/>
        </w:rPr>
        <w:t>, pp. 201–210, 2016, doi: 10.1109/3DUI.2016.7460053.</w:t>
      </w:r>
    </w:p>
    <w:p w14:paraId="2F160565" w14:textId="77777777" w:rsidR="0044331A" w:rsidRPr="0044331A" w:rsidRDefault="0044331A" w:rsidP="0044331A">
      <w:pPr>
        <w:autoSpaceDE w:val="0"/>
        <w:autoSpaceDN w:val="0"/>
        <w:adjustRightInd w:val="0"/>
        <w:ind w:left="640" w:hanging="640"/>
        <w:jc w:val="left"/>
        <w:rPr>
          <w:rFonts w:ascii="DengXian" w:eastAsia="DengXian" w:hAnsi="DengXian"/>
          <w:noProof/>
          <w:sz w:val="20"/>
        </w:rPr>
      </w:pPr>
      <w:r w:rsidRPr="0044331A">
        <w:rPr>
          <w:rFonts w:ascii="DengXian" w:eastAsia="DengXian" w:hAnsi="DengXian" w:cs="Times New Roman"/>
          <w:noProof/>
          <w:kern w:val="0"/>
          <w:sz w:val="20"/>
        </w:rPr>
        <w:t>[8]</w:t>
      </w:r>
      <w:r w:rsidRPr="0044331A">
        <w:rPr>
          <w:rFonts w:ascii="DengXian" w:eastAsia="DengXian" w:hAnsi="DengXian" w:cs="Times New Roman"/>
          <w:noProof/>
          <w:kern w:val="0"/>
          <w:sz w:val="20"/>
        </w:rPr>
        <w:tab/>
        <w:t xml:space="preserve">S. Oberdörfer, D. Heidrich, and M. E. Latoschik, “Usability of gamified knowledge learning in VR and Desktop-3D,”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1–13, 2019, doi: 10.1145/3290605.3300405.</w:t>
      </w:r>
    </w:p>
    <w:p w14:paraId="3E40757F" w14:textId="7AD9AFC8" w:rsidR="004A2DCB" w:rsidRDefault="004A2DCB" w:rsidP="0044331A">
      <w:pPr>
        <w:autoSpaceDE w:val="0"/>
        <w:autoSpaceDN w:val="0"/>
        <w:adjustRightInd w:val="0"/>
        <w:ind w:left="640" w:hanging="640"/>
        <w:jc w:val="left"/>
      </w:pPr>
      <w:r>
        <w:fldChar w:fldCharType="end"/>
      </w:r>
      <w:r>
        <w:rPr>
          <w:rFonts w:hint="eastAsia"/>
        </w:rPr>
        <w:t>[</w:t>
      </w:r>
      <w:r w:rsidR="00041BAA">
        <w:t>9</w:t>
      </w:r>
      <w:r>
        <w:t xml:space="preserve">] </w:t>
      </w:r>
      <w:r w:rsidR="00690C41">
        <w:t xml:space="preserve">   </w:t>
      </w:r>
      <w:proofErr w:type="spellStart"/>
      <w:r>
        <w:t>Aslop</w:t>
      </w:r>
      <w:proofErr w:type="spellEnd"/>
      <w:r>
        <w:t xml:space="preserve">. (2021, Sep. 8) </w:t>
      </w:r>
      <w:r w:rsidRPr="00815116">
        <w:rPr>
          <w:i/>
          <w:iCs/>
        </w:rPr>
        <w:t>Oculus Quest 2 Headset Unit Sales Worldwide From 2020 To</w:t>
      </w:r>
      <w:r w:rsidR="00690C41">
        <w:rPr>
          <w:i/>
          <w:iCs/>
        </w:rPr>
        <w:t xml:space="preserve">. </w:t>
      </w:r>
      <w:r w:rsidRPr="00815116">
        <w:rPr>
          <w:i/>
          <w:iCs/>
        </w:rPr>
        <w:t xml:space="preserve">2021 </w:t>
      </w:r>
      <w:r>
        <w:t>[Online]. Available:</w:t>
      </w:r>
    </w:p>
    <w:p w14:paraId="3EA79746" w14:textId="6BDC402A" w:rsidR="00393F46" w:rsidRDefault="00690C41" w:rsidP="00041BAA">
      <w:pPr>
        <w:autoSpaceDE w:val="0"/>
        <w:autoSpaceDN w:val="0"/>
        <w:adjustRightInd w:val="0"/>
        <w:ind w:left="640" w:hanging="640"/>
        <w:jc w:val="left"/>
        <w:rPr>
          <w:rStyle w:val="a3"/>
          <w:rFonts w:hint="eastAsia"/>
        </w:rPr>
      </w:pPr>
      <w:r>
        <w:tab/>
      </w:r>
      <w:hyperlink r:id="rId12" w:history="1">
        <w:r w:rsidRPr="00FD3609">
          <w:rPr>
            <w:rStyle w:val="a3"/>
          </w:rPr>
          <w:t>https://www.st</w:t>
        </w:r>
        <w:r w:rsidRPr="00FD3609">
          <w:rPr>
            <w:rStyle w:val="a3"/>
          </w:rPr>
          <w:t>a</w:t>
        </w:r>
        <w:r w:rsidRPr="00FD3609">
          <w:rPr>
            <w:rStyle w:val="a3"/>
          </w:rPr>
          <w:t>t</w:t>
        </w:r>
        <w:r w:rsidRPr="00FD3609">
          <w:rPr>
            <w:rStyle w:val="a3"/>
          </w:rPr>
          <w:t>ista.com/statistics/1249850/oculus-quest-2-units-sold-by-quarter/</w:t>
        </w:r>
      </w:hyperlink>
    </w:p>
    <w:p w14:paraId="6E4314AB" w14:textId="50B85BB7" w:rsidR="00690C41"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 xml:space="preserve">[10]  </w:t>
      </w:r>
      <w:r w:rsidR="00D92892">
        <w:rPr>
          <w:rFonts w:eastAsiaTheme="minorHAnsi" w:cs="Times New Roman"/>
          <w:sz w:val="20"/>
          <w:szCs w:val="20"/>
        </w:rPr>
        <w:t xml:space="preserve"> </w:t>
      </w:r>
      <w:r w:rsidRPr="00D92892">
        <w:rPr>
          <w:rFonts w:eastAsiaTheme="minorHAnsi" w:cs="Times New Roman"/>
          <w:sz w:val="20"/>
          <w:szCs w:val="20"/>
        </w:rPr>
        <w:t>Lyons</w:t>
      </w:r>
      <w:r w:rsidRPr="00D92892">
        <w:rPr>
          <w:rFonts w:eastAsiaTheme="minorHAnsi" w:cs="Times New Roman"/>
          <w:sz w:val="20"/>
          <w:szCs w:val="20"/>
        </w:rPr>
        <w:t xml:space="preserve">. (2017, Dec. 3) </w:t>
      </w:r>
      <w:r w:rsidRPr="00D92892">
        <w:rPr>
          <w:rFonts w:eastAsiaTheme="minorHAnsi" w:cs="Times New Roman"/>
          <w:i/>
          <w:iCs/>
          <w:sz w:val="20"/>
          <w:szCs w:val="20"/>
        </w:rPr>
        <w:t xml:space="preserve">Rendering Text in </w:t>
      </w:r>
      <w:proofErr w:type="spellStart"/>
      <w:r w:rsidRPr="00D92892">
        <w:rPr>
          <w:rFonts w:eastAsiaTheme="minorHAnsi" w:cs="Times New Roman"/>
          <w:i/>
          <w:iCs/>
          <w:sz w:val="20"/>
          <w:szCs w:val="20"/>
        </w:rPr>
        <w:t>WebVR</w:t>
      </w:r>
      <w:proofErr w:type="spellEnd"/>
      <w:r w:rsidRPr="00D92892">
        <w:rPr>
          <w:rFonts w:eastAsiaTheme="minorHAnsi" w:cs="Times New Roman"/>
          <w:sz w:val="20"/>
          <w:szCs w:val="20"/>
        </w:rPr>
        <w:t xml:space="preserve"> [Online]. Available:</w:t>
      </w:r>
    </w:p>
    <w:p w14:paraId="44A4043A" w14:textId="03BD62E9" w:rsidR="00041BAA"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ab/>
      </w:r>
      <w:r w:rsidRPr="00D92892">
        <w:rPr>
          <w:rFonts w:eastAsiaTheme="minorHAnsi" w:cs="Times New Roman"/>
          <w:sz w:val="20"/>
          <w:szCs w:val="20"/>
        </w:rPr>
        <w:t>https://developers.google.com/web/showcase/2017/within</w:t>
      </w:r>
    </w:p>
    <w:p w14:paraId="3CA7D2FE" w14:textId="77777777" w:rsidR="00041BAA" w:rsidRPr="00041BAA" w:rsidRDefault="00041BAA" w:rsidP="00041BAA">
      <w:pPr>
        <w:autoSpaceDE w:val="0"/>
        <w:autoSpaceDN w:val="0"/>
        <w:adjustRightInd w:val="0"/>
        <w:jc w:val="left"/>
        <w:rPr>
          <w:rFonts w:eastAsiaTheme="minorHAnsi" w:hint="eastAsia"/>
        </w:rPr>
      </w:pPr>
    </w:p>
    <w:sectPr w:rsidR="00041BAA" w:rsidRPr="00041BAA">
      <w:footerReference w:type="even"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16814" w14:textId="77777777" w:rsidR="00C85493" w:rsidRDefault="00C85493" w:rsidP="00A14743">
      <w:r>
        <w:separator/>
      </w:r>
    </w:p>
  </w:endnote>
  <w:endnote w:type="continuationSeparator" w:id="0">
    <w:p w14:paraId="7710BEF3" w14:textId="77777777" w:rsidR="00C85493" w:rsidRDefault="00C85493" w:rsidP="00A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04972895"/>
      <w:docPartObj>
        <w:docPartGallery w:val="Page Numbers (Bottom of Page)"/>
        <w:docPartUnique/>
      </w:docPartObj>
    </w:sdtPr>
    <w:sdtContent>
      <w:p w14:paraId="7DD34D9C" w14:textId="1BC493C8"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E285F0D" w14:textId="77777777" w:rsidR="0085029D" w:rsidRDefault="0085029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02018512"/>
      <w:docPartObj>
        <w:docPartGallery w:val="Page Numbers (Bottom of Page)"/>
        <w:docPartUnique/>
      </w:docPartObj>
    </w:sdtPr>
    <w:sdtContent>
      <w:p w14:paraId="1B87E474" w14:textId="1CD3A250"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17A47778" w14:textId="77777777" w:rsidR="0085029D" w:rsidRDefault="0085029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450C2" w14:textId="77777777" w:rsidR="00C85493" w:rsidRDefault="00C85493" w:rsidP="00A14743">
      <w:r>
        <w:separator/>
      </w:r>
    </w:p>
  </w:footnote>
  <w:footnote w:type="continuationSeparator" w:id="0">
    <w:p w14:paraId="3B7C5DEC" w14:textId="77777777" w:rsidR="00C85493" w:rsidRDefault="00C85493" w:rsidP="00A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6DD"/>
    <w:multiLevelType w:val="hybridMultilevel"/>
    <w:tmpl w:val="D3307EDE"/>
    <w:lvl w:ilvl="0" w:tplc="BC84C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B1488"/>
    <w:multiLevelType w:val="multilevel"/>
    <w:tmpl w:val="0A3851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3712D3E"/>
    <w:multiLevelType w:val="hybridMultilevel"/>
    <w:tmpl w:val="82F43542"/>
    <w:lvl w:ilvl="0" w:tplc="DAE876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e Li">
    <w15:presenceInfo w15:providerId="AD" w15:userId="S-1-5-21-1612857076-1602373485-3872515628-147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17"/>
    <w:rsid w:val="000068AA"/>
    <w:rsid w:val="00025762"/>
    <w:rsid w:val="00032C97"/>
    <w:rsid w:val="00034703"/>
    <w:rsid w:val="00041BAA"/>
    <w:rsid w:val="000C06D1"/>
    <w:rsid w:val="000C18C1"/>
    <w:rsid w:val="000C1B73"/>
    <w:rsid w:val="000D1112"/>
    <w:rsid w:val="000E6DC4"/>
    <w:rsid w:val="00121B4C"/>
    <w:rsid w:val="00121BEF"/>
    <w:rsid w:val="001337F6"/>
    <w:rsid w:val="001436BA"/>
    <w:rsid w:val="00181378"/>
    <w:rsid w:val="00191064"/>
    <w:rsid w:val="001D2C2C"/>
    <w:rsid w:val="001E5278"/>
    <w:rsid w:val="00201E7E"/>
    <w:rsid w:val="00256C76"/>
    <w:rsid w:val="00275072"/>
    <w:rsid w:val="002834A4"/>
    <w:rsid w:val="002B4A96"/>
    <w:rsid w:val="002C2AE4"/>
    <w:rsid w:val="00323A2F"/>
    <w:rsid w:val="00364F2C"/>
    <w:rsid w:val="00393F46"/>
    <w:rsid w:val="003C7E86"/>
    <w:rsid w:val="00432A47"/>
    <w:rsid w:val="0044331A"/>
    <w:rsid w:val="004A2DCB"/>
    <w:rsid w:val="004C71FD"/>
    <w:rsid w:val="004F27C2"/>
    <w:rsid w:val="004F781F"/>
    <w:rsid w:val="00501619"/>
    <w:rsid w:val="005140DB"/>
    <w:rsid w:val="00537F2E"/>
    <w:rsid w:val="0056437E"/>
    <w:rsid w:val="0061126A"/>
    <w:rsid w:val="00631D42"/>
    <w:rsid w:val="0063333F"/>
    <w:rsid w:val="006669D3"/>
    <w:rsid w:val="00690C41"/>
    <w:rsid w:val="006911EC"/>
    <w:rsid w:val="00694CCA"/>
    <w:rsid w:val="006A66C2"/>
    <w:rsid w:val="006D0B1D"/>
    <w:rsid w:val="006F0866"/>
    <w:rsid w:val="006F18BE"/>
    <w:rsid w:val="00705871"/>
    <w:rsid w:val="007528EC"/>
    <w:rsid w:val="00814445"/>
    <w:rsid w:val="00815116"/>
    <w:rsid w:val="008224D4"/>
    <w:rsid w:val="008249A9"/>
    <w:rsid w:val="0085029D"/>
    <w:rsid w:val="008650B3"/>
    <w:rsid w:val="00882DB8"/>
    <w:rsid w:val="008A1C96"/>
    <w:rsid w:val="008B4C1F"/>
    <w:rsid w:val="008C03FA"/>
    <w:rsid w:val="008E3E84"/>
    <w:rsid w:val="00924A43"/>
    <w:rsid w:val="00952375"/>
    <w:rsid w:val="00957D8C"/>
    <w:rsid w:val="00994461"/>
    <w:rsid w:val="009947A3"/>
    <w:rsid w:val="009E3589"/>
    <w:rsid w:val="00A07C41"/>
    <w:rsid w:val="00A14743"/>
    <w:rsid w:val="00A171D4"/>
    <w:rsid w:val="00A2437D"/>
    <w:rsid w:val="00A27EAE"/>
    <w:rsid w:val="00A845D0"/>
    <w:rsid w:val="00A87090"/>
    <w:rsid w:val="00AA686F"/>
    <w:rsid w:val="00AB43C2"/>
    <w:rsid w:val="00AF7320"/>
    <w:rsid w:val="00B020C4"/>
    <w:rsid w:val="00B31EF1"/>
    <w:rsid w:val="00B365BC"/>
    <w:rsid w:val="00B76CE2"/>
    <w:rsid w:val="00B90C31"/>
    <w:rsid w:val="00B955C1"/>
    <w:rsid w:val="00BA6060"/>
    <w:rsid w:val="00BB20FE"/>
    <w:rsid w:val="00C3364D"/>
    <w:rsid w:val="00C501C7"/>
    <w:rsid w:val="00C85493"/>
    <w:rsid w:val="00C96361"/>
    <w:rsid w:val="00CA273F"/>
    <w:rsid w:val="00D56919"/>
    <w:rsid w:val="00D6012D"/>
    <w:rsid w:val="00D64CE6"/>
    <w:rsid w:val="00D92892"/>
    <w:rsid w:val="00DC5DA2"/>
    <w:rsid w:val="00E058FC"/>
    <w:rsid w:val="00E327B2"/>
    <w:rsid w:val="00E60643"/>
    <w:rsid w:val="00E77887"/>
    <w:rsid w:val="00ED4A4E"/>
    <w:rsid w:val="00EE4004"/>
    <w:rsid w:val="00F05E4D"/>
    <w:rsid w:val="00F13297"/>
    <w:rsid w:val="00F87A22"/>
    <w:rsid w:val="00FA165B"/>
    <w:rsid w:val="00FC4217"/>
    <w:rsid w:val="00FE04C4"/>
    <w:rsid w:val="00FF4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B7B8"/>
  <w15:chartTrackingRefBased/>
  <w15:docId w15:val="{22C35521-B9F3-4D46-9BB3-71F040F6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18C1"/>
    <w:rPr>
      <w:color w:val="0563C1" w:themeColor="hyperlink"/>
      <w:u w:val="single"/>
    </w:rPr>
  </w:style>
  <w:style w:type="character" w:customStyle="1" w:styleId="1">
    <w:name w:val="未处理的提及1"/>
    <w:basedOn w:val="a0"/>
    <w:uiPriority w:val="99"/>
    <w:semiHidden/>
    <w:unhideWhenUsed/>
    <w:rsid w:val="000C18C1"/>
    <w:rPr>
      <w:color w:val="605E5C"/>
      <w:shd w:val="clear" w:color="auto" w:fill="E1DFDD"/>
    </w:rPr>
  </w:style>
  <w:style w:type="character" w:styleId="a4">
    <w:name w:val="FollowedHyperlink"/>
    <w:basedOn w:val="a0"/>
    <w:uiPriority w:val="99"/>
    <w:semiHidden/>
    <w:unhideWhenUsed/>
    <w:rsid w:val="008650B3"/>
    <w:rPr>
      <w:color w:val="954F72" w:themeColor="followedHyperlink"/>
      <w:u w:val="single"/>
    </w:rPr>
  </w:style>
  <w:style w:type="paragraph" w:styleId="a5">
    <w:name w:val="List Paragraph"/>
    <w:basedOn w:val="a"/>
    <w:uiPriority w:val="34"/>
    <w:qFormat/>
    <w:rsid w:val="00256C76"/>
    <w:pPr>
      <w:ind w:firstLineChars="200" w:firstLine="420"/>
    </w:pPr>
  </w:style>
  <w:style w:type="paragraph" w:styleId="a6">
    <w:name w:val="header"/>
    <w:basedOn w:val="a"/>
    <w:link w:val="a7"/>
    <w:uiPriority w:val="99"/>
    <w:unhideWhenUsed/>
    <w:rsid w:val="00A14743"/>
    <w:pPr>
      <w:tabs>
        <w:tab w:val="center" w:pos="4680"/>
        <w:tab w:val="right" w:pos="9360"/>
      </w:tabs>
    </w:pPr>
  </w:style>
  <w:style w:type="character" w:customStyle="1" w:styleId="a7">
    <w:name w:val="页眉 字符"/>
    <w:basedOn w:val="a0"/>
    <w:link w:val="a6"/>
    <w:uiPriority w:val="99"/>
    <w:rsid w:val="00A14743"/>
  </w:style>
  <w:style w:type="paragraph" w:styleId="a8">
    <w:name w:val="footer"/>
    <w:basedOn w:val="a"/>
    <w:link w:val="a9"/>
    <w:uiPriority w:val="99"/>
    <w:unhideWhenUsed/>
    <w:rsid w:val="00A14743"/>
    <w:pPr>
      <w:tabs>
        <w:tab w:val="center" w:pos="4680"/>
        <w:tab w:val="right" w:pos="9360"/>
      </w:tabs>
    </w:pPr>
  </w:style>
  <w:style w:type="character" w:customStyle="1" w:styleId="a9">
    <w:name w:val="页脚 字符"/>
    <w:basedOn w:val="a0"/>
    <w:link w:val="a8"/>
    <w:uiPriority w:val="99"/>
    <w:rsid w:val="00A14743"/>
  </w:style>
  <w:style w:type="character" w:styleId="aa">
    <w:name w:val="page number"/>
    <w:basedOn w:val="a0"/>
    <w:uiPriority w:val="99"/>
    <w:semiHidden/>
    <w:unhideWhenUsed/>
    <w:rsid w:val="0085029D"/>
  </w:style>
  <w:style w:type="character" w:styleId="ab">
    <w:name w:val="Unresolved Mention"/>
    <w:basedOn w:val="a0"/>
    <w:uiPriority w:val="99"/>
    <w:semiHidden/>
    <w:unhideWhenUsed/>
    <w:rsid w:val="00041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2706">
      <w:bodyDiv w:val="1"/>
      <w:marLeft w:val="0"/>
      <w:marRight w:val="0"/>
      <w:marTop w:val="0"/>
      <w:marBottom w:val="0"/>
      <w:divBdr>
        <w:top w:val="none" w:sz="0" w:space="0" w:color="auto"/>
        <w:left w:val="none" w:sz="0" w:space="0" w:color="auto"/>
        <w:bottom w:val="none" w:sz="0" w:space="0" w:color="auto"/>
        <w:right w:val="none" w:sz="0" w:space="0" w:color="auto"/>
      </w:divBdr>
    </w:div>
    <w:div w:id="451477619">
      <w:bodyDiv w:val="1"/>
      <w:marLeft w:val="0"/>
      <w:marRight w:val="0"/>
      <w:marTop w:val="0"/>
      <w:marBottom w:val="0"/>
      <w:divBdr>
        <w:top w:val="none" w:sz="0" w:space="0" w:color="auto"/>
        <w:left w:val="none" w:sz="0" w:space="0" w:color="auto"/>
        <w:bottom w:val="none" w:sz="0" w:space="0" w:color="auto"/>
        <w:right w:val="none" w:sz="0" w:space="0" w:color="auto"/>
      </w:divBdr>
    </w:div>
    <w:div w:id="54225638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773549965">
      <w:bodyDiv w:val="1"/>
      <w:marLeft w:val="0"/>
      <w:marRight w:val="0"/>
      <w:marTop w:val="0"/>
      <w:marBottom w:val="0"/>
      <w:divBdr>
        <w:top w:val="none" w:sz="0" w:space="0" w:color="auto"/>
        <w:left w:val="none" w:sz="0" w:space="0" w:color="auto"/>
        <w:bottom w:val="none" w:sz="0" w:space="0" w:color="auto"/>
        <w:right w:val="none" w:sz="0" w:space="0" w:color="auto"/>
      </w:divBdr>
    </w:div>
    <w:div w:id="919019164">
      <w:bodyDiv w:val="1"/>
      <w:marLeft w:val="0"/>
      <w:marRight w:val="0"/>
      <w:marTop w:val="0"/>
      <w:marBottom w:val="0"/>
      <w:divBdr>
        <w:top w:val="none" w:sz="0" w:space="0" w:color="auto"/>
        <w:left w:val="none" w:sz="0" w:space="0" w:color="auto"/>
        <w:bottom w:val="none" w:sz="0" w:space="0" w:color="auto"/>
        <w:right w:val="none" w:sz="0" w:space="0" w:color="auto"/>
      </w:divBdr>
      <w:divsChild>
        <w:div w:id="2005012632">
          <w:marLeft w:val="0"/>
          <w:marRight w:val="0"/>
          <w:marTop w:val="0"/>
          <w:marBottom w:val="0"/>
          <w:divBdr>
            <w:top w:val="none" w:sz="0" w:space="0" w:color="auto"/>
            <w:left w:val="none" w:sz="0" w:space="0" w:color="auto"/>
            <w:bottom w:val="none" w:sz="0" w:space="0" w:color="auto"/>
            <w:right w:val="none" w:sz="0" w:space="0" w:color="auto"/>
          </w:divBdr>
          <w:divsChild>
            <w:div w:id="313025419">
              <w:marLeft w:val="0"/>
              <w:marRight w:val="0"/>
              <w:marTop w:val="0"/>
              <w:marBottom w:val="0"/>
              <w:divBdr>
                <w:top w:val="none" w:sz="0" w:space="0" w:color="auto"/>
                <w:left w:val="none" w:sz="0" w:space="0" w:color="auto"/>
                <w:bottom w:val="none" w:sz="0" w:space="0" w:color="auto"/>
                <w:right w:val="none" w:sz="0" w:space="0" w:color="auto"/>
              </w:divBdr>
              <w:divsChild>
                <w:div w:id="15163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951">
      <w:bodyDiv w:val="1"/>
      <w:marLeft w:val="0"/>
      <w:marRight w:val="0"/>
      <w:marTop w:val="0"/>
      <w:marBottom w:val="0"/>
      <w:divBdr>
        <w:top w:val="none" w:sz="0" w:space="0" w:color="auto"/>
        <w:left w:val="none" w:sz="0" w:space="0" w:color="auto"/>
        <w:bottom w:val="none" w:sz="0" w:space="0" w:color="auto"/>
        <w:right w:val="none" w:sz="0" w:space="0" w:color="auto"/>
      </w:divBdr>
    </w:div>
    <w:div w:id="1444037730">
      <w:bodyDiv w:val="1"/>
      <w:marLeft w:val="0"/>
      <w:marRight w:val="0"/>
      <w:marTop w:val="0"/>
      <w:marBottom w:val="0"/>
      <w:divBdr>
        <w:top w:val="none" w:sz="0" w:space="0" w:color="auto"/>
        <w:left w:val="none" w:sz="0" w:space="0" w:color="auto"/>
        <w:bottom w:val="none" w:sz="0" w:space="0" w:color="auto"/>
        <w:right w:val="none" w:sz="0" w:space="0" w:color="auto"/>
      </w:divBdr>
    </w:div>
    <w:div w:id="1791195195">
      <w:bodyDiv w:val="1"/>
      <w:marLeft w:val="0"/>
      <w:marRight w:val="0"/>
      <w:marTop w:val="0"/>
      <w:marBottom w:val="0"/>
      <w:divBdr>
        <w:top w:val="none" w:sz="0" w:space="0" w:color="auto"/>
        <w:left w:val="none" w:sz="0" w:space="0" w:color="auto"/>
        <w:bottom w:val="none" w:sz="0" w:space="0" w:color="auto"/>
        <w:right w:val="none" w:sz="0" w:space="0" w:color="auto"/>
      </w:divBdr>
    </w:div>
    <w:div w:id="1911571502">
      <w:bodyDiv w:val="1"/>
      <w:marLeft w:val="0"/>
      <w:marRight w:val="0"/>
      <w:marTop w:val="0"/>
      <w:marBottom w:val="0"/>
      <w:divBdr>
        <w:top w:val="none" w:sz="0" w:space="0" w:color="auto"/>
        <w:left w:val="none" w:sz="0" w:space="0" w:color="auto"/>
        <w:bottom w:val="none" w:sz="0" w:space="0" w:color="auto"/>
        <w:right w:val="none" w:sz="0" w:space="0" w:color="auto"/>
      </w:divBdr>
    </w:div>
    <w:div w:id="19495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tatista.com/statistics/1249850/oculus-quest-2-units-sold-by-quarter/"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8791E-5D1B-4B38-A1F8-7EDA99CD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Pages>
  <Words>4955</Words>
  <Characters>28250</Characters>
  <Application>Microsoft Office Word</Application>
  <DocSecurity>0</DocSecurity>
  <Lines>235</Lines>
  <Paragraphs>66</Paragraphs>
  <ScaleCrop>false</ScaleCrop>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Ueishinbo</dc:creator>
  <cp:keywords/>
  <dc:description/>
  <cp:lastModifiedBy>Ueishinbo</cp:lastModifiedBy>
  <cp:revision>5</cp:revision>
  <dcterms:created xsi:type="dcterms:W3CDTF">2021-09-25T13:00:00Z</dcterms:created>
  <dcterms:modified xsi:type="dcterms:W3CDTF">2021-09-27T05:25:00Z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ac9c79dc-d605-31ad-b8d1-089ae122c7aa</vt:lpwstr>
  </property>
  <property fmtid="{D5CDD505-2E9C-101B-9397-08002B2CF9AE}" pid="24" name="Mendeley Citation Style_1">
    <vt:lpwstr>http://www.zotero.org/styles/ieee</vt:lpwstr>
  </property>
</Properties>
</file>